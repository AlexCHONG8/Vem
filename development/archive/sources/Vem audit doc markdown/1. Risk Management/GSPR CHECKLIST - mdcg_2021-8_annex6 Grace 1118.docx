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59A106">
      <w:pPr>
        <w:ind w:right="-454"/>
        <w:rPr>
          <w:b/>
          <w:sz w:val="28"/>
          <w:szCs w:val="28"/>
          <w:lang w:val="en-GB"/>
        </w:rPr>
      </w:pPr>
      <w:r>
        <w:rPr>
          <w:b/>
          <w:sz w:val="28"/>
          <w:szCs w:val="28"/>
          <w:lang w:val="en-GB"/>
        </w:rPr>
        <w:t>Checklist of general safety and performance requirements, Standards, common specifications and scientific advice</w:t>
      </w:r>
    </w:p>
    <w:p w14:paraId="35042209">
      <w:pPr>
        <w:ind w:right="-454"/>
        <w:rPr>
          <w:b/>
          <w:sz w:val="28"/>
          <w:szCs w:val="28"/>
          <w:lang w:val="en-GB"/>
        </w:rPr>
      </w:pPr>
    </w:p>
    <w:p w14:paraId="445B554F">
      <w:pPr>
        <w:ind w:right="-454"/>
        <w:rPr>
          <w:b/>
          <w:lang w:val="en-GB"/>
        </w:rPr>
      </w:pPr>
      <w:r>
        <w:rPr>
          <w:b/>
          <w:sz w:val="28"/>
          <w:szCs w:val="28"/>
          <w:lang w:val="en-GB"/>
        </w:rPr>
        <w:t xml:space="preserve">Information on investigational medical devices according to section 2.7 of </w:t>
      </w:r>
      <w:commentRangeStart w:id="0"/>
      <w:r>
        <w:rPr>
          <w:b/>
          <w:sz w:val="28"/>
          <w:szCs w:val="28"/>
          <w:lang w:val="en-GB"/>
        </w:rPr>
        <w:t>chapter II of annex XV MDR</w:t>
      </w:r>
      <w:commentRangeEnd w:id="0"/>
      <w:r>
        <w:commentReference w:id="0"/>
      </w:r>
      <w:r>
        <w:rPr>
          <w:rStyle w:val="15"/>
          <w:lang w:val="en-GB"/>
        </w:rPr>
        <w:footnoteReference w:id="0"/>
      </w:r>
    </w:p>
    <w:p w14:paraId="5840CD8B">
      <w:pPr>
        <w:rPr>
          <w:lang w:val="en-GB"/>
        </w:rPr>
      </w:pPr>
    </w:p>
    <w:p w14:paraId="7878AECF">
      <w:pPr>
        <w:rPr>
          <w:lang w:val="en-GB"/>
        </w:rPr>
      </w:pPr>
    </w:p>
    <w:p w14:paraId="277A8692">
      <w:pPr>
        <w:ind w:left="1560" w:hanging="1560"/>
        <w:rPr>
          <w:ins w:id="0" w:author="薛媛媛（Grace）" w:date="2025-11-12T11:31:27Z"/>
          <w:lang w:val="en-GB"/>
        </w:rPr>
      </w:pPr>
      <w:r>
        <w:rPr>
          <w:lang w:val="en-GB"/>
        </w:rPr>
        <w:t>Investigational device (name, size, model): ……</w:t>
      </w:r>
    </w:p>
    <w:p w14:paraId="3B55E298">
      <w:pPr>
        <w:ind w:left="0" w:firstLine="0"/>
        <w:rPr>
          <w:ins w:id="1" w:author="薛媛媛（Grace）" w:date="2025-11-12T11:31:27Z"/>
          <w:rFonts w:hint="eastAsia" w:eastAsia="宋体"/>
          <w:lang w:val="en-US" w:eastAsia="zh-CN"/>
        </w:rPr>
      </w:pPr>
      <w:ins w:id="2" w:author="薛媛媛（Grace）" w:date="2025-11-12T11:44:02Z">
        <w:r>
          <w:rPr>
            <w:rFonts w:hint="eastAsia" w:eastAsia="宋体"/>
            <w:lang w:val="en-US" w:eastAsia="zh-CN"/>
          </w:rPr>
          <w:t xml:space="preserve"> </w:t>
        </w:r>
      </w:ins>
    </w:p>
    <w:p w14:paraId="57FA7D80">
      <w:pPr>
        <w:ind w:left="1560" w:hanging="1560"/>
        <w:rPr>
          <w:ins w:id="3" w:author="薛媛媛（Grace）" w:date="2025-11-12T11:59:45Z"/>
          <w:rFonts w:hint="eastAsia"/>
          <w:lang w:val="en-GB"/>
        </w:rPr>
      </w:pPr>
      <w:ins w:id="4" w:author="薛媛媛（Grace）" w:date="2025-11-12T11:44:30Z">
        <w:r>
          <w:rPr>
            <w:rFonts w:hint="eastAsia"/>
            <w:lang w:val="en-GB"/>
          </w:rPr>
          <w:t>The Simject (Auto-injector) is a single dose, disposable,injection system with automated functions to be used with the liquid formulation of PFS (Prefilled</w:t>
        </w:r>
      </w:ins>
      <w:ins w:id="5" w:author="薛媛媛（Grace）" w:date="2025-11-12T11:44:37Z">
        <w:r>
          <w:rPr>
            <w:rFonts w:hint="eastAsia" w:eastAsia="宋体"/>
            <w:lang w:val="en-US" w:eastAsia="zh-CN"/>
          </w:rPr>
          <w:t xml:space="preserve"> </w:t>
        </w:r>
      </w:ins>
      <w:ins w:id="6" w:author="薛媛媛（Grace）" w:date="2025-11-12T11:44:30Z">
        <w:r>
          <w:rPr>
            <w:rFonts w:hint="eastAsia"/>
            <w:lang w:val="en-GB"/>
          </w:rPr>
          <w:t xml:space="preserve">Syringe ) </w:t>
        </w:r>
      </w:ins>
      <w:ins w:id="7" w:author="薛媛媛（Grace）" w:date="2025-11-12T11:46:43Z">
        <w:r>
          <w:rPr>
            <w:rFonts w:hint="eastAsia"/>
            <w:lang w:val="en-GB"/>
          </w:rPr>
          <w:t xml:space="preserve"> with different dosage </w:t>
        </w:r>
      </w:ins>
      <w:ins w:id="8" w:author="薛媛媛（Grace）" w:date="2025-11-12T11:47:05Z">
        <w:r>
          <w:rPr>
            <w:rFonts w:hint="eastAsia" w:eastAsia="宋体"/>
            <w:lang w:val="en-US" w:eastAsia="zh-CN"/>
          </w:rPr>
          <w:t>,bu</w:t>
        </w:r>
      </w:ins>
      <w:ins w:id="9" w:author="薛媛媛（Grace）" w:date="2025-11-12T11:47:06Z">
        <w:r>
          <w:rPr>
            <w:rFonts w:hint="eastAsia" w:eastAsia="宋体"/>
            <w:lang w:val="en-US" w:eastAsia="zh-CN"/>
          </w:rPr>
          <w:t xml:space="preserve">t </w:t>
        </w:r>
      </w:ins>
      <w:ins w:id="10" w:author="薛媛媛（Grace）" w:date="2025-11-12T11:49:50Z">
        <w:r>
          <w:rPr>
            <w:rFonts w:hint="eastAsia" w:eastAsia="宋体"/>
            <w:lang w:val="en-US" w:eastAsia="zh-CN"/>
          </w:rPr>
          <w:t>wi</w:t>
        </w:r>
      </w:ins>
      <w:ins w:id="11" w:author="薛媛媛（Grace）" w:date="2025-11-12T11:49:51Z">
        <w:r>
          <w:rPr>
            <w:rFonts w:hint="eastAsia" w:eastAsia="宋体"/>
            <w:lang w:val="en-US" w:eastAsia="zh-CN"/>
          </w:rPr>
          <w:t xml:space="preserve">th </w:t>
        </w:r>
      </w:ins>
      <w:ins w:id="12" w:author="薛媛媛（Grace）" w:date="2025-11-12T11:47:08Z">
        <w:r>
          <w:rPr>
            <w:rFonts w:hint="eastAsia" w:eastAsia="宋体"/>
            <w:lang w:val="en-US" w:eastAsia="zh-CN"/>
          </w:rPr>
          <w:t>s</w:t>
        </w:r>
      </w:ins>
      <w:ins w:id="13" w:author="薛媛媛（Grace）" w:date="2025-11-12T11:47:09Z">
        <w:r>
          <w:rPr>
            <w:rFonts w:hint="eastAsia" w:eastAsia="宋体"/>
            <w:lang w:val="en-US" w:eastAsia="zh-CN"/>
          </w:rPr>
          <w:t>ame</w:t>
        </w:r>
      </w:ins>
      <w:ins w:id="14" w:author="薛媛媛（Grace）" w:date="2025-11-12T11:47:10Z">
        <w:r>
          <w:rPr>
            <w:rFonts w:hint="eastAsia" w:eastAsia="宋体"/>
            <w:lang w:val="en-US" w:eastAsia="zh-CN"/>
          </w:rPr>
          <w:t xml:space="preserve"> </w:t>
        </w:r>
      </w:ins>
      <w:ins w:id="15" w:author="薛媛媛（Grace）" w:date="2025-11-12T11:47:12Z">
        <w:r>
          <w:rPr>
            <w:rFonts w:hint="eastAsia" w:eastAsia="宋体"/>
            <w:lang w:val="en-US" w:eastAsia="zh-CN"/>
          </w:rPr>
          <w:t>volum</w:t>
        </w:r>
      </w:ins>
      <w:ins w:id="16" w:author="薛媛媛（Grace）" w:date="2025-11-12T11:47:13Z">
        <w:r>
          <w:rPr>
            <w:rFonts w:hint="eastAsia" w:eastAsia="宋体"/>
            <w:lang w:val="en-US" w:eastAsia="zh-CN"/>
          </w:rPr>
          <w:t xml:space="preserve">e </w:t>
        </w:r>
      </w:ins>
      <w:ins w:id="17" w:author="薛媛媛（Grace）" w:date="2025-11-12T11:46:43Z">
        <w:r>
          <w:rPr>
            <w:rFonts w:hint="eastAsia"/>
            <w:lang w:val="en-GB"/>
          </w:rPr>
          <w:t xml:space="preserve">for adult and children. </w:t>
        </w:r>
      </w:ins>
      <w:ins w:id="18" w:author="薛媛媛（Grace）" w:date="2025-11-12T11:56:26Z">
        <w:r>
          <w:rPr>
            <w:rFonts w:hint="eastAsia" w:eastAsia="宋体"/>
            <w:lang w:val="en-US" w:eastAsia="zh-CN"/>
          </w:rPr>
          <w:t>So</w:t>
        </w:r>
      </w:ins>
      <w:ins w:id="19" w:author="薛媛媛（Grace）" w:date="2025-11-12T11:56:27Z">
        <w:r>
          <w:rPr>
            <w:rFonts w:hint="eastAsia" w:eastAsia="宋体"/>
            <w:lang w:val="en-US" w:eastAsia="zh-CN"/>
          </w:rPr>
          <w:t xml:space="preserve"> </w:t>
        </w:r>
      </w:ins>
      <w:ins w:id="20" w:author="薛媛媛（Grace）" w:date="2025-11-12T11:56:34Z">
        <w:r>
          <w:rPr>
            <w:rFonts w:hint="eastAsia" w:eastAsia="宋体"/>
            <w:lang w:val="en-US" w:eastAsia="zh-CN"/>
          </w:rPr>
          <w:t>t</w:t>
        </w:r>
      </w:ins>
      <w:ins w:id="21" w:author="薛媛媛（Grace）" w:date="2025-11-12T11:56:35Z">
        <w:r>
          <w:rPr>
            <w:rFonts w:hint="eastAsia" w:eastAsia="宋体"/>
            <w:lang w:val="en-US" w:eastAsia="zh-CN"/>
          </w:rPr>
          <w:t>her</w:t>
        </w:r>
      </w:ins>
      <w:ins w:id="22" w:author="薛媛媛（Grace）" w:date="2025-11-12T11:56:36Z">
        <w:r>
          <w:rPr>
            <w:rFonts w:hint="eastAsia" w:eastAsia="宋体"/>
            <w:lang w:val="en-US" w:eastAsia="zh-CN"/>
          </w:rPr>
          <w:t>e ar</w:t>
        </w:r>
      </w:ins>
      <w:ins w:id="23" w:author="薛媛媛（Grace）" w:date="2025-11-12T11:56:37Z">
        <w:r>
          <w:rPr>
            <w:rFonts w:hint="eastAsia" w:eastAsia="宋体"/>
            <w:lang w:val="en-US" w:eastAsia="zh-CN"/>
          </w:rPr>
          <w:t xml:space="preserve">e </w:t>
        </w:r>
      </w:ins>
      <w:ins w:id="24" w:author="薛媛媛（Grace）" w:date="2025-11-12T11:56:39Z">
        <w:r>
          <w:rPr>
            <w:rFonts w:hint="eastAsia" w:eastAsia="宋体"/>
            <w:lang w:val="en-US" w:eastAsia="zh-CN"/>
          </w:rPr>
          <w:t>tw</w:t>
        </w:r>
      </w:ins>
      <w:ins w:id="25" w:author="薛媛媛（Grace）" w:date="2025-11-12T11:56:40Z">
        <w:r>
          <w:rPr>
            <w:rFonts w:hint="eastAsia" w:eastAsia="宋体"/>
            <w:lang w:val="en-US" w:eastAsia="zh-CN"/>
          </w:rPr>
          <w:t>o</w:t>
        </w:r>
      </w:ins>
      <w:ins w:id="26" w:author="薛媛媛（Grace）" w:date="2025-11-12T11:56:48Z">
        <w:r>
          <w:rPr>
            <w:rFonts w:hint="eastAsia" w:eastAsia="宋体"/>
            <w:lang w:val="en-US" w:eastAsia="zh-CN"/>
          </w:rPr>
          <w:t xml:space="preserve"> </w:t>
        </w:r>
      </w:ins>
      <w:ins w:id="27" w:author="薛媛媛（Grace）" w:date="2025-11-12T11:56:49Z">
        <w:r>
          <w:rPr>
            <w:rFonts w:hint="eastAsia" w:eastAsia="宋体"/>
            <w:lang w:val="en-US" w:eastAsia="zh-CN"/>
          </w:rPr>
          <w:t>ty</w:t>
        </w:r>
      </w:ins>
      <w:ins w:id="28" w:author="薛媛媛（Grace）" w:date="2025-11-12T11:56:50Z">
        <w:r>
          <w:rPr>
            <w:rFonts w:hint="eastAsia" w:eastAsia="宋体"/>
            <w:lang w:val="en-US" w:eastAsia="zh-CN"/>
          </w:rPr>
          <w:t>pes</w:t>
        </w:r>
      </w:ins>
      <w:ins w:id="29" w:author="薛媛媛（Grace）" w:date="2025-11-12T11:56:53Z">
        <w:r>
          <w:rPr>
            <w:rFonts w:hint="eastAsia" w:eastAsia="宋体"/>
            <w:lang w:val="en-US" w:eastAsia="zh-CN"/>
          </w:rPr>
          <w:t>,</w:t>
        </w:r>
      </w:ins>
      <w:ins w:id="30" w:author="薛媛媛（Grace）" w:date="2025-11-12T11:56:54Z">
        <w:r>
          <w:rPr>
            <w:rFonts w:hint="eastAsia" w:eastAsia="宋体"/>
            <w:lang w:val="en-US" w:eastAsia="zh-CN"/>
          </w:rPr>
          <w:t xml:space="preserve"> on</w:t>
        </w:r>
      </w:ins>
      <w:ins w:id="31" w:author="薛媛媛（Grace）" w:date="2025-11-12T11:56:55Z">
        <w:r>
          <w:rPr>
            <w:rFonts w:hint="eastAsia" w:eastAsia="宋体"/>
            <w:lang w:val="en-US" w:eastAsia="zh-CN"/>
          </w:rPr>
          <w:t xml:space="preserve">e </w:t>
        </w:r>
      </w:ins>
      <w:ins w:id="32" w:author="薛媛媛（Grace）" w:date="2025-11-12T11:56:56Z">
        <w:r>
          <w:rPr>
            <w:rFonts w:hint="eastAsia" w:eastAsia="宋体"/>
            <w:lang w:val="en-US" w:eastAsia="zh-CN"/>
          </w:rPr>
          <w:t>f</w:t>
        </w:r>
      </w:ins>
      <w:ins w:id="33" w:author="薛媛媛（Grace）" w:date="2025-11-12T11:56:57Z">
        <w:r>
          <w:rPr>
            <w:rFonts w:hint="eastAsia" w:eastAsia="宋体"/>
            <w:lang w:val="en-US" w:eastAsia="zh-CN"/>
          </w:rPr>
          <w:t xml:space="preserve">or </w:t>
        </w:r>
      </w:ins>
      <w:ins w:id="34" w:author="薛媛媛（Grace）" w:date="2025-11-12T11:56:59Z">
        <w:r>
          <w:rPr>
            <w:rFonts w:hint="eastAsia" w:eastAsia="宋体"/>
            <w:lang w:val="en-US" w:eastAsia="zh-CN"/>
          </w:rPr>
          <w:t>a</w:t>
        </w:r>
      </w:ins>
      <w:ins w:id="35" w:author="薛媛媛（Grace）" w:date="2025-11-12T11:57:00Z">
        <w:r>
          <w:rPr>
            <w:rFonts w:hint="eastAsia" w:eastAsia="宋体"/>
            <w:lang w:val="en-US" w:eastAsia="zh-CN"/>
          </w:rPr>
          <w:t>du</w:t>
        </w:r>
      </w:ins>
      <w:ins w:id="36" w:author="薛媛媛（Grace）" w:date="2025-11-12T11:57:01Z">
        <w:r>
          <w:rPr>
            <w:rFonts w:hint="eastAsia" w:eastAsia="宋体"/>
            <w:lang w:val="en-US" w:eastAsia="zh-CN"/>
          </w:rPr>
          <w:t>lt</w:t>
        </w:r>
      </w:ins>
      <w:ins w:id="37" w:author="薛媛媛（Grace）" w:date="2025-11-12T11:58:23Z">
        <w:r>
          <w:rPr>
            <w:rFonts w:hint="eastAsia" w:eastAsia="宋体"/>
            <w:lang w:val="en-US" w:eastAsia="zh-CN"/>
          </w:rPr>
          <w:t xml:space="preserve"> </w:t>
        </w:r>
      </w:ins>
      <w:ins w:id="38" w:author="薛媛媛（Grace）" w:date="2025-11-12T11:58:00Z">
        <w:r>
          <w:rPr>
            <w:rFonts w:hint="eastAsia" w:eastAsia="宋体"/>
            <w:lang w:val="en-US" w:eastAsia="zh-CN"/>
          </w:rPr>
          <w:t>(</w:t>
        </w:r>
      </w:ins>
      <w:ins w:id="39" w:author="薛媛媛（Grace）" w:date="2025-11-12T11:58:04Z">
        <w:r>
          <w:rPr>
            <w:rFonts w:hint="eastAsia" w:eastAsia="宋体"/>
            <w:lang w:val="en-US" w:eastAsia="zh-CN"/>
          </w:rPr>
          <w:t>SM</w:t>
        </w:r>
      </w:ins>
      <w:ins w:id="40" w:author="薛媛媛（Grace）" w:date="2025-11-12T11:58:05Z">
        <w:r>
          <w:rPr>
            <w:rFonts w:hint="eastAsia" w:eastAsia="宋体"/>
            <w:lang w:val="en-US" w:eastAsia="zh-CN"/>
          </w:rPr>
          <w:t>1</w:t>
        </w:r>
      </w:ins>
      <w:ins w:id="41" w:author="薛媛媛（Grace）" w:date="2025-11-12T11:58:06Z">
        <w:r>
          <w:rPr>
            <w:rFonts w:hint="eastAsia" w:eastAsia="宋体"/>
            <w:lang w:val="en-US" w:eastAsia="zh-CN"/>
          </w:rPr>
          <w:t>00</w:t>
        </w:r>
      </w:ins>
      <w:ins w:id="42" w:author="薛媛媛（Grace）" w:date="2025-11-12T11:58:07Z">
        <w:r>
          <w:rPr>
            <w:rFonts w:hint="eastAsia" w:eastAsia="宋体"/>
            <w:lang w:val="en-US" w:eastAsia="zh-CN"/>
          </w:rPr>
          <w:t>-</w:t>
        </w:r>
      </w:ins>
      <w:ins w:id="43" w:author="薛媛媛（Grace）" w:date="2025-11-12T11:58:09Z">
        <w:r>
          <w:rPr>
            <w:rFonts w:hint="eastAsia" w:eastAsia="宋体"/>
            <w:lang w:val="en-US" w:eastAsia="zh-CN"/>
          </w:rPr>
          <w:t>00</w:t>
        </w:r>
      </w:ins>
      <w:ins w:id="44" w:author="薛媛媛（Grace）" w:date="2025-11-12T11:58:14Z">
        <w:r>
          <w:rPr>
            <w:rFonts w:hint="eastAsia" w:eastAsia="宋体"/>
            <w:lang w:val="en-US" w:eastAsia="zh-CN"/>
          </w:rPr>
          <w:t>5</w:t>
        </w:r>
      </w:ins>
      <w:ins w:id="45" w:author="薛媛媛（Grace）" w:date="2025-11-12T11:58:00Z">
        <w:r>
          <w:rPr>
            <w:rFonts w:hint="eastAsia" w:eastAsia="宋体"/>
            <w:lang w:val="en-US" w:eastAsia="zh-CN"/>
          </w:rPr>
          <w:t>)</w:t>
        </w:r>
      </w:ins>
      <w:ins w:id="46" w:author="薛媛媛（Grace）" w:date="2025-11-12T11:57:01Z">
        <w:r>
          <w:rPr>
            <w:rFonts w:hint="eastAsia" w:eastAsia="宋体"/>
            <w:lang w:val="en-US" w:eastAsia="zh-CN"/>
          </w:rPr>
          <w:t xml:space="preserve"> </w:t>
        </w:r>
      </w:ins>
      <w:ins w:id="47" w:author="薛媛媛（Grace）" w:date="2025-11-12T11:57:04Z">
        <w:r>
          <w:rPr>
            <w:rFonts w:hint="eastAsia" w:eastAsia="宋体"/>
            <w:lang w:val="en-US" w:eastAsia="zh-CN"/>
          </w:rPr>
          <w:t xml:space="preserve">and </w:t>
        </w:r>
      </w:ins>
      <w:ins w:id="48" w:author="薛媛媛（Grace）" w:date="2025-11-12T11:57:05Z">
        <w:r>
          <w:rPr>
            <w:rFonts w:hint="eastAsia" w:eastAsia="宋体"/>
            <w:lang w:val="en-US" w:eastAsia="zh-CN"/>
          </w:rPr>
          <w:t>one</w:t>
        </w:r>
      </w:ins>
      <w:ins w:id="49" w:author="薛媛媛（Grace）" w:date="2025-11-12T11:57:06Z">
        <w:r>
          <w:rPr>
            <w:rFonts w:hint="eastAsia" w:eastAsia="宋体"/>
            <w:lang w:val="en-US" w:eastAsia="zh-CN"/>
          </w:rPr>
          <w:t xml:space="preserve"> for</w:t>
        </w:r>
      </w:ins>
      <w:ins w:id="50" w:author="薛媛媛（Grace）" w:date="2025-11-12T11:57:07Z">
        <w:r>
          <w:rPr>
            <w:rFonts w:hint="eastAsia" w:eastAsia="宋体"/>
            <w:lang w:val="en-US" w:eastAsia="zh-CN"/>
          </w:rPr>
          <w:t xml:space="preserve"> </w:t>
        </w:r>
      </w:ins>
      <w:ins w:id="51" w:author="薛媛媛（Grace）" w:date="2025-11-12T11:57:08Z">
        <w:r>
          <w:rPr>
            <w:rFonts w:hint="eastAsia" w:eastAsia="宋体"/>
            <w:lang w:val="en-US" w:eastAsia="zh-CN"/>
          </w:rPr>
          <w:t>chil</w:t>
        </w:r>
      </w:ins>
      <w:ins w:id="52" w:author="薛媛媛（Grace）" w:date="2025-11-12T11:57:09Z">
        <w:r>
          <w:rPr>
            <w:rFonts w:hint="eastAsia" w:eastAsia="宋体"/>
            <w:lang w:val="en-US" w:eastAsia="zh-CN"/>
          </w:rPr>
          <w:t>dr</w:t>
        </w:r>
      </w:ins>
      <w:ins w:id="53" w:author="薛媛媛（Grace）" w:date="2025-11-12T11:57:10Z">
        <w:r>
          <w:rPr>
            <w:rFonts w:hint="eastAsia" w:eastAsia="宋体"/>
            <w:lang w:val="en-US" w:eastAsia="zh-CN"/>
          </w:rPr>
          <w:t>en</w:t>
        </w:r>
      </w:ins>
      <w:ins w:id="54" w:author="薛媛媛（Grace）" w:date="2025-11-12T11:58:33Z">
        <w:r>
          <w:rPr>
            <w:rFonts w:hint="eastAsia" w:eastAsia="宋体"/>
            <w:lang w:val="en-US" w:eastAsia="zh-CN"/>
          </w:rPr>
          <w:t xml:space="preserve"> </w:t>
        </w:r>
      </w:ins>
      <w:ins w:id="55" w:author="薛媛媛（Grace）" w:date="2025-11-12T11:58:32Z">
        <w:r>
          <w:rPr>
            <w:rFonts w:hint="eastAsia" w:eastAsia="宋体"/>
            <w:lang w:val="en-US" w:eastAsia="zh-CN"/>
          </w:rPr>
          <w:t xml:space="preserve">(SM100-005) </w:t>
        </w:r>
      </w:ins>
      <w:ins w:id="56" w:author="薛媛媛（Grace）" w:date="2025-11-12T11:57:16Z">
        <w:r>
          <w:rPr>
            <w:rFonts w:hint="eastAsia" w:eastAsia="宋体"/>
            <w:lang w:val="en-US" w:eastAsia="zh-CN"/>
          </w:rPr>
          <w:t>.</w:t>
        </w:r>
      </w:ins>
      <w:ins w:id="57" w:author="薛媛媛（Grace）" w:date="2025-11-12T11:59:48Z">
        <w:r>
          <w:rPr>
            <w:rFonts w:hint="eastAsia" w:eastAsia="宋体"/>
            <w:lang w:val="en-US" w:eastAsia="zh-CN"/>
          </w:rPr>
          <w:t xml:space="preserve"> </w:t>
        </w:r>
      </w:ins>
      <w:ins w:id="58" w:author="薛媛媛（Grace）" w:date="2025-11-12T11:59:45Z">
        <w:r>
          <w:rPr>
            <w:rFonts w:hint="eastAsia"/>
            <w:lang w:val="en-GB"/>
          </w:rPr>
          <w:t xml:space="preserve">The Simject  is intended to deliver epinephrine, which is used for the emergency treatment of severe allergic reactions, often referred to as anaphylaxis. </w:t>
        </w:r>
      </w:ins>
    </w:p>
    <w:p w14:paraId="74E5D60B">
      <w:pPr>
        <w:ind w:left="1560" w:hanging="1560"/>
        <w:rPr>
          <w:ins w:id="59" w:author="薛媛媛（Grace）" w:date="2025-11-12T11:58:39Z"/>
          <w:rFonts w:hint="eastAsia" w:eastAsia="宋体"/>
          <w:lang w:val="en-US" w:eastAsia="zh-CN"/>
        </w:rPr>
      </w:pPr>
    </w:p>
    <w:p w14:paraId="35596CB3">
      <w:pPr>
        <w:ind w:left="1560" w:hanging="1560"/>
        <w:rPr>
          <w:ins w:id="60" w:author="薛媛媛（Grace）" w:date="2025-11-12T11:58:39Z"/>
          <w:rFonts w:hint="eastAsia" w:eastAsia="宋体"/>
          <w:lang w:val="en-US" w:eastAsia="zh-CN"/>
        </w:rPr>
      </w:pPr>
    </w:p>
    <w:p w14:paraId="4134B168">
      <w:pPr>
        <w:ind w:left="1560" w:hanging="1560"/>
        <w:rPr>
          <w:ins w:id="61" w:author="薛媛媛（Grace）" w:date="2025-11-12T11:58:50Z"/>
          <w:rFonts w:hint="eastAsia" w:eastAsia="宋体"/>
          <w:lang w:val="en-US" w:eastAsia="zh-CN"/>
        </w:rPr>
      </w:pPr>
      <w:ins w:id="62" w:author="薛媛媛（Grace）" w:date="2025-11-12T11:58:46Z">
        <w:r>
          <w:rPr>
            <w:rFonts w:hint="eastAsia" w:eastAsia="宋体"/>
            <w:lang w:val="en-US" w:eastAsia="zh-CN"/>
          </w:rPr>
          <w:t>SM100-005</w:t>
        </w:r>
      </w:ins>
      <w:ins w:id="63" w:author="薛媛媛（Grace）" w:date="2025-11-12T11:58:48Z">
        <w:r>
          <w:rPr>
            <w:rFonts w:hint="eastAsia" w:eastAsia="宋体"/>
            <w:lang w:val="en-US" w:eastAsia="zh-CN"/>
          </w:rPr>
          <w:t>:</w:t>
        </w:r>
      </w:ins>
    </w:p>
    <w:p w14:paraId="0AA72E8B">
      <w:pPr>
        <w:ind w:left="1560" w:hanging="1560"/>
        <w:rPr>
          <w:ins w:id="64" w:author="薛媛媛（Grace）" w:date="2025-11-12T11:59:24Z"/>
          <w:rFonts w:hint="eastAsia" w:eastAsia="宋体"/>
          <w:lang w:val="en-US" w:eastAsia="zh-CN"/>
        </w:rPr>
      </w:pPr>
    </w:p>
    <w:p w14:paraId="7E0639D7">
      <w:pPr>
        <w:ind w:left="1560" w:hanging="1560"/>
        <w:rPr>
          <w:ins w:id="65" w:author="薛媛媛（Grace）" w:date="2025-11-12T11:59:24Z"/>
          <w:rFonts w:hint="eastAsia" w:eastAsia="宋体"/>
          <w:lang w:val="en-US" w:eastAsia="zh-CN"/>
        </w:rPr>
      </w:pPr>
    </w:p>
    <w:p w14:paraId="324126C1">
      <w:pPr>
        <w:ind w:left="1560" w:hanging="1560"/>
        <w:rPr>
          <w:ins w:id="66" w:author="薛媛媛（Grace）" w:date="2025-11-12T11:59:24Z"/>
          <w:rFonts w:hint="eastAsia" w:eastAsia="宋体"/>
          <w:lang w:val="en-US" w:eastAsia="zh-CN"/>
        </w:rPr>
      </w:pPr>
      <w:ins w:id="67" w:author="薛媛媛（Grace）" w:date="2025-11-12T11:59:27Z">
        <w:r>
          <w:rPr/>
          <w:drawing>
            <wp:inline distT="0" distB="0" distL="114300" distR="114300">
              <wp:extent cx="6129020" cy="1030605"/>
              <wp:effectExtent l="0" t="0" r="5080" b="171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6129020" cy="1030605"/>
                      </a:xfrm>
                      <a:prstGeom prst="rect">
                        <a:avLst/>
                      </a:prstGeom>
                      <a:noFill/>
                      <a:ln>
                        <a:noFill/>
                      </a:ln>
                    </pic:spPr>
                  </pic:pic>
                </a:graphicData>
              </a:graphic>
            </wp:inline>
          </w:drawing>
        </w:r>
      </w:ins>
      <w:r>
        <w:commentReference w:id="1"/>
      </w:r>
    </w:p>
    <w:p w14:paraId="6BE1628C">
      <w:pPr>
        <w:ind w:left="1560" w:hanging="1560"/>
        <w:rPr>
          <w:ins w:id="69" w:author="薛媛媛（Grace）" w:date="2025-11-12T11:59:24Z"/>
          <w:rFonts w:hint="eastAsia" w:eastAsia="宋体"/>
          <w:lang w:val="en-US" w:eastAsia="zh-CN"/>
        </w:rPr>
      </w:pPr>
    </w:p>
    <w:p w14:paraId="022600AF">
      <w:pPr>
        <w:ind w:left="1560" w:hanging="1560"/>
        <w:rPr>
          <w:ins w:id="70" w:author="薛媛媛（Grace）" w:date="2025-11-12T11:59:24Z"/>
          <w:rFonts w:hint="eastAsia" w:eastAsia="宋体"/>
          <w:lang w:val="en-US" w:eastAsia="zh-CN"/>
        </w:rPr>
      </w:pPr>
      <w:ins w:id="71" w:author="薛媛媛（Grace）" w:date="2025-11-12T12:04:29Z">
        <w:r>
          <w:rPr/>
          <w:drawing>
            <wp:inline distT="0" distB="0" distL="114300" distR="114300">
              <wp:extent cx="3648075" cy="59055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a:stretch>
                        <a:fillRect/>
                      </a:stretch>
                    </pic:blipFill>
                    <pic:spPr>
                      <a:xfrm>
                        <a:off x="0" y="0"/>
                        <a:ext cx="3648075" cy="590550"/>
                      </a:xfrm>
                      <a:prstGeom prst="rect">
                        <a:avLst/>
                      </a:prstGeom>
                      <a:noFill/>
                      <a:ln>
                        <a:noFill/>
                      </a:ln>
                    </pic:spPr>
                  </pic:pic>
                </a:graphicData>
              </a:graphic>
            </wp:inline>
          </w:drawing>
        </w:r>
      </w:ins>
    </w:p>
    <w:p w14:paraId="189017EE">
      <w:pPr>
        <w:ind w:left="1560" w:hanging="1560"/>
        <w:rPr>
          <w:ins w:id="73" w:author="薛媛媛（Grace）" w:date="2025-11-12T11:59:24Z"/>
          <w:rFonts w:hint="eastAsia" w:eastAsia="宋体"/>
          <w:lang w:val="en-US" w:eastAsia="zh-CN"/>
        </w:rPr>
      </w:pPr>
    </w:p>
    <w:p w14:paraId="4AA75B60">
      <w:pPr>
        <w:ind w:left="1560" w:hanging="1560"/>
        <w:rPr>
          <w:ins w:id="74" w:author="薛媛媛（Grace）" w:date="2025-11-12T11:59:24Z"/>
          <w:rFonts w:hint="eastAsia" w:eastAsia="宋体"/>
          <w:lang w:val="en-US" w:eastAsia="zh-CN"/>
        </w:rPr>
      </w:pPr>
    </w:p>
    <w:p w14:paraId="149BB6AB">
      <w:pPr>
        <w:ind w:left="1560" w:hanging="1560"/>
        <w:rPr>
          <w:ins w:id="75" w:author="薛媛媛（Grace）" w:date="2025-11-12T11:59:25Z"/>
          <w:rFonts w:hint="eastAsia" w:eastAsia="宋体"/>
          <w:lang w:val="en-US" w:eastAsia="zh-CN"/>
        </w:rPr>
      </w:pPr>
    </w:p>
    <w:p w14:paraId="55E7E788">
      <w:pPr>
        <w:ind w:left="1560" w:hanging="1560"/>
        <w:rPr>
          <w:ins w:id="76" w:author="薛媛媛（Grace）" w:date="2025-11-12T11:59:25Z"/>
          <w:rFonts w:hint="eastAsia" w:eastAsia="宋体"/>
          <w:lang w:val="en-US" w:eastAsia="zh-CN"/>
        </w:rPr>
      </w:pPr>
    </w:p>
    <w:p w14:paraId="0A0E6224">
      <w:pPr>
        <w:ind w:left="1560" w:hanging="1560"/>
        <w:rPr>
          <w:ins w:id="77" w:author="薛媛媛（Grace）" w:date="2025-11-12T11:58:40Z"/>
          <w:rFonts w:hint="default" w:eastAsia="宋体"/>
          <w:lang w:val="en-US" w:eastAsia="zh-CN"/>
        </w:rPr>
      </w:pPr>
      <w:ins w:id="78" w:author="薛媛媛（Grace）" w:date="2025-11-12T11:58:51Z">
        <w:r>
          <w:rPr>
            <w:rFonts w:hint="eastAsia" w:eastAsia="宋体"/>
            <w:lang w:val="en-US" w:eastAsia="zh-CN"/>
          </w:rPr>
          <w:t>SM100-00</w:t>
        </w:r>
      </w:ins>
      <w:ins w:id="79" w:author="薛媛媛（Grace）" w:date="2025-11-12T11:58:58Z">
        <w:r>
          <w:rPr>
            <w:rFonts w:hint="eastAsia" w:eastAsia="宋体"/>
            <w:lang w:val="en-US" w:eastAsia="zh-CN"/>
          </w:rPr>
          <w:t>6</w:t>
        </w:r>
      </w:ins>
      <w:ins w:id="80" w:author="薛媛媛（Grace）" w:date="2025-11-12T11:58:55Z">
        <w:r>
          <w:rPr>
            <w:rFonts w:hint="eastAsia" w:eastAsia="宋体"/>
            <w:lang w:val="en-US" w:eastAsia="zh-CN"/>
          </w:rPr>
          <w:t>:</w:t>
        </w:r>
      </w:ins>
    </w:p>
    <w:p w14:paraId="3FBE7665">
      <w:pPr>
        <w:ind w:left="1560" w:hanging="1560"/>
        <w:rPr>
          <w:ins w:id="81" w:author="薛媛媛（Grace）" w:date="2025-11-12T11:58:40Z"/>
          <w:rFonts w:hint="eastAsia" w:eastAsia="宋体"/>
          <w:lang w:val="en-US" w:eastAsia="zh-CN"/>
        </w:rPr>
      </w:pPr>
    </w:p>
    <w:p w14:paraId="101F05B3">
      <w:pPr>
        <w:ind w:left="1560" w:hanging="1560"/>
        <w:rPr>
          <w:ins w:id="82" w:author="薛媛媛（Grace）" w:date="2025-11-12T12:04:35Z"/>
        </w:rPr>
      </w:pPr>
      <w:ins w:id="83" w:author="薛媛媛（Grace）" w:date="2025-11-12T12:04:27Z">
        <w:r>
          <w:rPr/>
          <w:drawing>
            <wp:inline distT="0" distB="0" distL="114300" distR="114300">
              <wp:extent cx="6375400" cy="1260475"/>
              <wp:effectExtent l="0" t="0" r="6350" b="158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6"/>
                      <a:stretch>
                        <a:fillRect/>
                      </a:stretch>
                    </pic:blipFill>
                    <pic:spPr>
                      <a:xfrm>
                        <a:off x="0" y="0"/>
                        <a:ext cx="6375400" cy="1260475"/>
                      </a:xfrm>
                      <a:prstGeom prst="rect">
                        <a:avLst/>
                      </a:prstGeom>
                      <a:noFill/>
                      <a:ln>
                        <a:noFill/>
                      </a:ln>
                    </pic:spPr>
                  </pic:pic>
                </a:graphicData>
              </a:graphic>
            </wp:inline>
          </w:drawing>
        </w:r>
      </w:ins>
    </w:p>
    <w:p w14:paraId="439C36A8">
      <w:pPr>
        <w:ind w:left="1560" w:hanging="1560"/>
        <w:rPr>
          <w:ins w:id="85" w:author="薛媛媛（Grace）" w:date="2025-11-12T12:04:35Z"/>
        </w:rPr>
      </w:pPr>
    </w:p>
    <w:p w14:paraId="1719EEE0">
      <w:pPr>
        <w:ind w:left="1560" w:hanging="1560"/>
        <w:rPr>
          <w:ins w:id="86" w:author="薛媛媛（Grace）" w:date="2025-11-12T11:50:43Z"/>
          <w:rFonts w:hint="default"/>
          <w:lang w:val="en-US" w:eastAsia="zh-CN"/>
        </w:rPr>
      </w:pPr>
    </w:p>
    <w:p w14:paraId="6F3CD661">
      <w:pPr>
        <w:ind w:left="1560" w:hanging="1560"/>
        <w:rPr>
          <w:ins w:id="87" w:author="薛媛媛（Grace）" w:date="2025-11-12T11:50:44Z"/>
          <w:rFonts w:hint="eastAsia"/>
          <w:lang w:val="en-GB"/>
        </w:rPr>
      </w:pPr>
    </w:p>
    <w:p w14:paraId="20C36B5C">
      <w:pPr>
        <w:ind w:left="1560" w:hanging="1560"/>
        <w:rPr>
          <w:ins w:id="88" w:author="薛媛媛（Grace）" w:date="2025-11-12T11:50:09Z"/>
          <w:rFonts w:hint="eastAsia"/>
          <w:lang w:val="en-GB"/>
        </w:rPr>
      </w:pPr>
      <w:ins w:id="89" w:author="薛媛媛（Grace）" w:date="2025-11-12T12:04:38Z">
        <w:r>
          <w:rPr/>
          <w:drawing>
            <wp:inline distT="0" distB="0" distL="114300" distR="114300">
              <wp:extent cx="2302510" cy="1369695"/>
              <wp:effectExtent l="0" t="0" r="254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7"/>
                      <a:stretch>
                        <a:fillRect/>
                      </a:stretch>
                    </pic:blipFill>
                    <pic:spPr>
                      <a:xfrm>
                        <a:off x="0" y="0"/>
                        <a:ext cx="2302510" cy="1369695"/>
                      </a:xfrm>
                      <a:prstGeom prst="rect">
                        <a:avLst/>
                      </a:prstGeom>
                      <a:noFill/>
                      <a:ln>
                        <a:noFill/>
                      </a:ln>
                    </pic:spPr>
                  </pic:pic>
                </a:graphicData>
              </a:graphic>
            </wp:inline>
          </w:drawing>
        </w:r>
      </w:ins>
    </w:p>
    <w:p w14:paraId="22693E3B">
      <w:pPr>
        <w:ind w:left="0" w:firstLine="0"/>
        <w:rPr>
          <w:lang w:val="en-GB"/>
        </w:rPr>
      </w:pPr>
      <w:r>
        <w:rPr>
          <w:lang w:val="en-GB"/>
        </w:rPr>
        <w:t>………</w:t>
      </w:r>
    </w:p>
    <w:p w14:paraId="32B69CFB">
      <w:pPr>
        <w:ind w:left="1560" w:hanging="1560"/>
        <w:rPr>
          <w:ins w:id="91" w:author="薛媛媛（Grace）" w:date="2025-11-12T12:07:39Z"/>
          <w:rFonts w:hint="eastAsia"/>
          <w:lang w:val="en-GB"/>
        </w:rPr>
      </w:pPr>
      <w:r>
        <w:rPr>
          <w:lang w:val="en-GB"/>
        </w:rPr>
        <w:t xml:space="preserve">Manufacturer: </w:t>
      </w:r>
      <w:ins w:id="92" w:author="薛媛媛（Grace）" w:date="2025-11-12T12:09:25Z">
        <w:r>
          <w:rPr>
            <w:rFonts w:hint="eastAsia"/>
            <w:lang w:val="en-GB"/>
          </w:rPr>
          <w:t>SUMMED-MEDTECH CO.,LTD.</w:t>
        </w:r>
      </w:ins>
      <w:ins w:id="93" w:author="薛媛媛（Grace）" w:date="2025-11-12T12:05:15Z">
        <w:r>
          <w:rPr>
            <w:rFonts w:hint="eastAsia"/>
            <w:lang w:val="en-GB"/>
          </w:rPr>
          <w:t xml:space="preserve">manufactures all the components for Simject, </w:t>
        </w:r>
      </w:ins>
      <w:ins w:id="94" w:author="薛媛媛（Grace）" w:date="2025-11-12T12:06:09Z">
        <w:r>
          <w:rPr>
            <w:rFonts w:hint="eastAsia"/>
            <w:lang w:val="en-GB"/>
          </w:rPr>
          <w:t>Simject is made of plastic and stainless steel components, and is operated with a spring loaded mechanism.</w:t>
        </w:r>
      </w:ins>
      <w:ins w:id="95" w:author="薛媛媛（Grace）" w:date="2025-11-12T12:06:47Z">
        <w:r>
          <w:rPr>
            <w:rFonts w:hint="eastAsia"/>
            <w:lang w:val="en-GB"/>
          </w:rPr>
          <w:t>SUMMED</w:t>
        </w:r>
      </w:ins>
      <w:ins w:id="96" w:author="薛媛媛（Grace）" w:date="2025-11-12T12:06:48Z">
        <w:r>
          <w:rPr>
            <w:rFonts w:hint="eastAsia" w:eastAsia="宋体"/>
            <w:lang w:val="en-US" w:eastAsia="zh-CN"/>
          </w:rPr>
          <w:t xml:space="preserve"> </w:t>
        </w:r>
      </w:ins>
      <w:ins w:id="97" w:author="薛媛媛（Grace）" w:date="2025-11-12T12:05:15Z">
        <w:r>
          <w:rPr>
            <w:rFonts w:hint="eastAsia"/>
            <w:lang w:val="en-GB"/>
          </w:rPr>
          <w:t>assembles the Auto- injector with all components</w:t>
        </w:r>
      </w:ins>
      <w:ins w:id="98" w:author="薛媛媛（Grace）" w:date="2025-11-12T12:06:52Z">
        <w:r>
          <w:rPr>
            <w:rFonts w:hint="eastAsia" w:eastAsia="宋体"/>
            <w:lang w:val="en-US" w:eastAsia="zh-CN"/>
          </w:rPr>
          <w:t xml:space="preserve"> </w:t>
        </w:r>
      </w:ins>
      <w:ins w:id="99" w:author="薛媛媛（Grace）" w:date="2025-11-12T12:05:15Z">
        <w:r>
          <w:rPr>
            <w:rFonts w:hint="eastAsia"/>
            <w:lang w:val="en-GB"/>
          </w:rPr>
          <w:t>(Front Component</w:t>
        </w:r>
      </w:ins>
      <w:ins w:id="100" w:author="薛媛媛（Grace）" w:date="2025-11-12T13:15:48Z">
        <w:r>
          <w:rPr>
            <w:rFonts w:hint="eastAsia" w:eastAsia="宋体"/>
            <w:lang w:val="en-US" w:eastAsia="zh-CN"/>
          </w:rPr>
          <w:t xml:space="preserve"> </w:t>
        </w:r>
      </w:ins>
      <w:ins w:id="101" w:author="薛媛媛（Grace）" w:date="2025-11-12T12:05:15Z">
        <w:r>
          <w:rPr>
            <w:rFonts w:hint="eastAsia"/>
            <w:lang w:val="en-GB"/>
          </w:rPr>
          <w:t>&amp;</w:t>
        </w:r>
      </w:ins>
      <w:ins w:id="102" w:author="薛媛媛（Grace）" w:date="2025-11-12T13:15:49Z">
        <w:r>
          <w:rPr>
            <w:rFonts w:hint="eastAsia" w:eastAsia="宋体"/>
            <w:lang w:val="en-US" w:eastAsia="zh-CN"/>
          </w:rPr>
          <w:t xml:space="preserve"> </w:t>
        </w:r>
      </w:ins>
      <w:ins w:id="103" w:author="薛媛媛（Grace）" w:date="2025-11-12T13:16:19Z">
        <w:r>
          <w:rPr>
            <w:rFonts w:hint="eastAsia" w:eastAsia="宋体"/>
            <w:lang w:val="en-US" w:eastAsia="zh-CN"/>
          </w:rPr>
          <w:t>R</w:t>
        </w:r>
      </w:ins>
      <w:ins w:id="104" w:author="薛媛媛（Grace）" w:date="2025-11-12T13:16:21Z">
        <w:r>
          <w:rPr>
            <w:rFonts w:hint="eastAsia" w:eastAsia="宋体"/>
            <w:lang w:val="en-US" w:eastAsia="zh-CN"/>
          </w:rPr>
          <w:t>ear</w:t>
        </w:r>
      </w:ins>
      <w:ins w:id="105" w:author="薛媛媛（Grace）" w:date="2025-11-12T12:05:15Z">
        <w:r>
          <w:rPr>
            <w:rFonts w:hint="eastAsia"/>
            <w:lang w:val="en-GB"/>
          </w:rPr>
          <w:t xml:space="preserve"> Component) except for the PFS. </w:t>
        </w:r>
      </w:ins>
      <w:ins w:id="106" w:author="薛媛媛（Grace）" w:date="2025-11-12T12:07:39Z">
        <w:r>
          <w:rPr>
            <w:rFonts w:hint="eastAsia"/>
            <w:lang w:val="en-GB"/>
          </w:rPr>
          <w:t>Simject is not a finished device but a device constituent of an intended final combination product.</w:t>
        </w:r>
      </w:ins>
    </w:p>
    <w:p w14:paraId="456B85B7">
      <w:pPr>
        <w:ind w:left="1560" w:hanging="1560"/>
        <w:rPr>
          <w:ins w:id="107" w:author="薛媛媛（Grace）" w:date="2025-11-12T12:09:11Z"/>
          <w:rFonts w:hint="eastAsia"/>
          <w:lang w:val="en-GB"/>
        </w:rPr>
      </w:pPr>
      <w:ins w:id="108" w:author="薛媛媛（Grace）" w:date="2025-11-12T12:05:15Z">
        <w:r>
          <w:rPr>
            <w:rFonts w:hint="eastAsia"/>
            <w:lang w:val="en-GB"/>
          </w:rPr>
          <w:t>The injectors are provided to  pharmaceutical manufacturer, LBE Pharma Tech. Co, Ltd</w:t>
        </w:r>
      </w:ins>
      <w:ins w:id="109" w:author="薛媛媛（Grace）" w:date="2025-11-12T13:16:53Z">
        <w:r>
          <w:rPr>
            <w:rFonts w:hint="eastAsia" w:eastAsia="宋体"/>
            <w:lang w:val="en-US" w:eastAsia="zh-CN"/>
          </w:rPr>
          <w:t>,</w:t>
        </w:r>
      </w:ins>
      <w:ins w:id="110" w:author="薛媛媛（Grace）" w:date="2025-11-12T13:16:54Z">
        <w:r>
          <w:rPr>
            <w:rFonts w:hint="eastAsia" w:eastAsia="宋体"/>
            <w:lang w:val="en-US" w:eastAsia="zh-CN"/>
          </w:rPr>
          <w:t xml:space="preserve"> t</w:t>
        </w:r>
      </w:ins>
      <w:ins w:id="111" w:author="薛媛媛（Grace）" w:date="2025-11-12T13:16:55Z">
        <w:r>
          <w:rPr>
            <w:rFonts w:hint="eastAsia" w:eastAsia="宋体"/>
            <w:lang w:val="en-US" w:eastAsia="zh-CN"/>
          </w:rPr>
          <w:t>hen,</w:t>
        </w:r>
      </w:ins>
      <w:ins w:id="112" w:author="薛媛媛（Grace）" w:date="2025-11-12T12:05:15Z">
        <w:r>
          <w:rPr>
            <w:rFonts w:hint="eastAsia"/>
            <w:lang w:val="en-GB"/>
          </w:rPr>
          <w:t xml:space="preserve"> LBE Pharma Tech. Co, Ltd will pre-fill the PFS with drug and assemble the injector.</w:t>
        </w:r>
      </w:ins>
    </w:p>
    <w:p w14:paraId="77FD0660">
      <w:pPr>
        <w:ind w:left="1560" w:hanging="1560"/>
        <w:rPr>
          <w:ins w:id="113" w:author="薛媛媛（Grace）" w:date="2025-11-12T12:10:59Z"/>
          <w:rFonts w:hint="eastAsia"/>
          <w:lang w:val="en-GB"/>
        </w:rPr>
      </w:pPr>
    </w:p>
    <w:p w14:paraId="637BF974">
      <w:pPr>
        <w:ind w:left="1560" w:hanging="1560"/>
        <w:rPr>
          <w:ins w:id="114" w:author="薛媛媛（Grace）" w:date="2025-11-12T12:05:15Z"/>
          <w:rFonts w:hint="eastAsia"/>
          <w:lang w:val="en-GB"/>
        </w:rPr>
      </w:pPr>
      <w:ins w:id="115" w:author="薛媛媛（Grace）" w:date="2025-11-12T12:12:47Z">
        <w:r>
          <w:rPr>
            <w:rFonts w:ascii="Segoe UI" w:hAnsi="Segoe UI" w:eastAsia="Segoe UI" w:cs="Segoe UI"/>
            <w:i w:val="0"/>
            <w:iCs w:val="0"/>
            <w:caps w:val="0"/>
            <w:spacing w:val="0"/>
            <w:sz w:val="24"/>
            <w:szCs w:val="24"/>
            <w:shd w:val="clear" w:fill="FFFFFF"/>
          </w:rPr>
          <w:t xml:space="preserve">The manufacturing address of the </w:t>
        </w:r>
      </w:ins>
      <w:ins w:id="116" w:author="薛媛媛（Grace）" w:date="2025-11-12T12:13:01Z">
        <w:r>
          <w:rPr>
            <w:rFonts w:hint="eastAsia"/>
            <w:lang w:val="en-GB"/>
          </w:rPr>
          <w:t>Simject</w:t>
        </w:r>
      </w:ins>
      <w:ins w:id="117" w:author="薛媛媛（Grace）" w:date="2025-11-12T12:13:13Z">
        <w:r>
          <w:rPr>
            <w:rFonts w:hint="eastAsia" w:eastAsia="宋体"/>
            <w:lang w:val="en-GB" w:eastAsia="zh-CN"/>
          </w:rPr>
          <w:t>：</w:t>
        </w:r>
      </w:ins>
      <w:ins w:id="118" w:author="薛媛媛（Grace）" w:date="2025-11-12T12:11:56Z">
        <w:r>
          <w:rPr>
            <w:rFonts w:hint="eastAsia"/>
            <w:lang w:val="en-GB"/>
          </w:rPr>
          <w:t>5th Floor, Building 8, No. 313 Lingxiu Road, Luoxing Sub-district, Jiashan County, Jiaxing City, Zhejiang Province (314100)</w:t>
        </w:r>
      </w:ins>
    </w:p>
    <w:p w14:paraId="5739293E">
      <w:pPr>
        <w:ind w:left="1560" w:hanging="1560"/>
        <w:rPr>
          <w:lang w:val="en-GB"/>
        </w:rPr>
      </w:pPr>
      <w:r>
        <w:rPr>
          <w:lang w:val="en-GB"/>
        </w:rPr>
        <w:t>…………..</w:t>
      </w:r>
    </w:p>
    <w:p w14:paraId="5BC3FB8C">
      <w:pPr>
        <w:ind w:left="1560" w:hanging="1560"/>
        <w:rPr>
          <w:lang w:val="en-GB"/>
        </w:rPr>
      </w:pPr>
      <w:r>
        <w:rPr>
          <w:lang w:val="en-GB"/>
        </w:rPr>
        <w:t>Date:</w:t>
      </w:r>
      <w:r>
        <w:rPr>
          <w:lang w:val="en-GB"/>
        </w:rPr>
        <w:tab/>
      </w:r>
      <w:ins w:id="119" w:author="薛媛媛（Grace）" w:date="2025-11-12T13:26:57Z">
        <w:r>
          <w:rPr>
            <w:rFonts w:hint="eastAsia" w:eastAsia="宋体"/>
            <w:lang w:val="en-US" w:eastAsia="zh-CN"/>
          </w:rPr>
          <w:t>2025</w:t>
        </w:r>
      </w:ins>
      <w:ins w:id="120" w:author="薛媛媛（Grace）" w:date="2025-11-12T13:26:59Z">
        <w:r>
          <w:rPr>
            <w:rFonts w:hint="eastAsia" w:eastAsia="宋体"/>
            <w:lang w:val="en-US" w:eastAsia="zh-CN"/>
          </w:rPr>
          <w:t>.</w:t>
        </w:r>
      </w:ins>
      <w:ins w:id="121" w:author="薛媛媛（Grace）" w:date="2025-11-12T13:27:00Z">
        <w:r>
          <w:rPr>
            <w:rFonts w:hint="eastAsia" w:eastAsia="宋体"/>
            <w:lang w:val="en-US" w:eastAsia="zh-CN"/>
          </w:rPr>
          <w:t>11.1</w:t>
        </w:r>
      </w:ins>
      <w:ins w:id="122" w:author="薛媛媛（Grace）" w:date="2025-11-12T13:27:01Z">
        <w:r>
          <w:rPr>
            <w:rFonts w:hint="eastAsia" w:eastAsia="宋体"/>
            <w:lang w:val="en-US" w:eastAsia="zh-CN"/>
          </w:rPr>
          <w:t>2</w:t>
        </w:r>
      </w:ins>
      <w:r>
        <w:rPr>
          <w:lang w:val="en-GB"/>
        </w:rPr>
        <w:t>…………..</w:t>
      </w:r>
    </w:p>
    <w:p w14:paraId="51B7382F">
      <w:pPr>
        <w:rPr>
          <w:lang w:val="en-GB"/>
        </w:rPr>
      </w:pPr>
    </w:p>
    <w:p w14:paraId="0DCD6653">
      <w:pPr>
        <w:rPr>
          <w:lang w:val="en-GB"/>
        </w:rPr>
      </w:pPr>
    </w:p>
    <w:p w14:paraId="1539534E">
      <w:pPr>
        <w:rPr>
          <w:lang w:val="en-GB"/>
        </w:rPr>
      </w:pPr>
      <w:r>
        <w:rPr>
          <w:lang w:val="en-GB"/>
        </w:rPr>
        <w:t>A.  Standards, common specifications, scientific advice</w:t>
      </w:r>
    </w:p>
    <w:p w14:paraId="365198D5">
      <w:pPr>
        <w:rPr>
          <w:lang w:val="en-GB"/>
        </w:rPr>
      </w:pPr>
    </w:p>
    <w:tbl>
      <w:tblPr>
        <w:tblStyle w:val="11"/>
        <w:tblW w:w="15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13" w:type="dxa"/>
          <w:left w:w="108" w:type="dxa"/>
          <w:bottom w:w="113" w:type="dxa"/>
          <w:right w:w="108" w:type="dxa"/>
        </w:tblCellMar>
      </w:tblPr>
      <w:tblGrid>
        <w:gridCol w:w="4177"/>
        <w:gridCol w:w="1085"/>
        <w:gridCol w:w="608"/>
        <w:gridCol w:w="889"/>
        <w:gridCol w:w="8547"/>
      </w:tblGrid>
      <w:tr w14:paraId="6A646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c>
          <w:tcPr>
            <w:tcW w:w="5262" w:type="dxa"/>
            <w:gridSpan w:val="2"/>
            <w:tcBorders>
              <w:top w:val="single" w:color="auto" w:sz="2" w:space="0"/>
              <w:left w:val="single" w:color="auto" w:sz="2" w:space="0"/>
              <w:bottom w:val="nil"/>
            </w:tcBorders>
          </w:tcPr>
          <w:p w14:paraId="7ED76D08">
            <w:pPr>
              <w:rPr>
                <w:b/>
                <w:lang w:val="en-GB"/>
              </w:rPr>
            </w:pPr>
            <w:r>
              <w:rPr>
                <w:b/>
                <w:lang w:val="en-GB"/>
              </w:rPr>
              <w:t>Standards, common specifications, scientific advice obtained from expert panels according to article 106 MDR</w:t>
            </w:r>
          </w:p>
        </w:tc>
        <w:tc>
          <w:tcPr>
            <w:tcW w:w="10044" w:type="dxa"/>
            <w:gridSpan w:val="3"/>
            <w:tcBorders>
              <w:top w:val="single" w:color="auto" w:sz="2" w:space="0"/>
              <w:bottom w:val="nil"/>
              <w:right w:val="single" w:color="auto" w:sz="2" w:space="0"/>
            </w:tcBorders>
          </w:tcPr>
          <w:p w14:paraId="0DD5324C">
            <w:pPr>
              <w:rPr>
                <w:b/>
                <w:lang w:val="en-GB"/>
              </w:rPr>
            </w:pPr>
            <w:r>
              <w:rPr>
                <w:b/>
                <w:lang w:val="en-GB"/>
              </w:rPr>
              <w:t xml:space="preserve">Compliance information </w:t>
            </w:r>
          </w:p>
          <w:p w14:paraId="74C4E6F4">
            <w:pPr>
              <w:rPr>
                <w:b/>
                <w:lang w:val="en-GB"/>
              </w:rPr>
            </w:pPr>
            <w:r>
              <w:rPr>
                <w:lang w:val="en-GB"/>
              </w:rPr>
              <w:t>(</w:t>
            </w:r>
            <w:r>
              <w:rPr>
                <w:color w:val="0000FF"/>
                <w:lang w:val="en-GB"/>
              </w:rPr>
              <w:t>with the exception of clinical requirements that will be assessed during the clinical investigation</w:t>
            </w:r>
            <w:r>
              <w:rPr>
                <w:lang w:val="en-GB"/>
              </w:rPr>
              <w:t>)</w:t>
            </w:r>
          </w:p>
        </w:tc>
      </w:tr>
      <w:tr w14:paraId="73324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c>
          <w:tcPr>
            <w:tcW w:w="4177" w:type="dxa"/>
            <w:tcBorders>
              <w:top w:val="nil"/>
              <w:left w:val="single" w:color="auto" w:sz="2" w:space="0"/>
              <w:bottom w:val="single" w:color="auto" w:sz="24" w:space="0"/>
              <w:right w:val="single" w:color="auto" w:sz="2" w:space="0"/>
            </w:tcBorders>
          </w:tcPr>
          <w:p w14:paraId="0842CA55">
            <w:pPr>
              <w:rPr>
                <w:lang w:val="en-GB"/>
              </w:rPr>
            </w:pPr>
            <w:r>
              <w:rPr>
                <w:lang w:val="en-GB"/>
              </w:rPr>
              <w:t>Identification number and title of the document</w:t>
            </w:r>
          </w:p>
        </w:tc>
        <w:tc>
          <w:tcPr>
            <w:tcW w:w="1085" w:type="dxa"/>
            <w:tcBorders>
              <w:top w:val="nil"/>
              <w:left w:val="single" w:color="auto" w:sz="2" w:space="0"/>
              <w:bottom w:val="single" w:color="auto" w:sz="24" w:space="0"/>
              <w:right w:val="single" w:color="auto" w:sz="2" w:space="0"/>
            </w:tcBorders>
            <w:vAlign w:val="bottom"/>
          </w:tcPr>
          <w:p w14:paraId="5436BBDB">
            <w:pPr>
              <w:rPr>
                <w:lang w:val="en-GB"/>
              </w:rPr>
            </w:pPr>
            <w:r>
              <w:rPr>
                <w:lang w:val="en-GB"/>
              </w:rPr>
              <w:t>Version/ Year</w:t>
            </w:r>
          </w:p>
        </w:tc>
        <w:tc>
          <w:tcPr>
            <w:tcW w:w="608" w:type="dxa"/>
            <w:tcBorders>
              <w:top w:val="nil"/>
              <w:left w:val="single" w:color="auto" w:sz="2" w:space="0"/>
              <w:bottom w:val="single" w:color="auto" w:sz="24" w:space="0"/>
              <w:right w:val="single" w:color="auto" w:sz="2" w:space="0"/>
            </w:tcBorders>
          </w:tcPr>
          <w:p w14:paraId="7047A396">
            <w:pPr>
              <w:rPr>
                <w:lang w:val="en-GB"/>
              </w:rPr>
            </w:pPr>
            <w:r>
              <w:rPr>
                <w:lang w:val="en-GB"/>
              </w:rPr>
              <w:t>Full</w:t>
            </w:r>
          </w:p>
        </w:tc>
        <w:tc>
          <w:tcPr>
            <w:tcW w:w="889" w:type="dxa"/>
            <w:tcBorders>
              <w:top w:val="nil"/>
              <w:left w:val="single" w:color="auto" w:sz="2" w:space="0"/>
              <w:bottom w:val="single" w:color="auto" w:sz="24" w:space="0"/>
              <w:right w:val="single" w:color="auto" w:sz="2" w:space="0"/>
            </w:tcBorders>
          </w:tcPr>
          <w:p w14:paraId="13E1F2C4">
            <w:pPr>
              <w:rPr>
                <w:lang w:val="en-GB"/>
              </w:rPr>
            </w:pPr>
            <w:r>
              <w:rPr>
                <w:lang w:val="en-GB"/>
              </w:rPr>
              <w:t>Partial</w:t>
            </w:r>
          </w:p>
        </w:tc>
        <w:tc>
          <w:tcPr>
            <w:tcW w:w="8547" w:type="dxa"/>
            <w:tcBorders>
              <w:top w:val="nil"/>
              <w:left w:val="single" w:color="auto" w:sz="2" w:space="0"/>
              <w:bottom w:val="single" w:color="auto" w:sz="24" w:space="0"/>
              <w:right w:val="single" w:color="auto" w:sz="2" w:space="0"/>
            </w:tcBorders>
          </w:tcPr>
          <w:p w14:paraId="6A456B4D">
            <w:pPr>
              <w:rPr>
                <w:lang w:val="en-GB"/>
              </w:rPr>
            </w:pPr>
            <w:r>
              <w:rPr>
                <w:lang w:val="en-GB"/>
              </w:rPr>
              <w:t>Description of all deviations, reasons, alternative solutions adopted to meet the General safety and performance requirements of regulation (EU) 2017/745</w:t>
            </w:r>
          </w:p>
        </w:tc>
      </w:tr>
      <w:tr w14:paraId="6A0CB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c>
          <w:tcPr>
            <w:tcW w:w="4177" w:type="dxa"/>
            <w:tcBorders>
              <w:top w:val="single" w:color="auto" w:sz="24" w:space="0"/>
              <w:left w:val="single" w:color="auto" w:sz="2" w:space="0"/>
            </w:tcBorders>
          </w:tcPr>
          <w:p w14:paraId="100F8ED5">
            <w:pPr>
              <w:spacing w:line="240" w:lineRule="auto"/>
              <w:rPr>
                <w:lang w:val="en-GB"/>
              </w:rPr>
            </w:pPr>
            <w:ins w:id="123" w:author="薛媛媛（Grace）" w:date="2025-11-12T15:23:06Z">
              <w:r>
                <w:rPr>
                  <w:rFonts w:hint="eastAsia"/>
                  <w:lang w:val="en-GB"/>
                </w:rPr>
                <w:t>EN ISO 13485:2016/A11:2021 Medical devices - Quality management systems- Requirements for regulatory purposes (ISO 13485:2016)</w:t>
              </w:r>
            </w:ins>
          </w:p>
        </w:tc>
        <w:tc>
          <w:tcPr>
            <w:tcW w:w="1085" w:type="dxa"/>
            <w:tcBorders>
              <w:top w:val="single" w:color="auto" w:sz="24" w:space="0"/>
            </w:tcBorders>
          </w:tcPr>
          <w:p w14:paraId="5E68A1C4">
            <w:pPr>
              <w:spacing w:line="240" w:lineRule="auto"/>
              <w:rPr>
                <w:rFonts w:hint="default" w:eastAsia="宋体"/>
                <w:lang w:val="en-US" w:eastAsia="zh-CN"/>
              </w:rPr>
            </w:pPr>
            <w:ins w:id="124" w:author="薛媛媛（Grace）" w:date="2025-11-12T16:13:27Z">
              <w:r>
                <w:rPr>
                  <w:rFonts w:hint="eastAsia" w:eastAsia="宋体"/>
                  <w:lang w:val="en-US" w:eastAsia="zh-CN"/>
                </w:rPr>
                <w:t>V</w:t>
              </w:r>
            </w:ins>
            <w:ins w:id="125" w:author="薛媛媛（Grace）" w:date="2025-11-12T16:13:29Z">
              <w:r>
                <w:rPr>
                  <w:rFonts w:hint="eastAsia" w:eastAsia="宋体"/>
                  <w:lang w:val="en-US" w:eastAsia="zh-CN"/>
                </w:rPr>
                <w:t>1</w:t>
              </w:r>
            </w:ins>
            <w:ins w:id="126" w:author="薛媛媛（Grace）" w:date="2025-11-12T16:13:30Z">
              <w:r>
                <w:rPr>
                  <w:rFonts w:hint="eastAsia" w:eastAsia="宋体"/>
                  <w:lang w:val="en-US" w:eastAsia="zh-CN"/>
                </w:rPr>
                <w:t>/</w:t>
              </w:r>
            </w:ins>
            <w:ins w:id="127" w:author="薛媛媛（Grace）" w:date="2025-11-12T16:13:03Z">
              <w:r>
                <w:rPr>
                  <w:rFonts w:hint="eastAsia" w:eastAsia="宋体"/>
                  <w:lang w:val="en-US" w:eastAsia="zh-CN"/>
                </w:rPr>
                <w:t>2</w:t>
              </w:r>
            </w:ins>
            <w:ins w:id="128" w:author="薛媛媛（Grace）" w:date="2025-11-12T16:13:04Z">
              <w:r>
                <w:rPr>
                  <w:rFonts w:hint="eastAsia" w:eastAsia="宋体"/>
                  <w:lang w:val="en-US" w:eastAsia="zh-CN"/>
                </w:rPr>
                <w:t>021</w:t>
              </w:r>
            </w:ins>
          </w:p>
        </w:tc>
        <w:tc>
          <w:tcPr>
            <w:tcW w:w="608" w:type="dxa"/>
            <w:tcBorders>
              <w:top w:val="single" w:color="auto" w:sz="24" w:space="0"/>
            </w:tcBorders>
          </w:tcPr>
          <w:sdt>
            <w:sdtPr>
              <w:rPr>
                <w:sz w:val="26"/>
                <w:szCs w:val="26"/>
                <w:lang w:val="en-GB"/>
              </w:rPr>
              <w:id w:val="-73207573"/>
              <w14:checkbox>
                <w14:checked w14:val="1"/>
                <w14:checkedState w14:val="2612" w14:font="MS Gothic"/>
                <w14:uncheckedState w14:val="2610" w14:font="MS Gothic"/>
              </w14:checkbox>
            </w:sdtPr>
            <w:sdtEndPr>
              <w:rPr>
                <w:sz w:val="26"/>
                <w:szCs w:val="26"/>
                <w:lang w:val="en-GB"/>
              </w:rPr>
            </w:sdtEndPr>
            <w:sdtContent>
              <w:p w14:paraId="60072A7B">
                <w:pPr>
                  <w:spacing w:line="240" w:lineRule="auto"/>
                  <w:rPr>
                    <w:sz w:val="26"/>
                    <w:szCs w:val="26"/>
                    <w:lang w:val="en-GB"/>
                  </w:rPr>
                </w:pPr>
                <w:r>
                  <w:rPr>
                    <w:rFonts w:hint="eastAsia" w:ascii="MS Gothic" w:hAnsi="MS Gothic" w:eastAsia="MS Gothic" w:cs="Arial"/>
                    <w:sz w:val="26"/>
                    <w:szCs w:val="26"/>
                    <w:lang w:val="en-GB" w:eastAsia="en-US" w:bidi="ar-SA"/>
                  </w:rPr>
                  <w:t>☒</w:t>
                </w:r>
              </w:p>
            </w:sdtContent>
          </w:sdt>
        </w:tc>
        <w:tc>
          <w:tcPr>
            <w:tcW w:w="889" w:type="dxa"/>
            <w:tcBorders>
              <w:top w:val="single" w:color="auto" w:sz="24" w:space="0"/>
              <w:right w:val="nil"/>
            </w:tcBorders>
          </w:tcPr>
          <w:sdt>
            <w:sdtPr>
              <w:rPr>
                <w:sz w:val="26"/>
                <w:szCs w:val="26"/>
                <w:lang w:val="en-GB"/>
              </w:rPr>
              <w:id w:val="2044320682"/>
              <w14:checkbox>
                <w14:checked w14:val="0"/>
                <w14:checkedState w14:val="2612" w14:font="MS Gothic"/>
                <w14:uncheckedState w14:val="2610" w14:font="MS Gothic"/>
              </w14:checkbox>
            </w:sdtPr>
            <w:sdtEndPr>
              <w:rPr>
                <w:sz w:val="26"/>
                <w:szCs w:val="26"/>
                <w:lang w:val="en-GB"/>
              </w:rPr>
            </w:sdtEndPr>
            <w:sdtContent>
              <w:p w14:paraId="19DF2114">
                <w:pPr>
                  <w:spacing w:line="240" w:lineRule="auto"/>
                  <w:rPr>
                    <w:sz w:val="26"/>
                    <w:szCs w:val="26"/>
                    <w:lang w:val="en-GB"/>
                  </w:rPr>
                </w:pPr>
                <w:r>
                  <w:rPr>
                    <w:rFonts w:hint="eastAsia" w:ascii="MS Gothic" w:hAnsi="MS Gothic" w:eastAsia="MS Gothic"/>
                    <w:sz w:val="26"/>
                    <w:szCs w:val="26"/>
                    <w:lang w:val="en-GB"/>
                  </w:rPr>
                  <w:t>☐</w:t>
                </w:r>
              </w:p>
            </w:sdtContent>
          </w:sdt>
        </w:tc>
        <w:tc>
          <w:tcPr>
            <w:tcW w:w="8547" w:type="dxa"/>
            <w:tcBorders>
              <w:top w:val="single" w:color="auto" w:sz="24" w:space="0"/>
              <w:left w:val="nil"/>
              <w:right w:val="single" w:color="auto" w:sz="2" w:space="0"/>
            </w:tcBorders>
          </w:tcPr>
          <w:p w14:paraId="388752BB">
            <w:pPr>
              <w:spacing w:line="240" w:lineRule="auto"/>
              <w:rPr>
                <w:lang w:val="en-GB"/>
              </w:rPr>
            </w:pPr>
          </w:p>
        </w:tc>
      </w:tr>
      <w:tr w14:paraId="0730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c>
          <w:tcPr>
            <w:tcW w:w="4177" w:type="dxa"/>
            <w:tcBorders>
              <w:left w:val="single" w:color="auto" w:sz="2" w:space="0"/>
            </w:tcBorders>
          </w:tcPr>
          <w:p w14:paraId="5E06E48F">
            <w:pPr>
              <w:spacing w:line="240" w:lineRule="auto"/>
              <w:rPr>
                <w:lang w:val="en-GB"/>
              </w:rPr>
            </w:pPr>
            <w:ins w:id="129" w:author="薛媛媛（Grace）" w:date="2025-11-12T16:16:12Z">
              <w:r>
                <w:rPr>
                  <w:rFonts w:hint="eastAsia"/>
                  <w:lang w:val="en-GB"/>
                </w:rPr>
                <w:t>EN ISO 14971:2019/A11:2021 Medical devices - Application of risk management to medical devices (ISO 14971:2019)</w:t>
              </w:r>
            </w:ins>
          </w:p>
        </w:tc>
        <w:tc>
          <w:tcPr>
            <w:tcW w:w="1085" w:type="dxa"/>
          </w:tcPr>
          <w:p w14:paraId="1E9C2E8A">
            <w:pPr>
              <w:spacing w:line="240" w:lineRule="auto"/>
              <w:rPr>
                <w:lang w:val="en-GB"/>
              </w:rPr>
            </w:pPr>
            <w:ins w:id="130" w:author="薛媛媛（Grace）" w:date="2025-11-12T16:16:30Z">
              <w:r>
                <w:rPr>
                  <w:rFonts w:hint="eastAsia" w:eastAsia="宋体"/>
                  <w:lang w:val="en-US" w:eastAsia="zh-CN"/>
                </w:rPr>
                <w:t>V1/2021</w:t>
              </w:r>
            </w:ins>
          </w:p>
        </w:tc>
        <w:tc>
          <w:tcPr>
            <w:tcW w:w="608" w:type="dxa"/>
          </w:tcPr>
          <w:sdt>
            <w:sdtPr>
              <w:rPr>
                <w:sz w:val="26"/>
                <w:szCs w:val="26"/>
                <w:lang w:val="en-GB"/>
              </w:rPr>
              <w:id w:val="1620493469"/>
              <w14:checkbox>
                <w14:checked w14:val="1"/>
                <w14:checkedState w14:val="2612" w14:font="MS Gothic"/>
                <w14:uncheckedState w14:val="2610" w14:font="MS Gothic"/>
              </w14:checkbox>
            </w:sdtPr>
            <w:sdtEndPr>
              <w:rPr>
                <w:sz w:val="26"/>
                <w:szCs w:val="26"/>
                <w:lang w:val="en-GB"/>
              </w:rPr>
            </w:sdtEndPr>
            <w:sdtContent>
              <w:p w14:paraId="4B37B50E">
                <w:pPr>
                  <w:spacing w:line="240" w:lineRule="auto"/>
                  <w:rPr>
                    <w:sz w:val="26"/>
                    <w:szCs w:val="26"/>
                    <w:lang w:val="en-GB"/>
                  </w:rPr>
                </w:pPr>
                <w:r>
                  <w:rPr>
                    <w:rFonts w:hint="eastAsia" w:ascii="MS Gothic" w:hAnsi="MS Gothic" w:eastAsia="MS Gothic" w:cs="Arial"/>
                    <w:sz w:val="26"/>
                    <w:szCs w:val="26"/>
                    <w:lang w:val="en-GB" w:eastAsia="en-US" w:bidi="ar-SA"/>
                  </w:rPr>
                  <w:t>☒</w:t>
                </w:r>
              </w:p>
            </w:sdtContent>
          </w:sdt>
        </w:tc>
        <w:tc>
          <w:tcPr>
            <w:tcW w:w="889" w:type="dxa"/>
            <w:tcBorders>
              <w:right w:val="nil"/>
            </w:tcBorders>
          </w:tcPr>
          <w:sdt>
            <w:sdtPr>
              <w:rPr>
                <w:sz w:val="26"/>
                <w:szCs w:val="26"/>
                <w:lang w:val="en-GB"/>
              </w:rPr>
              <w:id w:val="454836700"/>
              <w14:checkbox>
                <w14:checked w14:val="0"/>
                <w14:checkedState w14:val="2612" w14:font="MS Gothic"/>
                <w14:uncheckedState w14:val="2610" w14:font="MS Gothic"/>
              </w14:checkbox>
            </w:sdtPr>
            <w:sdtEndPr>
              <w:rPr>
                <w:sz w:val="26"/>
                <w:szCs w:val="26"/>
                <w:lang w:val="en-GB"/>
              </w:rPr>
            </w:sdtEndPr>
            <w:sdtContent>
              <w:p w14:paraId="423D4829">
                <w:pPr>
                  <w:spacing w:line="240" w:lineRule="auto"/>
                  <w:rPr>
                    <w:sz w:val="26"/>
                    <w:szCs w:val="26"/>
                    <w:lang w:val="en-GB"/>
                  </w:rPr>
                </w:pPr>
                <w:r>
                  <w:rPr>
                    <w:rFonts w:hint="eastAsia" w:ascii="MS Gothic" w:hAnsi="MS Gothic" w:eastAsia="MS Gothic"/>
                    <w:sz w:val="26"/>
                    <w:szCs w:val="26"/>
                    <w:lang w:val="en-GB"/>
                  </w:rPr>
                  <w:t>☐</w:t>
                </w:r>
              </w:p>
            </w:sdtContent>
          </w:sdt>
        </w:tc>
        <w:tc>
          <w:tcPr>
            <w:tcW w:w="8547" w:type="dxa"/>
            <w:tcBorders>
              <w:left w:val="nil"/>
              <w:right w:val="single" w:color="auto" w:sz="2" w:space="0"/>
            </w:tcBorders>
          </w:tcPr>
          <w:p w14:paraId="7098EE9F">
            <w:pPr>
              <w:spacing w:line="240" w:lineRule="auto"/>
              <w:rPr>
                <w:lang w:val="en-GB"/>
              </w:rPr>
            </w:pPr>
          </w:p>
        </w:tc>
      </w:tr>
      <w:tr w14:paraId="27AE3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c>
          <w:tcPr>
            <w:tcW w:w="4177" w:type="dxa"/>
            <w:tcBorders>
              <w:left w:val="single" w:color="auto" w:sz="2" w:space="0"/>
            </w:tcBorders>
          </w:tcPr>
          <w:p w14:paraId="6E66D845">
            <w:pPr>
              <w:spacing w:line="240" w:lineRule="auto"/>
              <w:rPr>
                <w:ins w:id="131" w:author="薛媛媛（Grace）" w:date="2025-11-12T16:53:55Z"/>
                <w:rFonts w:hint="eastAsia"/>
                <w:lang w:val="en-GB"/>
              </w:rPr>
            </w:pPr>
            <w:ins w:id="132" w:author="薛媛媛（Grace）" w:date="2025-11-12T16:53:55Z">
              <w:r>
                <w:rPr>
                  <w:rFonts w:hint="eastAsia"/>
                  <w:lang w:val="en-GB"/>
                </w:rPr>
                <w:t>EN ISO 23908:2025</w:t>
              </w:r>
            </w:ins>
          </w:p>
          <w:p w14:paraId="71730B74">
            <w:pPr>
              <w:spacing w:line="240" w:lineRule="auto"/>
              <w:rPr>
                <w:lang w:val="en-GB"/>
              </w:rPr>
            </w:pPr>
            <w:ins w:id="133" w:author="薛媛媛（Grace）" w:date="2025-11-12T16:53:55Z">
              <w:r>
                <w:rPr>
                  <w:rFonts w:hint="eastAsia"/>
                  <w:lang w:val="en-GB"/>
                </w:rPr>
                <w:t>Sharps injury protection - Sharps protection mechanisms for single-use needles, introducers for catheters and needles used for blood testing, monitoring, sampling and medical substance administration - Requirements and test methods (ISO 23908:2024)</w:t>
              </w:r>
            </w:ins>
          </w:p>
        </w:tc>
        <w:tc>
          <w:tcPr>
            <w:tcW w:w="1085" w:type="dxa"/>
          </w:tcPr>
          <w:p w14:paraId="199BBE91">
            <w:pPr>
              <w:spacing w:line="240" w:lineRule="auto"/>
              <w:rPr>
                <w:lang w:val="en-GB"/>
              </w:rPr>
            </w:pPr>
            <w:ins w:id="134" w:author="薛媛媛（Grace）" w:date="2025-11-12T17:11:53Z">
              <w:r>
                <w:rPr>
                  <w:rFonts w:hint="eastAsia" w:eastAsia="宋体"/>
                  <w:lang w:val="en-US" w:eastAsia="zh-CN"/>
                </w:rPr>
                <w:t>V1/202</w:t>
              </w:r>
            </w:ins>
            <w:ins w:id="135" w:author="薛媛媛（Grace）" w:date="2025-11-12T17:11:57Z">
              <w:r>
                <w:rPr>
                  <w:rFonts w:hint="eastAsia" w:eastAsia="宋体"/>
                  <w:lang w:val="en-US" w:eastAsia="zh-CN"/>
                </w:rPr>
                <w:t>5</w:t>
              </w:r>
            </w:ins>
          </w:p>
        </w:tc>
        <w:tc>
          <w:tcPr>
            <w:tcW w:w="608" w:type="dxa"/>
          </w:tcPr>
          <w:sdt>
            <w:sdtPr>
              <w:rPr>
                <w:sz w:val="26"/>
                <w:szCs w:val="26"/>
                <w:lang w:val="en-GB"/>
              </w:rPr>
              <w:id w:val="1457520383"/>
              <w14:checkbox>
                <w14:checked w14:val="1"/>
                <w14:checkedState w14:val="2612" w14:font="MS Gothic"/>
                <w14:uncheckedState w14:val="2610" w14:font="MS Gothic"/>
              </w14:checkbox>
            </w:sdtPr>
            <w:sdtEndPr>
              <w:rPr>
                <w:sz w:val="26"/>
                <w:szCs w:val="26"/>
                <w:lang w:val="en-GB"/>
              </w:rPr>
            </w:sdtEndPr>
            <w:sdtContent>
              <w:p w14:paraId="0F8BF855">
                <w:pPr>
                  <w:spacing w:line="240" w:lineRule="auto"/>
                  <w:rPr>
                    <w:sz w:val="26"/>
                    <w:szCs w:val="26"/>
                    <w:lang w:val="en-GB"/>
                  </w:rPr>
                </w:pPr>
                <w:r>
                  <w:rPr>
                    <w:rFonts w:hint="eastAsia" w:ascii="MS Gothic" w:hAnsi="MS Gothic" w:eastAsia="MS Gothic" w:cs="Arial"/>
                    <w:sz w:val="26"/>
                    <w:szCs w:val="26"/>
                    <w:lang w:val="en-GB" w:eastAsia="en-US" w:bidi="ar-SA"/>
                  </w:rPr>
                  <w:t>☒</w:t>
                </w:r>
              </w:p>
            </w:sdtContent>
          </w:sdt>
        </w:tc>
        <w:tc>
          <w:tcPr>
            <w:tcW w:w="889" w:type="dxa"/>
            <w:tcBorders>
              <w:right w:val="nil"/>
            </w:tcBorders>
          </w:tcPr>
          <w:sdt>
            <w:sdtPr>
              <w:rPr>
                <w:sz w:val="26"/>
                <w:szCs w:val="26"/>
                <w:lang w:val="en-GB"/>
              </w:rPr>
              <w:id w:val="873426055"/>
              <w14:checkbox>
                <w14:checked w14:val="0"/>
                <w14:checkedState w14:val="2612" w14:font="MS Gothic"/>
                <w14:uncheckedState w14:val="2610" w14:font="MS Gothic"/>
              </w14:checkbox>
            </w:sdtPr>
            <w:sdtEndPr>
              <w:rPr>
                <w:sz w:val="26"/>
                <w:szCs w:val="26"/>
                <w:lang w:val="en-GB"/>
              </w:rPr>
            </w:sdtEndPr>
            <w:sdtContent>
              <w:p w14:paraId="3CDEDE37">
                <w:pPr>
                  <w:spacing w:line="240" w:lineRule="auto"/>
                  <w:rPr>
                    <w:sz w:val="26"/>
                    <w:szCs w:val="26"/>
                    <w:lang w:val="en-GB"/>
                  </w:rPr>
                </w:pPr>
                <w:r>
                  <w:rPr>
                    <w:rFonts w:hint="eastAsia" w:ascii="MS Gothic" w:hAnsi="MS Gothic" w:eastAsia="MS Gothic"/>
                    <w:sz w:val="26"/>
                    <w:szCs w:val="26"/>
                    <w:lang w:val="en-GB"/>
                  </w:rPr>
                  <w:t>☐</w:t>
                </w:r>
              </w:p>
            </w:sdtContent>
          </w:sdt>
        </w:tc>
        <w:tc>
          <w:tcPr>
            <w:tcW w:w="8547" w:type="dxa"/>
            <w:tcBorders>
              <w:left w:val="nil"/>
              <w:right w:val="single" w:color="auto" w:sz="2" w:space="0"/>
            </w:tcBorders>
          </w:tcPr>
          <w:p w14:paraId="62AC57F7">
            <w:pPr>
              <w:spacing w:line="240" w:lineRule="auto"/>
              <w:rPr>
                <w:lang w:val="en-GB"/>
              </w:rPr>
            </w:pPr>
          </w:p>
        </w:tc>
      </w:tr>
      <w:tr w14:paraId="1073E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c>
          <w:tcPr>
            <w:tcW w:w="4177" w:type="dxa"/>
            <w:tcBorders>
              <w:left w:val="single" w:color="auto" w:sz="2" w:space="0"/>
            </w:tcBorders>
          </w:tcPr>
          <w:p w14:paraId="4DCEB0CB">
            <w:pPr>
              <w:spacing w:line="240" w:lineRule="auto"/>
              <w:rPr>
                <w:ins w:id="136" w:author="薛媛媛（Grace）" w:date="2025-11-12T16:55:29Z"/>
                <w:rFonts w:hint="eastAsia"/>
                <w:lang w:val="en-GB"/>
              </w:rPr>
            </w:pPr>
            <w:ins w:id="137" w:author="薛媛媛（Grace）" w:date="2025-11-12T16:55:29Z">
              <w:r>
                <w:rPr>
                  <w:rFonts w:hint="eastAsia"/>
                  <w:lang w:val="en-GB"/>
                </w:rPr>
                <w:t>IEC 62366-1:2015/AMD1:2020(Amendment)</w:t>
              </w:r>
            </w:ins>
          </w:p>
          <w:p w14:paraId="3483DFF7">
            <w:pPr>
              <w:spacing w:line="240" w:lineRule="auto"/>
              <w:rPr>
                <w:lang w:val="en-GB"/>
              </w:rPr>
            </w:pPr>
            <w:ins w:id="138" w:author="薛媛媛（Grace）" w:date="2025-11-12T16:55:29Z">
              <w:r>
                <w:rPr>
                  <w:rFonts w:hint="eastAsia"/>
                  <w:lang w:val="en-GB"/>
                </w:rPr>
                <w:t>Amendment 1 - Medical devices - Part 1: Application of usability engineering to medical devices</w:t>
              </w:r>
            </w:ins>
          </w:p>
        </w:tc>
        <w:tc>
          <w:tcPr>
            <w:tcW w:w="1085" w:type="dxa"/>
          </w:tcPr>
          <w:p w14:paraId="09F4387B">
            <w:pPr>
              <w:spacing w:line="240" w:lineRule="auto"/>
              <w:rPr>
                <w:lang w:val="en-GB"/>
              </w:rPr>
            </w:pPr>
            <w:ins w:id="139" w:author="薛媛媛（Grace）" w:date="2025-11-12T17:11:09Z">
              <w:r>
                <w:rPr>
                  <w:rFonts w:hint="eastAsia" w:eastAsia="宋体"/>
                  <w:lang w:val="en-US" w:eastAsia="zh-CN"/>
                </w:rPr>
                <w:t>V1/202</w:t>
              </w:r>
            </w:ins>
            <w:ins w:id="140" w:author="薛媛媛（Grace）" w:date="2025-11-12T17:11:13Z">
              <w:r>
                <w:rPr>
                  <w:rFonts w:hint="eastAsia" w:eastAsia="宋体"/>
                  <w:lang w:val="en-US" w:eastAsia="zh-CN"/>
                </w:rPr>
                <w:t>0</w:t>
              </w:r>
            </w:ins>
          </w:p>
        </w:tc>
        <w:tc>
          <w:tcPr>
            <w:tcW w:w="608" w:type="dxa"/>
          </w:tcPr>
          <w:sdt>
            <w:sdtPr>
              <w:rPr>
                <w:sz w:val="26"/>
                <w:szCs w:val="26"/>
                <w:lang w:val="en-GB"/>
              </w:rPr>
              <w:id w:val="-26017457"/>
              <w14:checkbox>
                <w14:checked w14:val="1"/>
                <w14:checkedState w14:val="2612" w14:font="MS Gothic"/>
                <w14:uncheckedState w14:val="2610" w14:font="MS Gothic"/>
              </w14:checkbox>
            </w:sdtPr>
            <w:sdtEndPr>
              <w:rPr>
                <w:sz w:val="26"/>
                <w:szCs w:val="26"/>
                <w:lang w:val="en-GB"/>
              </w:rPr>
            </w:sdtEndPr>
            <w:sdtContent>
              <w:p w14:paraId="35F2C83C">
                <w:pPr>
                  <w:spacing w:line="240" w:lineRule="auto"/>
                  <w:rPr>
                    <w:sz w:val="26"/>
                    <w:szCs w:val="26"/>
                    <w:lang w:val="en-GB"/>
                  </w:rPr>
                </w:pPr>
                <w:r>
                  <w:rPr>
                    <w:rFonts w:hint="eastAsia" w:ascii="MS Gothic" w:hAnsi="MS Gothic" w:eastAsia="MS Gothic" w:cs="Arial"/>
                    <w:sz w:val="26"/>
                    <w:szCs w:val="26"/>
                    <w:lang w:val="en-GB" w:eastAsia="en-US" w:bidi="ar-SA"/>
                  </w:rPr>
                  <w:t>☒</w:t>
                </w:r>
              </w:p>
            </w:sdtContent>
          </w:sdt>
        </w:tc>
        <w:tc>
          <w:tcPr>
            <w:tcW w:w="889" w:type="dxa"/>
            <w:tcBorders>
              <w:right w:val="nil"/>
            </w:tcBorders>
          </w:tcPr>
          <w:sdt>
            <w:sdtPr>
              <w:rPr>
                <w:sz w:val="26"/>
                <w:szCs w:val="26"/>
                <w:lang w:val="en-GB"/>
              </w:rPr>
              <w:id w:val="-1335215433"/>
              <w14:checkbox>
                <w14:checked w14:val="0"/>
                <w14:checkedState w14:val="2612" w14:font="MS Gothic"/>
                <w14:uncheckedState w14:val="2610" w14:font="MS Gothic"/>
              </w14:checkbox>
            </w:sdtPr>
            <w:sdtEndPr>
              <w:rPr>
                <w:sz w:val="26"/>
                <w:szCs w:val="26"/>
                <w:lang w:val="en-GB"/>
              </w:rPr>
            </w:sdtEndPr>
            <w:sdtContent>
              <w:p w14:paraId="2B14AB7D">
                <w:pPr>
                  <w:spacing w:line="240" w:lineRule="auto"/>
                  <w:rPr>
                    <w:sz w:val="26"/>
                    <w:szCs w:val="26"/>
                    <w:lang w:val="en-GB"/>
                  </w:rPr>
                </w:pPr>
                <w:r>
                  <w:rPr>
                    <w:rFonts w:hint="eastAsia" w:ascii="MS Gothic" w:hAnsi="MS Gothic" w:eastAsia="MS Gothic"/>
                    <w:sz w:val="26"/>
                    <w:szCs w:val="26"/>
                    <w:lang w:val="en-GB"/>
                  </w:rPr>
                  <w:t>☐</w:t>
                </w:r>
              </w:p>
            </w:sdtContent>
          </w:sdt>
        </w:tc>
        <w:tc>
          <w:tcPr>
            <w:tcW w:w="8547" w:type="dxa"/>
            <w:tcBorders>
              <w:left w:val="nil"/>
              <w:right w:val="single" w:color="auto" w:sz="2" w:space="0"/>
            </w:tcBorders>
          </w:tcPr>
          <w:p w14:paraId="3F49C913">
            <w:pPr>
              <w:spacing w:line="240" w:lineRule="auto"/>
              <w:rPr>
                <w:lang w:val="en-GB"/>
              </w:rPr>
            </w:pPr>
          </w:p>
        </w:tc>
      </w:tr>
      <w:tr w14:paraId="32769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c>
          <w:tcPr>
            <w:tcW w:w="4177" w:type="dxa"/>
            <w:tcBorders>
              <w:left w:val="single" w:color="auto" w:sz="2" w:space="0"/>
            </w:tcBorders>
          </w:tcPr>
          <w:p w14:paraId="56171F1B">
            <w:pPr>
              <w:spacing w:line="240" w:lineRule="auto"/>
              <w:rPr>
                <w:ins w:id="141" w:author="薛媛媛（Grace）" w:date="2025-11-12T16:58:58Z"/>
                <w:rFonts w:hint="eastAsia"/>
                <w:lang w:val="en-GB"/>
              </w:rPr>
            </w:pPr>
            <w:ins w:id="142" w:author="薛媛媛（Grace）" w:date="2025-11-12T16:58:58Z">
              <w:r>
                <w:rPr>
                  <w:rFonts w:hint="eastAsia"/>
                  <w:lang w:val="en-GB"/>
                </w:rPr>
                <w:t>EN ISO 11608-1:2022</w:t>
              </w:r>
            </w:ins>
          </w:p>
          <w:p w14:paraId="7DE82769">
            <w:pPr>
              <w:spacing w:line="240" w:lineRule="auto"/>
              <w:rPr>
                <w:lang w:val="en-GB"/>
              </w:rPr>
            </w:pPr>
            <w:ins w:id="143" w:author="薛媛媛（Grace）" w:date="2025-11-12T16:58:58Z">
              <w:r>
                <w:rPr>
                  <w:rFonts w:hint="eastAsia"/>
                  <w:lang w:val="en-GB"/>
                </w:rPr>
                <w:t>Needle-based injection systems for medical use - Requirements and test methods - Part 1: Needle-based injection systems (ISO 11608-1:2022)</w:t>
              </w:r>
            </w:ins>
          </w:p>
        </w:tc>
        <w:tc>
          <w:tcPr>
            <w:tcW w:w="1085" w:type="dxa"/>
          </w:tcPr>
          <w:p w14:paraId="5D942175">
            <w:pPr>
              <w:spacing w:line="240" w:lineRule="auto"/>
              <w:rPr>
                <w:lang w:val="en-GB"/>
              </w:rPr>
            </w:pPr>
            <w:ins w:id="144" w:author="薛媛媛（Grace）" w:date="2025-11-12T17:10:04Z">
              <w:r>
                <w:rPr>
                  <w:rFonts w:hint="eastAsia" w:eastAsia="宋体"/>
                  <w:lang w:val="en-US" w:eastAsia="zh-CN"/>
                </w:rPr>
                <w:t>V1/202</w:t>
              </w:r>
            </w:ins>
            <w:ins w:id="145" w:author="薛媛媛（Grace）" w:date="2025-11-12T17:10:09Z">
              <w:r>
                <w:rPr>
                  <w:rFonts w:hint="eastAsia" w:eastAsia="宋体"/>
                  <w:lang w:val="en-US" w:eastAsia="zh-CN"/>
                </w:rPr>
                <w:t>2</w:t>
              </w:r>
            </w:ins>
          </w:p>
        </w:tc>
        <w:tc>
          <w:tcPr>
            <w:tcW w:w="608" w:type="dxa"/>
          </w:tcPr>
          <w:sdt>
            <w:sdtPr>
              <w:rPr>
                <w:sz w:val="26"/>
                <w:szCs w:val="26"/>
                <w:lang w:val="en-GB"/>
              </w:rPr>
              <w:id w:val="-171188887"/>
              <w14:checkbox>
                <w14:checked w14:val="1"/>
                <w14:checkedState w14:val="2612" w14:font="MS Gothic"/>
                <w14:uncheckedState w14:val="2610" w14:font="MS Gothic"/>
              </w14:checkbox>
            </w:sdtPr>
            <w:sdtEndPr>
              <w:rPr>
                <w:sz w:val="26"/>
                <w:szCs w:val="26"/>
                <w:lang w:val="en-GB"/>
              </w:rPr>
            </w:sdtEndPr>
            <w:sdtContent>
              <w:p w14:paraId="4CC81730">
                <w:pPr>
                  <w:spacing w:line="240" w:lineRule="auto"/>
                  <w:rPr>
                    <w:sz w:val="26"/>
                    <w:szCs w:val="26"/>
                    <w:lang w:val="en-GB"/>
                  </w:rPr>
                </w:pPr>
                <w:r>
                  <w:rPr>
                    <w:rFonts w:hint="eastAsia" w:ascii="MS Gothic" w:hAnsi="MS Gothic" w:eastAsia="MS Gothic" w:cs="Arial"/>
                    <w:sz w:val="26"/>
                    <w:szCs w:val="26"/>
                    <w:lang w:val="en-GB" w:eastAsia="en-US" w:bidi="ar-SA"/>
                  </w:rPr>
                  <w:t>☒</w:t>
                </w:r>
              </w:p>
            </w:sdtContent>
          </w:sdt>
        </w:tc>
        <w:tc>
          <w:tcPr>
            <w:tcW w:w="889" w:type="dxa"/>
            <w:tcBorders>
              <w:right w:val="nil"/>
            </w:tcBorders>
          </w:tcPr>
          <w:sdt>
            <w:sdtPr>
              <w:rPr>
                <w:sz w:val="26"/>
                <w:szCs w:val="26"/>
                <w:lang w:val="en-GB"/>
              </w:rPr>
              <w:id w:val="189275175"/>
              <w14:checkbox>
                <w14:checked w14:val="0"/>
                <w14:checkedState w14:val="2612" w14:font="MS Gothic"/>
                <w14:uncheckedState w14:val="2610" w14:font="MS Gothic"/>
              </w14:checkbox>
            </w:sdtPr>
            <w:sdtEndPr>
              <w:rPr>
                <w:sz w:val="26"/>
                <w:szCs w:val="26"/>
                <w:lang w:val="en-GB"/>
              </w:rPr>
            </w:sdtEndPr>
            <w:sdtContent>
              <w:p w14:paraId="3923914D">
                <w:pPr>
                  <w:spacing w:line="240" w:lineRule="auto"/>
                  <w:rPr>
                    <w:sz w:val="26"/>
                    <w:szCs w:val="26"/>
                    <w:lang w:val="en-GB"/>
                  </w:rPr>
                </w:pPr>
                <w:r>
                  <w:rPr>
                    <w:rFonts w:hint="eastAsia" w:ascii="MS Gothic" w:hAnsi="MS Gothic" w:eastAsia="MS Gothic"/>
                    <w:sz w:val="26"/>
                    <w:szCs w:val="26"/>
                    <w:lang w:val="en-GB"/>
                  </w:rPr>
                  <w:t>☐</w:t>
                </w:r>
              </w:p>
            </w:sdtContent>
          </w:sdt>
        </w:tc>
        <w:tc>
          <w:tcPr>
            <w:tcW w:w="8547" w:type="dxa"/>
            <w:tcBorders>
              <w:left w:val="nil"/>
              <w:right w:val="single" w:color="auto" w:sz="2" w:space="0"/>
            </w:tcBorders>
          </w:tcPr>
          <w:p w14:paraId="3839BE87">
            <w:pPr>
              <w:spacing w:line="240" w:lineRule="auto"/>
              <w:rPr>
                <w:lang w:val="en-GB"/>
              </w:rPr>
            </w:pPr>
          </w:p>
        </w:tc>
      </w:tr>
      <w:tr w14:paraId="76D53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c>
          <w:tcPr>
            <w:tcW w:w="4177" w:type="dxa"/>
            <w:tcBorders>
              <w:left w:val="single" w:color="auto" w:sz="2" w:space="0"/>
              <w:bottom w:val="single" w:color="auto" w:sz="4" w:space="0"/>
            </w:tcBorders>
          </w:tcPr>
          <w:p w14:paraId="4A694A50">
            <w:pPr>
              <w:spacing w:line="240" w:lineRule="auto"/>
              <w:rPr>
                <w:ins w:id="146" w:author="薛媛媛（Grace）" w:date="2025-11-12T17:14:44Z"/>
                <w:rFonts w:hint="eastAsia"/>
                <w:lang w:val="en-GB"/>
              </w:rPr>
            </w:pPr>
            <w:ins w:id="147" w:author="薛媛媛（Grace）" w:date="2025-11-12T17:14:44Z">
              <w:r>
                <w:rPr>
                  <w:rFonts w:hint="eastAsia"/>
                  <w:lang w:val="en-GB"/>
                </w:rPr>
                <w:t>EN ISO 11608-5:2023</w:t>
              </w:r>
            </w:ins>
          </w:p>
          <w:p w14:paraId="1AAB386C">
            <w:pPr>
              <w:spacing w:line="240" w:lineRule="auto"/>
              <w:rPr>
                <w:lang w:val="en-GB"/>
              </w:rPr>
            </w:pPr>
            <w:ins w:id="148" w:author="薛媛媛（Grace）" w:date="2025-11-12T17:14:44Z">
              <w:r>
                <w:rPr>
                  <w:rFonts w:hint="eastAsia"/>
                  <w:lang w:val="en-GB"/>
                </w:rPr>
                <w:t>Needle-based injection systems for medical use - Requirements and test methods - Part 5: Automated functions (ISO 11608-5:2022)</w:t>
              </w:r>
            </w:ins>
          </w:p>
        </w:tc>
        <w:tc>
          <w:tcPr>
            <w:tcW w:w="1085" w:type="dxa"/>
            <w:tcBorders>
              <w:bottom w:val="single" w:color="auto" w:sz="4" w:space="0"/>
            </w:tcBorders>
          </w:tcPr>
          <w:p w14:paraId="0AB5280B">
            <w:pPr>
              <w:spacing w:line="240" w:lineRule="auto"/>
              <w:rPr>
                <w:lang w:val="en-GB"/>
              </w:rPr>
            </w:pPr>
            <w:ins w:id="149" w:author="薛媛媛（Grace）" w:date="2025-11-12T17:15:03Z">
              <w:r>
                <w:rPr>
                  <w:rFonts w:hint="eastAsia" w:eastAsia="宋体"/>
                  <w:lang w:val="en-US" w:eastAsia="zh-CN"/>
                </w:rPr>
                <w:t>V1/202</w:t>
              </w:r>
            </w:ins>
            <w:ins w:id="150" w:author="薛媛媛（Grace）" w:date="2025-11-12T17:15:07Z">
              <w:r>
                <w:rPr>
                  <w:rFonts w:hint="eastAsia" w:eastAsia="宋体"/>
                  <w:lang w:val="en-US" w:eastAsia="zh-CN"/>
                </w:rPr>
                <w:t>3</w:t>
              </w:r>
            </w:ins>
          </w:p>
        </w:tc>
        <w:tc>
          <w:tcPr>
            <w:tcW w:w="608" w:type="dxa"/>
            <w:tcBorders>
              <w:bottom w:val="single" w:color="auto" w:sz="4" w:space="0"/>
            </w:tcBorders>
          </w:tcPr>
          <w:sdt>
            <w:sdtPr>
              <w:rPr>
                <w:sz w:val="26"/>
                <w:szCs w:val="26"/>
                <w:lang w:val="en-GB"/>
              </w:rPr>
              <w:id w:val="440271864"/>
              <w14:checkbox>
                <w14:checked w14:val="1"/>
                <w14:checkedState w14:val="2612" w14:font="MS Gothic"/>
                <w14:uncheckedState w14:val="2610" w14:font="MS Gothic"/>
              </w14:checkbox>
            </w:sdtPr>
            <w:sdtEndPr>
              <w:rPr>
                <w:sz w:val="26"/>
                <w:szCs w:val="26"/>
                <w:lang w:val="en-GB"/>
              </w:rPr>
            </w:sdtEndPr>
            <w:sdtContent>
              <w:p w14:paraId="56C1FB85">
                <w:pPr>
                  <w:spacing w:line="240" w:lineRule="auto"/>
                  <w:rPr>
                    <w:sz w:val="26"/>
                    <w:szCs w:val="26"/>
                    <w:lang w:val="en-GB"/>
                  </w:rPr>
                </w:pPr>
                <w:r>
                  <w:rPr>
                    <w:rFonts w:hint="eastAsia" w:ascii="MS Gothic" w:hAnsi="MS Gothic" w:eastAsia="MS Gothic" w:cs="Arial"/>
                    <w:sz w:val="26"/>
                    <w:szCs w:val="26"/>
                    <w:lang w:val="en-GB" w:eastAsia="en-US" w:bidi="ar-SA"/>
                  </w:rPr>
                  <w:t>☒</w:t>
                </w:r>
              </w:p>
            </w:sdtContent>
          </w:sdt>
        </w:tc>
        <w:tc>
          <w:tcPr>
            <w:tcW w:w="889" w:type="dxa"/>
            <w:tcBorders>
              <w:bottom w:val="single" w:color="auto" w:sz="4" w:space="0"/>
              <w:right w:val="nil"/>
            </w:tcBorders>
          </w:tcPr>
          <w:sdt>
            <w:sdtPr>
              <w:rPr>
                <w:sz w:val="26"/>
                <w:szCs w:val="26"/>
                <w:lang w:val="en-GB"/>
              </w:rPr>
              <w:id w:val="797339184"/>
              <w14:checkbox>
                <w14:checked w14:val="0"/>
                <w14:checkedState w14:val="2612" w14:font="MS Gothic"/>
                <w14:uncheckedState w14:val="2610" w14:font="MS Gothic"/>
              </w14:checkbox>
            </w:sdtPr>
            <w:sdtEndPr>
              <w:rPr>
                <w:sz w:val="26"/>
                <w:szCs w:val="26"/>
                <w:lang w:val="en-GB"/>
              </w:rPr>
            </w:sdtEndPr>
            <w:sdtContent>
              <w:p w14:paraId="01110825">
                <w:pPr>
                  <w:spacing w:line="240" w:lineRule="auto"/>
                  <w:rPr>
                    <w:sz w:val="26"/>
                    <w:szCs w:val="26"/>
                    <w:lang w:val="en-GB"/>
                  </w:rPr>
                </w:pPr>
                <w:r>
                  <w:rPr>
                    <w:rFonts w:hint="eastAsia" w:ascii="MS Gothic" w:hAnsi="MS Gothic" w:eastAsia="MS Gothic"/>
                    <w:sz w:val="26"/>
                    <w:szCs w:val="26"/>
                    <w:lang w:val="en-GB"/>
                  </w:rPr>
                  <w:t>☐</w:t>
                </w:r>
              </w:p>
            </w:sdtContent>
          </w:sdt>
        </w:tc>
        <w:tc>
          <w:tcPr>
            <w:tcW w:w="8547" w:type="dxa"/>
            <w:tcBorders>
              <w:left w:val="nil"/>
              <w:bottom w:val="single" w:color="auto" w:sz="4" w:space="0"/>
              <w:right w:val="single" w:color="auto" w:sz="2" w:space="0"/>
            </w:tcBorders>
          </w:tcPr>
          <w:p w14:paraId="4DAD1089">
            <w:pPr>
              <w:spacing w:line="240" w:lineRule="auto"/>
              <w:rPr>
                <w:lang w:val="en-GB"/>
              </w:rPr>
            </w:pPr>
          </w:p>
        </w:tc>
      </w:tr>
      <w:tr w14:paraId="1E2A2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c>
          <w:tcPr>
            <w:tcW w:w="4177" w:type="dxa"/>
            <w:tcBorders>
              <w:left w:val="single" w:color="auto" w:sz="2" w:space="0"/>
            </w:tcBorders>
          </w:tcPr>
          <w:p w14:paraId="5425AC6B">
            <w:pPr>
              <w:spacing w:line="240" w:lineRule="auto"/>
              <w:rPr>
                <w:ins w:id="151" w:author="薛媛媛（Grace）" w:date="2025-11-12T17:18:26Z"/>
                <w:rFonts w:hint="eastAsia"/>
                <w:lang w:val="en-GB"/>
              </w:rPr>
            </w:pPr>
            <w:ins w:id="152" w:author="薛媛媛（Grace）" w:date="2025-11-12T17:18:26Z">
              <w:r>
                <w:rPr>
                  <w:rFonts w:hint="eastAsia"/>
                  <w:lang w:val="en-GB"/>
                </w:rPr>
                <w:t>EN ISO 10993-23:2021/A1:2025(Amendment)</w:t>
              </w:r>
            </w:ins>
          </w:p>
          <w:p w14:paraId="45974B2C">
            <w:pPr>
              <w:spacing w:line="240" w:lineRule="auto"/>
              <w:rPr>
                <w:lang w:val="en-GB"/>
              </w:rPr>
            </w:pPr>
            <w:ins w:id="153" w:author="薛媛媛（Grace）" w:date="2025-11-12T17:18:26Z">
              <w:r>
                <w:rPr>
                  <w:rFonts w:hint="eastAsia"/>
                  <w:lang w:val="en-GB"/>
                </w:rPr>
                <w:t>Biological evaluation of medical devices - Part 23: Tests for irritation - Amendment 1: Additional in vitro reconstructed human epidermis models (ISO 10993-23:2021/Amd 1:2025)</w:t>
              </w:r>
            </w:ins>
          </w:p>
        </w:tc>
        <w:tc>
          <w:tcPr>
            <w:tcW w:w="1085" w:type="dxa"/>
          </w:tcPr>
          <w:p w14:paraId="35573255">
            <w:pPr>
              <w:spacing w:line="240" w:lineRule="auto"/>
              <w:rPr>
                <w:lang w:val="en-GB"/>
              </w:rPr>
            </w:pPr>
            <w:ins w:id="154" w:author="薛媛媛（Grace）" w:date="2025-11-12T17:19:47Z">
              <w:r>
                <w:rPr>
                  <w:rFonts w:hint="eastAsia" w:eastAsia="宋体"/>
                  <w:lang w:val="en-US" w:eastAsia="zh-CN"/>
                </w:rPr>
                <w:t>V1/202</w:t>
              </w:r>
            </w:ins>
            <w:ins w:id="155" w:author="薛媛媛（Grace）" w:date="2025-11-12T17:19:50Z">
              <w:r>
                <w:rPr>
                  <w:rFonts w:hint="eastAsia" w:eastAsia="宋体"/>
                  <w:lang w:val="en-US" w:eastAsia="zh-CN"/>
                </w:rPr>
                <w:t>5</w:t>
              </w:r>
            </w:ins>
          </w:p>
        </w:tc>
        <w:tc>
          <w:tcPr>
            <w:tcW w:w="608" w:type="dxa"/>
          </w:tcPr>
          <w:sdt>
            <w:sdtPr>
              <w:rPr>
                <w:sz w:val="26"/>
                <w:szCs w:val="26"/>
                <w:lang w:val="en-GB"/>
              </w:rPr>
              <w:id w:val="1235121922"/>
              <w14:checkbox>
                <w14:checked w14:val="1"/>
                <w14:checkedState w14:val="2612" w14:font="MS Gothic"/>
                <w14:uncheckedState w14:val="2610" w14:font="MS Gothic"/>
              </w14:checkbox>
            </w:sdtPr>
            <w:sdtEndPr>
              <w:rPr>
                <w:sz w:val="26"/>
                <w:szCs w:val="26"/>
                <w:lang w:val="en-GB"/>
              </w:rPr>
            </w:sdtEndPr>
            <w:sdtContent>
              <w:p w14:paraId="28CE2133">
                <w:pPr>
                  <w:spacing w:line="240" w:lineRule="auto"/>
                  <w:rPr>
                    <w:sz w:val="26"/>
                    <w:szCs w:val="26"/>
                    <w:lang w:val="en-GB"/>
                  </w:rPr>
                </w:pPr>
                <w:r>
                  <w:rPr>
                    <w:rFonts w:hint="eastAsia" w:ascii="MS Gothic" w:hAnsi="MS Gothic" w:eastAsia="MS Gothic" w:cs="Arial"/>
                    <w:sz w:val="26"/>
                    <w:szCs w:val="26"/>
                    <w:lang w:val="en-GB" w:eastAsia="en-US" w:bidi="ar-SA"/>
                  </w:rPr>
                  <w:t>☒</w:t>
                </w:r>
              </w:p>
            </w:sdtContent>
          </w:sdt>
        </w:tc>
        <w:tc>
          <w:tcPr>
            <w:tcW w:w="889" w:type="dxa"/>
            <w:tcBorders>
              <w:right w:val="nil"/>
            </w:tcBorders>
          </w:tcPr>
          <w:sdt>
            <w:sdtPr>
              <w:rPr>
                <w:sz w:val="26"/>
                <w:szCs w:val="26"/>
                <w:lang w:val="en-GB"/>
              </w:rPr>
              <w:id w:val="514742730"/>
              <w14:checkbox>
                <w14:checked w14:val="0"/>
                <w14:checkedState w14:val="2612" w14:font="MS Gothic"/>
                <w14:uncheckedState w14:val="2610" w14:font="MS Gothic"/>
              </w14:checkbox>
            </w:sdtPr>
            <w:sdtEndPr>
              <w:rPr>
                <w:sz w:val="26"/>
                <w:szCs w:val="26"/>
                <w:lang w:val="en-GB"/>
              </w:rPr>
            </w:sdtEndPr>
            <w:sdtContent>
              <w:p w14:paraId="0ADE014F">
                <w:pPr>
                  <w:spacing w:line="240" w:lineRule="auto"/>
                  <w:rPr>
                    <w:sz w:val="26"/>
                    <w:szCs w:val="26"/>
                    <w:lang w:val="en-GB"/>
                  </w:rPr>
                </w:pPr>
                <w:r>
                  <w:rPr>
                    <w:rFonts w:hint="eastAsia" w:ascii="MS Gothic" w:hAnsi="MS Gothic" w:eastAsia="MS Gothic"/>
                    <w:sz w:val="26"/>
                    <w:szCs w:val="26"/>
                    <w:lang w:val="en-GB"/>
                  </w:rPr>
                  <w:t>☐</w:t>
                </w:r>
              </w:p>
            </w:sdtContent>
          </w:sdt>
        </w:tc>
        <w:tc>
          <w:tcPr>
            <w:tcW w:w="8547" w:type="dxa"/>
            <w:tcBorders>
              <w:left w:val="nil"/>
              <w:right w:val="single" w:color="auto" w:sz="2" w:space="0"/>
            </w:tcBorders>
          </w:tcPr>
          <w:p w14:paraId="02DB664A">
            <w:pPr>
              <w:spacing w:line="240" w:lineRule="auto"/>
              <w:rPr>
                <w:lang w:val="en-GB"/>
              </w:rPr>
            </w:pPr>
          </w:p>
        </w:tc>
      </w:tr>
      <w:tr w14:paraId="4A778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ins w:id="156" w:author="薛媛媛（Grace）" w:date="2025-11-12T17:18:43Z"/>
        </w:trPr>
        <w:tc>
          <w:tcPr>
            <w:tcW w:w="4177" w:type="dxa"/>
            <w:tcBorders>
              <w:left w:val="single" w:color="auto" w:sz="2" w:space="0"/>
            </w:tcBorders>
          </w:tcPr>
          <w:p w14:paraId="2B0E7742">
            <w:pPr>
              <w:spacing w:line="240" w:lineRule="auto"/>
              <w:rPr>
                <w:ins w:id="157" w:author="薛媛媛（Grace）" w:date="2025-11-12T17:20:54Z"/>
                <w:rFonts w:hint="eastAsia"/>
                <w:lang w:val="en-GB"/>
              </w:rPr>
            </w:pPr>
            <w:ins w:id="158" w:author="薛媛媛（Grace）" w:date="2025-11-12T17:20:54Z">
              <w:r>
                <w:rPr>
                  <w:rFonts w:hint="eastAsia"/>
                  <w:lang w:val="en-GB"/>
                </w:rPr>
                <w:t>EN ISO 10993-5:2009/A11:2025(Amendment)</w:t>
              </w:r>
            </w:ins>
          </w:p>
          <w:p w14:paraId="6D22BEE1">
            <w:pPr>
              <w:spacing w:line="240" w:lineRule="auto"/>
              <w:rPr>
                <w:ins w:id="159" w:author="薛媛媛（Grace）" w:date="2025-11-12T17:18:43Z"/>
                <w:rFonts w:hint="eastAsia"/>
                <w:lang w:val="en-GB"/>
              </w:rPr>
            </w:pPr>
            <w:ins w:id="160" w:author="薛媛媛（Grace）" w:date="2025-11-12T17:20:54Z">
              <w:r>
                <w:rPr>
                  <w:rFonts w:hint="eastAsia"/>
                  <w:lang w:val="en-GB"/>
                </w:rPr>
                <w:t>Biological evaluation of medical devices - Part 5: Tests for in vitro cytotoxicity</w:t>
              </w:r>
            </w:ins>
          </w:p>
        </w:tc>
        <w:tc>
          <w:tcPr>
            <w:tcW w:w="1085" w:type="dxa"/>
          </w:tcPr>
          <w:p w14:paraId="2C95252F">
            <w:pPr>
              <w:spacing w:line="240" w:lineRule="auto"/>
              <w:rPr>
                <w:ins w:id="161" w:author="薛媛媛（Grace）" w:date="2025-11-12T17:18:43Z"/>
                <w:lang w:val="en-GB"/>
              </w:rPr>
            </w:pPr>
            <w:ins w:id="162" w:author="薛媛媛（Grace）" w:date="2025-11-12T17:23:10Z">
              <w:r>
                <w:rPr>
                  <w:rFonts w:hint="eastAsia" w:eastAsia="宋体"/>
                  <w:lang w:val="en-US" w:eastAsia="zh-CN"/>
                </w:rPr>
                <w:t>V1/2025</w:t>
              </w:r>
            </w:ins>
          </w:p>
        </w:tc>
        <w:tc>
          <w:tcPr>
            <w:tcW w:w="608" w:type="dxa"/>
            <w:shd w:val="clear" w:color="auto" w:fill="auto"/>
            <w:vAlign w:val="top"/>
          </w:tcPr>
          <w:customXmlInsRangeStart w:id="163" w:author="薛媛媛（Grace）" w:date="2025-11-12T17:44:13Z"/>
          <w:sdt>
            <w:sdtPr>
              <w:rPr>
                <w:sz w:val="26"/>
                <w:szCs w:val="26"/>
                <w:lang w:val="en-GB"/>
              </w:rPr>
              <w:id w:val="147462557"/>
              <w14:checkbox>
                <w14:checked w14:val="1"/>
                <w14:checkedState w14:val="2612" w14:font="MS Gothic"/>
                <w14:uncheckedState w14:val="2610" w14:font="MS Gothic"/>
              </w14:checkbox>
            </w:sdtPr>
            <w:sdtEndPr>
              <w:rPr>
                <w:sz w:val="26"/>
                <w:szCs w:val="26"/>
                <w:lang w:val="en-GB"/>
              </w:rPr>
            </w:sdtEndPr>
            <w:sdtContent>
              <w:customXmlInsRangeEnd w:id="163"/>
              <w:p w14:paraId="0F51D14D">
                <w:pPr>
                  <w:spacing w:line="240" w:lineRule="auto"/>
                  <w:rPr>
                    <w:ins w:id="165" w:author="薛媛媛（Grace）" w:date="2025-11-12T17:44:13Z"/>
                    <w:sz w:val="26"/>
                    <w:szCs w:val="26"/>
                    <w:lang w:val="en-GB"/>
                  </w:rPr>
                </w:pPr>
                <w:ins w:id="167" w:author="薛媛媛（Grace）" w:date="2025-11-12T17:44:13Z">
                  <w:r>
                    <w:rPr>
                      <w:rFonts w:hint="eastAsia" w:ascii="MS Gothic" w:hAnsi="MS Gothic" w:eastAsia="MS Gothic" w:cs="Arial"/>
                      <w:sz w:val="26"/>
                      <w:szCs w:val="26"/>
                      <w:lang w:val="en-GB" w:eastAsia="en-US" w:bidi="ar-SA"/>
                    </w:rPr>
                    <w:t>☒</w:t>
                  </w:r>
                </w:ins>
              </w:p>
              <w:customXmlInsRangeStart w:id="169" w:author="薛媛媛（Grace）" w:date="2025-11-12T17:44:13Z"/>
            </w:sdtContent>
          </w:sdt>
          <w:customXmlInsRangeEnd w:id="169"/>
          <w:p w14:paraId="1729BDE4">
            <w:pPr>
              <w:spacing w:line="240" w:lineRule="auto"/>
              <w:rPr>
                <w:ins w:id="170" w:author="薛媛媛（Grace）" w:date="2025-11-12T17:18:43Z"/>
                <w:sz w:val="26"/>
                <w:szCs w:val="26"/>
                <w:lang w:val="en-GB" w:eastAsia="en-US"/>
              </w:rPr>
            </w:pPr>
          </w:p>
        </w:tc>
        <w:tc>
          <w:tcPr>
            <w:tcW w:w="889" w:type="dxa"/>
            <w:tcBorders>
              <w:right w:val="nil"/>
            </w:tcBorders>
            <w:shd w:val="clear" w:color="auto" w:fill="auto"/>
            <w:vAlign w:val="top"/>
          </w:tcPr>
          <w:customXmlInsRangeStart w:id="171" w:author="薛媛媛（Grace）" w:date="2025-11-12T17:44:13Z"/>
          <w:sdt>
            <w:sdtPr>
              <w:rPr>
                <w:sz w:val="26"/>
                <w:szCs w:val="26"/>
                <w:lang w:val="en-GB"/>
              </w:rPr>
              <w:id w:val="147474060"/>
              <w14:checkbox>
                <w14:checked w14:val="0"/>
                <w14:checkedState w14:val="2612" w14:font="MS Gothic"/>
                <w14:uncheckedState w14:val="2610" w14:font="MS Gothic"/>
              </w14:checkbox>
            </w:sdtPr>
            <w:sdtEndPr>
              <w:rPr>
                <w:sz w:val="26"/>
                <w:szCs w:val="26"/>
                <w:lang w:val="en-GB"/>
              </w:rPr>
            </w:sdtEndPr>
            <w:sdtContent>
              <w:customXmlInsRangeEnd w:id="171"/>
              <w:p w14:paraId="5DA36C4F">
                <w:pPr>
                  <w:spacing w:line="240" w:lineRule="auto"/>
                  <w:rPr>
                    <w:ins w:id="173" w:author="薛媛媛（Grace）" w:date="2025-11-12T17:44:13Z"/>
                    <w:sz w:val="26"/>
                    <w:szCs w:val="26"/>
                    <w:lang w:val="en-GB"/>
                  </w:rPr>
                </w:pPr>
                <w:ins w:id="175" w:author="薛媛媛（Grace）" w:date="2025-11-12T17:44:13Z">
                  <w:r>
                    <w:rPr>
                      <w:rFonts w:hint="eastAsia" w:ascii="MS Gothic" w:hAnsi="MS Gothic" w:eastAsia="MS Gothic"/>
                      <w:sz w:val="26"/>
                      <w:szCs w:val="26"/>
                      <w:lang w:val="en-GB"/>
                    </w:rPr>
                    <w:t>☐</w:t>
                  </w:r>
                </w:ins>
              </w:p>
              <w:customXmlInsRangeStart w:id="177" w:author="薛媛媛（Grace）" w:date="2025-11-12T17:44:13Z"/>
            </w:sdtContent>
          </w:sdt>
          <w:customXmlInsRangeEnd w:id="177"/>
          <w:p w14:paraId="2FA257B9">
            <w:pPr>
              <w:spacing w:line="240" w:lineRule="auto"/>
              <w:rPr>
                <w:ins w:id="178" w:author="薛媛媛（Grace）" w:date="2025-11-12T17:18:43Z"/>
                <w:sz w:val="26"/>
                <w:szCs w:val="26"/>
                <w:lang w:val="en-GB" w:eastAsia="en-US"/>
              </w:rPr>
            </w:pPr>
          </w:p>
        </w:tc>
        <w:tc>
          <w:tcPr>
            <w:tcW w:w="8547" w:type="dxa"/>
            <w:tcBorders>
              <w:left w:val="nil"/>
              <w:right w:val="single" w:color="auto" w:sz="2" w:space="0"/>
            </w:tcBorders>
            <w:vAlign w:val="top"/>
          </w:tcPr>
          <w:p w14:paraId="54CA496E">
            <w:pPr>
              <w:spacing w:line="240" w:lineRule="auto"/>
              <w:rPr>
                <w:ins w:id="179" w:author="薛媛媛（Grace）" w:date="2025-11-12T17:18:43Z"/>
                <w:lang w:val="en-GB"/>
              </w:rPr>
            </w:pPr>
          </w:p>
        </w:tc>
      </w:tr>
      <w:tr w14:paraId="3C8AD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ins w:id="180" w:author="薛媛媛（Grace）" w:date="2025-11-12T17:18:49Z"/>
        </w:trPr>
        <w:tc>
          <w:tcPr>
            <w:tcW w:w="4177" w:type="dxa"/>
            <w:tcBorders>
              <w:left w:val="single" w:color="auto" w:sz="2" w:space="0"/>
            </w:tcBorders>
          </w:tcPr>
          <w:p w14:paraId="43A9E46C">
            <w:pPr>
              <w:spacing w:line="240" w:lineRule="auto"/>
              <w:rPr>
                <w:ins w:id="181" w:author="薛媛媛（Grace）" w:date="2025-11-12T17:22:05Z"/>
                <w:rFonts w:hint="eastAsia"/>
                <w:lang w:val="en-GB"/>
              </w:rPr>
            </w:pPr>
            <w:ins w:id="182" w:author="薛媛媛（Grace）" w:date="2025-11-12T17:22:05Z">
              <w:r>
                <w:rPr>
                  <w:rFonts w:hint="eastAsia"/>
                  <w:lang w:val="en-GB"/>
                </w:rPr>
                <w:t>EN ISO 10993-10:2023</w:t>
              </w:r>
            </w:ins>
          </w:p>
          <w:p w14:paraId="3CDABB95">
            <w:pPr>
              <w:spacing w:line="240" w:lineRule="auto"/>
              <w:rPr>
                <w:ins w:id="183" w:author="薛媛媛（Grace）" w:date="2025-11-12T17:18:49Z"/>
                <w:rFonts w:hint="eastAsia"/>
                <w:lang w:val="en-GB"/>
              </w:rPr>
            </w:pPr>
            <w:ins w:id="184" w:author="薛媛媛（Grace）" w:date="2025-11-12T17:22:05Z">
              <w:r>
                <w:rPr>
                  <w:rFonts w:hint="eastAsia"/>
                  <w:lang w:val="en-GB"/>
                </w:rPr>
                <w:t>Biological evaluation of medical devices - Part 10: Tests for skin sensitization (ISO 10993-10:2021)</w:t>
              </w:r>
            </w:ins>
          </w:p>
        </w:tc>
        <w:tc>
          <w:tcPr>
            <w:tcW w:w="1085" w:type="dxa"/>
          </w:tcPr>
          <w:p w14:paraId="3C74BC40">
            <w:pPr>
              <w:spacing w:line="240" w:lineRule="auto"/>
              <w:rPr>
                <w:ins w:id="185" w:author="薛媛媛（Grace）" w:date="2025-11-12T17:18:49Z"/>
                <w:lang w:val="en-GB"/>
              </w:rPr>
            </w:pPr>
            <w:ins w:id="186" w:author="薛媛媛（Grace）" w:date="2025-11-12T17:23:12Z">
              <w:r>
                <w:rPr>
                  <w:rFonts w:hint="eastAsia" w:eastAsia="宋体"/>
                  <w:lang w:val="en-US" w:eastAsia="zh-CN"/>
                </w:rPr>
                <w:t>V1/202</w:t>
              </w:r>
            </w:ins>
            <w:ins w:id="187" w:author="薛媛媛（Grace）" w:date="2025-11-12T17:23:16Z">
              <w:r>
                <w:rPr>
                  <w:rFonts w:hint="eastAsia" w:eastAsia="宋体"/>
                  <w:lang w:val="en-US" w:eastAsia="zh-CN"/>
                </w:rPr>
                <w:t>3</w:t>
              </w:r>
            </w:ins>
          </w:p>
        </w:tc>
        <w:tc>
          <w:tcPr>
            <w:tcW w:w="608" w:type="dxa"/>
            <w:vAlign w:val="top"/>
          </w:tcPr>
          <w:customXmlInsRangeStart w:id="188" w:author="薛媛媛（Grace）" w:date="2025-11-12T17:44:16Z"/>
          <w:sdt>
            <w:sdtPr>
              <w:rPr>
                <w:sz w:val="26"/>
                <w:szCs w:val="26"/>
                <w:lang w:val="en-GB"/>
              </w:rPr>
              <w:id w:val="147483177"/>
              <w14:checkbox>
                <w14:checked w14:val="1"/>
                <w14:checkedState w14:val="2612" w14:font="MS Gothic"/>
                <w14:uncheckedState w14:val="2610" w14:font="MS Gothic"/>
              </w14:checkbox>
            </w:sdtPr>
            <w:sdtEndPr>
              <w:rPr>
                <w:sz w:val="26"/>
                <w:szCs w:val="26"/>
                <w:lang w:val="en-GB"/>
              </w:rPr>
            </w:sdtEndPr>
            <w:sdtContent>
              <w:customXmlInsRangeEnd w:id="188"/>
              <w:p w14:paraId="7C096172">
                <w:pPr>
                  <w:spacing w:line="240" w:lineRule="auto"/>
                  <w:rPr>
                    <w:ins w:id="190" w:author="薛媛媛（Grace）" w:date="2025-11-12T17:44:16Z"/>
                    <w:sz w:val="26"/>
                    <w:szCs w:val="26"/>
                    <w:lang w:val="en-GB"/>
                  </w:rPr>
                </w:pPr>
                <w:ins w:id="192" w:author="薛媛媛（Grace）" w:date="2025-11-12T17:44:16Z">
                  <w:r>
                    <w:rPr>
                      <w:rFonts w:hint="eastAsia" w:ascii="MS Gothic" w:hAnsi="MS Gothic" w:eastAsia="MS Gothic" w:cs="Arial"/>
                      <w:sz w:val="26"/>
                      <w:szCs w:val="26"/>
                      <w:lang w:val="en-GB" w:eastAsia="en-US" w:bidi="ar-SA"/>
                    </w:rPr>
                    <w:t>☒</w:t>
                  </w:r>
                </w:ins>
              </w:p>
              <w:customXmlInsRangeStart w:id="194" w:author="薛媛媛（Grace）" w:date="2025-11-12T17:44:16Z"/>
            </w:sdtContent>
          </w:sdt>
          <w:customXmlInsRangeEnd w:id="194"/>
          <w:p w14:paraId="2A0F52C0">
            <w:pPr>
              <w:spacing w:line="240" w:lineRule="auto"/>
              <w:rPr>
                <w:ins w:id="195" w:author="薛媛媛（Grace）" w:date="2025-11-12T17:18:49Z"/>
                <w:sz w:val="26"/>
                <w:szCs w:val="26"/>
                <w:lang w:val="en-GB"/>
              </w:rPr>
            </w:pPr>
          </w:p>
        </w:tc>
        <w:tc>
          <w:tcPr>
            <w:tcW w:w="889" w:type="dxa"/>
            <w:tcBorders>
              <w:right w:val="nil"/>
            </w:tcBorders>
            <w:vAlign w:val="top"/>
          </w:tcPr>
          <w:customXmlInsRangeStart w:id="196" w:author="薛媛媛（Grace）" w:date="2025-11-12T17:44:16Z"/>
          <w:sdt>
            <w:sdtPr>
              <w:rPr>
                <w:sz w:val="26"/>
                <w:szCs w:val="26"/>
                <w:lang w:val="en-GB"/>
              </w:rPr>
              <w:id w:val="147460976"/>
              <w14:checkbox>
                <w14:checked w14:val="0"/>
                <w14:checkedState w14:val="2612" w14:font="MS Gothic"/>
                <w14:uncheckedState w14:val="2610" w14:font="MS Gothic"/>
              </w14:checkbox>
            </w:sdtPr>
            <w:sdtEndPr>
              <w:rPr>
                <w:sz w:val="26"/>
                <w:szCs w:val="26"/>
                <w:lang w:val="en-GB"/>
              </w:rPr>
            </w:sdtEndPr>
            <w:sdtContent>
              <w:customXmlInsRangeEnd w:id="196"/>
              <w:p w14:paraId="4FE2F4BE">
                <w:pPr>
                  <w:spacing w:line="240" w:lineRule="auto"/>
                  <w:rPr>
                    <w:ins w:id="198" w:author="薛媛媛（Grace）" w:date="2025-11-12T17:44:16Z"/>
                    <w:sz w:val="26"/>
                    <w:szCs w:val="26"/>
                    <w:lang w:val="en-GB"/>
                  </w:rPr>
                </w:pPr>
                <w:ins w:id="200" w:author="薛媛媛（Grace）" w:date="2025-11-12T17:44:16Z">
                  <w:r>
                    <w:rPr>
                      <w:rFonts w:hint="eastAsia" w:ascii="MS Gothic" w:hAnsi="MS Gothic" w:eastAsia="MS Gothic"/>
                      <w:sz w:val="26"/>
                      <w:szCs w:val="26"/>
                      <w:lang w:val="en-GB"/>
                    </w:rPr>
                    <w:t>☐</w:t>
                  </w:r>
                </w:ins>
              </w:p>
              <w:customXmlInsRangeStart w:id="202" w:author="薛媛媛（Grace）" w:date="2025-11-12T17:44:16Z"/>
            </w:sdtContent>
          </w:sdt>
          <w:customXmlInsRangeEnd w:id="202"/>
          <w:p w14:paraId="2A995469">
            <w:pPr>
              <w:spacing w:line="240" w:lineRule="auto"/>
              <w:rPr>
                <w:ins w:id="203" w:author="薛媛媛（Grace）" w:date="2025-11-12T17:18:49Z"/>
                <w:sz w:val="26"/>
                <w:szCs w:val="26"/>
                <w:lang w:val="en-GB"/>
              </w:rPr>
            </w:pPr>
          </w:p>
        </w:tc>
        <w:tc>
          <w:tcPr>
            <w:tcW w:w="8547" w:type="dxa"/>
            <w:tcBorders>
              <w:left w:val="nil"/>
              <w:right w:val="single" w:color="auto" w:sz="2" w:space="0"/>
            </w:tcBorders>
            <w:vAlign w:val="top"/>
          </w:tcPr>
          <w:p w14:paraId="44A7EB5E">
            <w:pPr>
              <w:spacing w:line="240" w:lineRule="auto"/>
              <w:rPr>
                <w:ins w:id="204" w:author="薛媛媛（Grace）" w:date="2025-11-12T17:18:49Z"/>
                <w:lang w:val="en-GB"/>
              </w:rPr>
            </w:pPr>
          </w:p>
        </w:tc>
      </w:tr>
      <w:tr w14:paraId="4DA75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ins w:id="205" w:author="薛媛媛（Grace）" w:date="2025-11-12T17:18:53Z"/>
        </w:trPr>
        <w:tc>
          <w:tcPr>
            <w:tcW w:w="4177" w:type="dxa"/>
            <w:tcBorders>
              <w:left w:val="single" w:color="auto" w:sz="2" w:space="0"/>
            </w:tcBorders>
          </w:tcPr>
          <w:p w14:paraId="6AD42A87">
            <w:pPr>
              <w:spacing w:line="240" w:lineRule="auto"/>
              <w:rPr>
                <w:ins w:id="206" w:author="薛媛媛（Grace）" w:date="2025-11-12T17:22:37Z"/>
                <w:rFonts w:hint="eastAsia"/>
                <w:lang w:val="en-GB"/>
              </w:rPr>
            </w:pPr>
            <w:ins w:id="207" w:author="薛媛媛（Grace）" w:date="2025-11-12T17:22:37Z">
              <w:r>
                <w:rPr>
                  <w:rFonts w:hint="eastAsia"/>
                  <w:lang w:val="en-GB"/>
                </w:rPr>
                <w:t>EN ISO 10993-1:2020</w:t>
              </w:r>
            </w:ins>
          </w:p>
          <w:p w14:paraId="77F92B61">
            <w:pPr>
              <w:spacing w:line="240" w:lineRule="auto"/>
              <w:rPr>
                <w:ins w:id="208" w:author="薛媛媛（Grace）" w:date="2025-11-12T17:18:53Z"/>
                <w:rFonts w:hint="eastAsia"/>
                <w:lang w:val="en-GB"/>
              </w:rPr>
            </w:pPr>
            <w:ins w:id="209" w:author="薛媛媛（Grace）" w:date="2025-11-12T17:22:37Z">
              <w:r>
                <w:rPr>
                  <w:rFonts w:hint="eastAsia"/>
                  <w:lang w:val="en-GB"/>
                </w:rPr>
                <w:t>Biological evaluation of medical devices - Part 1: Evaluation and testing within a risk management process (ISO 10993-1:2018, including corrected version 2018-10)</w:t>
              </w:r>
            </w:ins>
          </w:p>
        </w:tc>
        <w:tc>
          <w:tcPr>
            <w:tcW w:w="1085" w:type="dxa"/>
          </w:tcPr>
          <w:p w14:paraId="6B4A2811">
            <w:pPr>
              <w:spacing w:line="240" w:lineRule="auto"/>
              <w:rPr>
                <w:ins w:id="210" w:author="薛媛媛（Grace）" w:date="2025-11-12T17:18:53Z"/>
                <w:lang w:val="en-GB"/>
              </w:rPr>
            </w:pPr>
            <w:ins w:id="211" w:author="薛媛媛（Grace）" w:date="2025-11-12T17:23:19Z">
              <w:r>
                <w:rPr>
                  <w:rFonts w:hint="eastAsia" w:eastAsia="宋体"/>
                  <w:lang w:val="en-US" w:eastAsia="zh-CN"/>
                </w:rPr>
                <w:t>V1/202</w:t>
              </w:r>
            </w:ins>
            <w:ins w:id="212" w:author="薛媛媛（Grace）" w:date="2025-11-12T17:23:21Z">
              <w:r>
                <w:rPr>
                  <w:rFonts w:hint="eastAsia" w:eastAsia="宋体"/>
                  <w:lang w:val="en-US" w:eastAsia="zh-CN"/>
                </w:rPr>
                <w:t>0</w:t>
              </w:r>
            </w:ins>
          </w:p>
        </w:tc>
        <w:tc>
          <w:tcPr>
            <w:tcW w:w="608" w:type="dxa"/>
            <w:vAlign w:val="top"/>
          </w:tcPr>
          <w:customXmlInsRangeStart w:id="213" w:author="薛媛媛（Grace）" w:date="2025-11-12T17:44:18Z"/>
          <w:sdt>
            <w:sdtPr>
              <w:rPr>
                <w:sz w:val="26"/>
                <w:szCs w:val="26"/>
                <w:lang w:val="en-GB"/>
              </w:rPr>
              <w:id w:val="147452871"/>
              <w14:checkbox>
                <w14:checked w14:val="1"/>
                <w14:checkedState w14:val="2612" w14:font="MS Gothic"/>
                <w14:uncheckedState w14:val="2610" w14:font="MS Gothic"/>
              </w14:checkbox>
            </w:sdtPr>
            <w:sdtEndPr>
              <w:rPr>
                <w:sz w:val="26"/>
                <w:szCs w:val="26"/>
                <w:lang w:val="en-GB"/>
              </w:rPr>
            </w:sdtEndPr>
            <w:sdtContent>
              <w:customXmlInsRangeEnd w:id="213"/>
              <w:p w14:paraId="277FDB5E">
                <w:pPr>
                  <w:spacing w:line="240" w:lineRule="auto"/>
                  <w:rPr>
                    <w:ins w:id="215" w:author="薛媛媛（Grace）" w:date="2025-11-12T17:44:18Z"/>
                    <w:sz w:val="26"/>
                    <w:szCs w:val="26"/>
                    <w:lang w:val="en-GB"/>
                  </w:rPr>
                </w:pPr>
                <w:ins w:id="217" w:author="薛媛媛（Grace）" w:date="2025-11-12T17:44:18Z">
                  <w:r>
                    <w:rPr>
                      <w:rFonts w:hint="eastAsia" w:ascii="MS Gothic" w:hAnsi="MS Gothic" w:eastAsia="MS Gothic" w:cs="Arial"/>
                      <w:sz w:val="26"/>
                      <w:szCs w:val="26"/>
                      <w:lang w:val="en-GB" w:eastAsia="en-US" w:bidi="ar-SA"/>
                    </w:rPr>
                    <w:t>☒</w:t>
                  </w:r>
                </w:ins>
              </w:p>
              <w:customXmlInsRangeStart w:id="219" w:author="薛媛媛（Grace）" w:date="2025-11-12T17:44:18Z"/>
            </w:sdtContent>
          </w:sdt>
          <w:customXmlInsRangeEnd w:id="219"/>
          <w:p w14:paraId="35FBB1A6">
            <w:pPr>
              <w:spacing w:line="240" w:lineRule="auto"/>
              <w:rPr>
                <w:ins w:id="220" w:author="薛媛媛（Grace）" w:date="2025-11-12T17:18:53Z"/>
                <w:sz w:val="26"/>
                <w:szCs w:val="26"/>
                <w:lang w:val="en-GB"/>
              </w:rPr>
            </w:pPr>
          </w:p>
        </w:tc>
        <w:tc>
          <w:tcPr>
            <w:tcW w:w="889" w:type="dxa"/>
            <w:tcBorders>
              <w:right w:val="nil"/>
            </w:tcBorders>
            <w:vAlign w:val="top"/>
          </w:tcPr>
          <w:customXmlInsRangeStart w:id="221" w:author="薛媛媛（Grace）" w:date="2025-11-12T17:44:18Z"/>
          <w:sdt>
            <w:sdtPr>
              <w:rPr>
                <w:sz w:val="26"/>
                <w:szCs w:val="26"/>
                <w:lang w:val="en-GB"/>
              </w:rPr>
              <w:id w:val="147460443"/>
              <w14:checkbox>
                <w14:checked w14:val="0"/>
                <w14:checkedState w14:val="2612" w14:font="MS Gothic"/>
                <w14:uncheckedState w14:val="2610" w14:font="MS Gothic"/>
              </w14:checkbox>
            </w:sdtPr>
            <w:sdtEndPr>
              <w:rPr>
                <w:sz w:val="26"/>
                <w:szCs w:val="26"/>
                <w:lang w:val="en-GB"/>
              </w:rPr>
            </w:sdtEndPr>
            <w:sdtContent>
              <w:customXmlInsRangeEnd w:id="221"/>
              <w:p w14:paraId="192F570E">
                <w:pPr>
                  <w:spacing w:line="240" w:lineRule="auto"/>
                  <w:rPr>
                    <w:ins w:id="223" w:author="薛媛媛（Grace）" w:date="2025-11-12T17:44:18Z"/>
                    <w:sz w:val="26"/>
                    <w:szCs w:val="26"/>
                    <w:lang w:val="en-GB"/>
                  </w:rPr>
                </w:pPr>
                <w:ins w:id="225" w:author="薛媛媛（Grace）" w:date="2025-11-12T17:44:18Z">
                  <w:r>
                    <w:rPr>
                      <w:rFonts w:hint="eastAsia" w:ascii="MS Gothic" w:hAnsi="MS Gothic" w:eastAsia="MS Gothic"/>
                      <w:sz w:val="26"/>
                      <w:szCs w:val="26"/>
                      <w:lang w:val="en-GB"/>
                    </w:rPr>
                    <w:t>☐</w:t>
                  </w:r>
                </w:ins>
              </w:p>
              <w:customXmlInsRangeStart w:id="227" w:author="薛媛媛（Grace）" w:date="2025-11-12T17:44:18Z"/>
            </w:sdtContent>
          </w:sdt>
          <w:customXmlInsRangeEnd w:id="227"/>
          <w:p w14:paraId="49E3EE54">
            <w:pPr>
              <w:spacing w:line="240" w:lineRule="auto"/>
              <w:rPr>
                <w:ins w:id="228" w:author="薛媛媛（Grace）" w:date="2025-11-12T17:18:53Z"/>
                <w:sz w:val="26"/>
                <w:szCs w:val="26"/>
                <w:lang w:val="en-GB"/>
              </w:rPr>
            </w:pPr>
          </w:p>
        </w:tc>
        <w:tc>
          <w:tcPr>
            <w:tcW w:w="8547" w:type="dxa"/>
            <w:tcBorders>
              <w:left w:val="nil"/>
              <w:right w:val="single" w:color="auto" w:sz="2" w:space="0"/>
            </w:tcBorders>
            <w:vAlign w:val="top"/>
          </w:tcPr>
          <w:p w14:paraId="0AFEF0D8">
            <w:pPr>
              <w:spacing w:line="240" w:lineRule="auto"/>
              <w:rPr>
                <w:ins w:id="229" w:author="薛媛媛（Grace）" w:date="2025-11-12T17:18:53Z"/>
                <w:lang w:val="en-GB"/>
              </w:rPr>
            </w:pPr>
          </w:p>
        </w:tc>
      </w:tr>
      <w:tr w14:paraId="7BF5B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ins w:id="230" w:author="薛媛媛（Grace）" w:date="2025-11-12T17:33:18Z"/>
        </w:trPr>
        <w:tc>
          <w:tcPr>
            <w:tcW w:w="4177" w:type="dxa"/>
            <w:tcBorders>
              <w:left w:val="single" w:color="auto" w:sz="2" w:space="0"/>
            </w:tcBorders>
          </w:tcPr>
          <w:p w14:paraId="715A53DF">
            <w:pPr>
              <w:spacing w:line="240" w:lineRule="auto"/>
              <w:rPr>
                <w:ins w:id="231" w:author="薛媛媛（Grace）" w:date="2025-11-12T17:33:23Z"/>
                <w:rFonts w:hint="eastAsia"/>
                <w:lang w:val="en-GB"/>
              </w:rPr>
            </w:pPr>
            <w:ins w:id="232" w:author="薛媛媛（Grace）" w:date="2025-11-12T17:33:23Z">
              <w:r>
                <w:rPr>
                  <w:rFonts w:hint="eastAsia"/>
                  <w:lang w:val="en-GB"/>
                </w:rPr>
                <w:t>EN ISO 15223-1:2021(Main)</w:t>
              </w:r>
            </w:ins>
          </w:p>
          <w:p w14:paraId="2DFCEF9C">
            <w:pPr>
              <w:spacing w:line="240" w:lineRule="auto"/>
              <w:rPr>
                <w:ins w:id="233" w:author="薛媛媛（Grace）" w:date="2025-11-12T17:33:18Z"/>
                <w:rFonts w:hint="eastAsia"/>
                <w:lang w:val="en-GB"/>
              </w:rPr>
            </w:pPr>
            <w:ins w:id="234" w:author="薛媛媛（Grace）" w:date="2025-11-12T17:33:23Z">
              <w:r>
                <w:rPr>
                  <w:rFonts w:hint="eastAsia"/>
                  <w:lang w:val="en-GB"/>
                </w:rPr>
                <w:t>Medical devices - Symbols to be used with information to be supplied by the manufacturer - Part 1: General requirements (ISO 15223-1:2021)</w:t>
              </w:r>
            </w:ins>
          </w:p>
        </w:tc>
        <w:tc>
          <w:tcPr>
            <w:tcW w:w="1085" w:type="dxa"/>
          </w:tcPr>
          <w:p w14:paraId="573692F2">
            <w:pPr>
              <w:spacing w:line="240" w:lineRule="auto"/>
              <w:rPr>
                <w:ins w:id="235" w:author="薛媛媛（Grace）" w:date="2025-11-12T17:33:18Z"/>
                <w:rFonts w:hint="eastAsia" w:eastAsia="宋体"/>
                <w:lang w:val="en-US" w:eastAsia="zh-CN"/>
              </w:rPr>
            </w:pPr>
            <w:ins w:id="236" w:author="薛媛媛（Grace）" w:date="2025-11-12T17:33:34Z">
              <w:r>
                <w:rPr>
                  <w:rFonts w:hint="eastAsia" w:eastAsia="宋体"/>
                  <w:lang w:val="en-US" w:eastAsia="zh-CN"/>
                </w:rPr>
                <w:t>V1/2020</w:t>
              </w:r>
            </w:ins>
          </w:p>
        </w:tc>
        <w:tc>
          <w:tcPr>
            <w:tcW w:w="608" w:type="dxa"/>
            <w:vAlign w:val="top"/>
          </w:tcPr>
          <w:customXmlInsRangeStart w:id="237" w:author="薛媛媛（Grace）" w:date="2025-11-12T17:44:22Z"/>
          <w:sdt>
            <w:sdtPr>
              <w:rPr>
                <w:sz w:val="26"/>
                <w:szCs w:val="26"/>
                <w:lang w:val="en-GB"/>
              </w:rPr>
              <w:id w:val="147481469"/>
              <w14:checkbox>
                <w14:checked w14:val="1"/>
                <w14:checkedState w14:val="2612" w14:font="MS Gothic"/>
                <w14:uncheckedState w14:val="2610" w14:font="MS Gothic"/>
              </w14:checkbox>
            </w:sdtPr>
            <w:sdtEndPr>
              <w:rPr>
                <w:sz w:val="26"/>
                <w:szCs w:val="26"/>
                <w:lang w:val="en-GB"/>
              </w:rPr>
            </w:sdtEndPr>
            <w:sdtContent>
              <w:customXmlInsRangeEnd w:id="237"/>
              <w:p w14:paraId="24C39536">
                <w:pPr>
                  <w:spacing w:line="240" w:lineRule="auto"/>
                  <w:rPr>
                    <w:ins w:id="239" w:author="薛媛媛（Grace）" w:date="2025-11-12T17:44:22Z"/>
                    <w:sz w:val="26"/>
                    <w:szCs w:val="26"/>
                    <w:lang w:val="en-GB"/>
                  </w:rPr>
                </w:pPr>
                <w:ins w:id="241" w:author="薛媛媛（Grace）" w:date="2025-11-12T17:44:22Z">
                  <w:r>
                    <w:rPr>
                      <w:rFonts w:hint="eastAsia" w:ascii="MS Gothic" w:hAnsi="MS Gothic" w:eastAsia="MS Gothic" w:cs="Arial"/>
                      <w:sz w:val="26"/>
                      <w:szCs w:val="26"/>
                      <w:lang w:val="en-GB" w:eastAsia="en-US" w:bidi="ar-SA"/>
                    </w:rPr>
                    <w:t>☒</w:t>
                  </w:r>
                </w:ins>
              </w:p>
              <w:customXmlInsRangeStart w:id="243" w:author="薛媛媛（Grace）" w:date="2025-11-12T17:44:22Z"/>
            </w:sdtContent>
          </w:sdt>
          <w:customXmlInsRangeEnd w:id="243"/>
          <w:p w14:paraId="7C6C0E2F">
            <w:pPr>
              <w:spacing w:line="240" w:lineRule="auto"/>
              <w:rPr>
                <w:ins w:id="244" w:author="薛媛媛（Grace）" w:date="2025-11-12T17:33:18Z"/>
                <w:sz w:val="26"/>
                <w:szCs w:val="26"/>
                <w:lang w:val="en-GB"/>
              </w:rPr>
            </w:pPr>
          </w:p>
        </w:tc>
        <w:tc>
          <w:tcPr>
            <w:tcW w:w="889" w:type="dxa"/>
            <w:tcBorders>
              <w:right w:val="nil"/>
            </w:tcBorders>
            <w:vAlign w:val="top"/>
          </w:tcPr>
          <w:customXmlInsRangeStart w:id="245" w:author="薛媛媛（Grace）" w:date="2025-11-12T17:44:22Z"/>
          <w:sdt>
            <w:sdtPr>
              <w:rPr>
                <w:sz w:val="26"/>
                <w:szCs w:val="26"/>
                <w:lang w:val="en-GB"/>
              </w:rPr>
              <w:id w:val="147478465"/>
              <w14:checkbox>
                <w14:checked w14:val="0"/>
                <w14:checkedState w14:val="2612" w14:font="MS Gothic"/>
                <w14:uncheckedState w14:val="2610" w14:font="MS Gothic"/>
              </w14:checkbox>
            </w:sdtPr>
            <w:sdtEndPr>
              <w:rPr>
                <w:sz w:val="26"/>
                <w:szCs w:val="26"/>
                <w:lang w:val="en-GB"/>
              </w:rPr>
            </w:sdtEndPr>
            <w:sdtContent>
              <w:customXmlInsRangeEnd w:id="245"/>
              <w:p w14:paraId="371D1911">
                <w:pPr>
                  <w:spacing w:line="240" w:lineRule="auto"/>
                  <w:rPr>
                    <w:ins w:id="247" w:author="薛媛媛（Grace）" w:date="2025-11-12T17:44:22Z"/>
                    <w:sz w:val="26"/>
                    <w:szCs w:val="26"/>
                    <w:lang w:val="en-GB"/>
                  </w:rPr>
                </w:pPr>
                <w:ins w:id="249" w:author="薛媛媛（Grace）" w:date="2025-11-12T17:44:22Z">
                  <w:r>
                    <w:rPr>
                      <w:rFonts w:hint="eastAsia" w:ascii="MS Gothic" w:hAnsi="MS Gothic" w:eastAsia="MS Gothic"/>
                      <w:sz w:val="26"/>
                      <w:szCs w:val="26"/>
                      <w:lang w:val="en-GB"/>
                    </w:rPr>
                    <w:t>☐</w:t>
                  </w:r>
                </w:ins>
              </w:p>
              <w:customXmlInsRangeStart w:id="251" w:author="薛媛媛（Grace）" w:date="2025-11-12T17:44:22Z"/>
            </w:sdtContent>
          </w:sdt>
          <w:customXmlInsRangeEnd w:id="251"/>
          <w:p w14:paraId="725733F7">
            <w:pPr>
              <w:spacing w:line="240" w:lineRule="auto"/>
              <w:rPr>
                <w:ins w:id="252" w:author="薛媛媛（Grace）" w:date="2025-11-12T17:33:18Z"/>
                <w:sz w:val="26"/>
                <w:szCs w:val="26"/>
                <w:lang w:val="en-GB"/>
              </w:rPr>
            </w:pPr>
          </w:p>
        </w:tc>
        <w:tc>
          <w:tcPr>
            <w:tcW w:w="8547" w:type="dxa"/>
            <w:tcBorders>
              <w:left w:val="nil"/>
              <w:right w:val="single" w:color="auto" w:sz="2" w:space="0"/>
            </w:tcBorders>
            <w:vAlign w:val="top"/>
          </w:tcPr>
          <w:p w14:paraId="0F0B9853">
            <w:pPr>
              <w:spacing w:line="240" w:lineRule="auto"/>
              <w:rPr>
                <w:ins w:id="253" w:author="薛媛媛（Grace）" w:date="2025-11-12T17:33:18Z"/>
                <w:lang w:val="en-GB"/>
              </w:rPr>
            </w:pPr>
          </w:p>
        </w:tc>
      </w:tr>
      <w:tr w14:paraId="03BB6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ins w:id="254" w:author="薛媛媛（Grace）" w:date="2025-11-12T17:33:18Z"/>
        </w:trPr>
        <w:tc>
          <w:tcPr>
            <w:tcW w:w="4177" w:type="dxa"/>
            <w:tcBorders>
              <w:left w:val="single" w:color="auto" w:sz="2" w:space="0"/>
            </w:tcBorders>
          </w:tcPr>
          <w:p w14:paraId="5664D5D0">
            <w:pPr>
              <w:spacing w:line="240" w:lineRule="auto"/>
              <w:rPr>
                <w:ins w:id="255" w:author="薛媛媛（Grace）" w:date="2025-11-12T17:33:18Z"/>
                <w:rFonts w:hint="eastAsia"/>
                <w:lang w:val="en-GB"/>
              </w:rPr>
            </w:pPr>
            <w:ins w:id="256" w:author="薛媛媛（Grace）" w:date="2025-11-12T17:34:50Z">
              <w:r>
                <w:rPr>
                  <w:rFonts w:hint="eastAsia"/>
                  <w:lang w:val="en-GB"/>
                </w:rPr>
                <w:t>ASTM D4169-23e1 Standard Practice for Performance Testing of Shipping Containers and Systems</w:t>
              </w:r>
            </w:ins>
          </w:p>
        </w:tc>
        <w:tc>
          <w:tcPr>
            <w:tcW w:w="1085" w:type="dxa"/>
          </w:tcPr>
          <w:p w14:paraId="27F936E3">
            <w:pPr>
              <w:spacing w:line="240" w:lineRule="auto"/>
              <w:rPr>
                <w:ins w:id="257" w:author="薛媛媛（Grace）" w:date="2025-11-12T17:33:18Z"/>
                <w:rFonts w:hint="eastAsia" w:eastAsia="宋体"/>
                <w:lang w:val="en-US" w:eastAsia="zh-CN"/>
              </w:rPr>
            </w:pPr>
            <w:ins w:id="258" w:author="薛媛媛（Grace）" w:date="2025-11-12T17:42:41Z">
              <w:r>
                <w:rPr>
                  <w:rFonts w:hint="eastAsia" w:eastAsia="宋体"/>
                  <w:lang w:val="en-US" w:eastAsia="zh-CN"/>
                </w:rPr>
                <w:t>V1/202</w:t>
              </w:r>
            </w:ins>
            <w:ins w:id="259" w:author="薛媛媛（Grace）" w:date="2025-11-12T17:42:44Z">
              <w:r>
                <w:rPr>
                  <w:rFonts w:hint="eastAsia" w:eastAsia="宋体"/>
                  <w:lang w:val="en-US" w:eastAsia="zh-CN"/>
                </w:rPr>
                <w:t>4</w:t>
              </w:r>
            </w:ins>
          </w:p>
        </w:tc>
        <w:tc>
          <w:tcPr>
            <w:tcW w:w="608" w:type="dxa"/>
            <w:vAlign w:val="top"/>
          </w:tcPr>
          <w:customXmlInsRangeStart w:id="260" w:author="薛媛媛（Grace）" w:date="2025-11-12T17:44:25Z"/>
          <w:sdt>
            <w:sdtPr>
              <w:rPr>
                <w:sz w:val="26"/>
                <w:szCs w:val="26"/>
                <w:lang w:val="en-GB"/>
              </w:rPr>
              <w:id w:val="147452910"/>
              <w14:checkbox>
                <w14:checked w14:val="1"/>
                <w14:checkedState w14:val="2612" w14:font="MS Gothic"/>
                <w14:uncheckedState w14:val="2610" w14:font="MS Gothic"/>
              </w14:checkbox>
            </w:sdtPr>
            <w:sdtEndPr>
              <w:rPr>
                <w:sz w:val="26"/>
                <w:szCs w:val="26"/>
                <w:lang w:val="en-GB"/>
              </w:rPr>
            </w:sdtEndPr>
            <w:sdtContent>
              <w:customXmlInsRangeEnd w:id="260"/>
              <w:p w14:paraId="790A53D5">
                <w:pPr>
                  <w:spacing w:line="240" w:lineRule="auto"/>
                  <w:rPr>
                    <w:ins w:id="262" w:author="薛媛媛（Grace）" w:date="2025-11-12T17:44:25Z"/>
                    <w:sz w:val="26"/>
                    <w:szCs w:val="26"/>
                    <w:lang w:val="en-GB"/>
                  </w:rPr>
                </w:pPr>
                <w:ins w:id="264" w:author="薛媛媛（Grace）" w:date="2025-11-12T17:44:25Z">
                  <w:r>
                    <w:rPr>
                      <w:rFonts w:hint="eastAsia" w:ascii="MS Gothic" w:hAnsi="MS Gothic" w:eastAsia="MS Gothic" w:cs="Arial"/>
                      <w:sz w:val="26"/>
                      <w:szCs w:val="26"/>
                      <w:lang w:val="en-GB" w:eastAsia="en-US" w:bidi="ar-SA"/>
                    </w:rPr>
                    <w:t>☒</w:t>
                  </w:r>
                </w:ins>
              </w:p>
              <w:customXmlInsRangeStart w:id="266" w:author="薛媛媛（Grace）" w:date="2025-11-12T17:44:25Z"/>
            </w:sdtContent>
          </w:sdt>
          <w:customXmlInsRangeEnd w:id="266"/>
          <w:p w14:paraId="79115DA4">
            <w:pPr>
              <w:spacing w:line="240" w:lineRule="auto"/>
              <w:rPr>
                <w:ins w:id="267" w:author="薛媛媛（Grace）" w:date="2025-11-12T17:33:18Z"/>
                <w:sz w:val="26"/>
                <w:szCs w:val="26"/>
                <w:lang w:val="en-GB"/>
              </w:rPr>
            </w:pPr>
          </w:p>
        </w:tc>
        <w:tc>
          <w:tcPr>
            <w:tcW w:w="889" w:type="dxa"/>
            <w:tcBorders>
              <w:right w:val="nil"/>
            </w:tcBorders>
            <w:vAlign w:val="top"/>
          </w:tcPr>
          <w:customXmlInsRangeStart w:id="268" w:author="薛媛媛（Grace）" w:date="2025-11-12T17:44:25Z"/>
          <w:sdt>
            <w:sdtPr>
              <w:rPr>
                <w:sz w:val="26"/>
                <w:szCs w:val="26"/>
                <w:lang w:val="en-GB"/>
              </w:rPr>
              <w:id w:val="147479285"/>
              <w14:checkbox>
                <w14:checked w14:val="0"/>
                <w14:checkedState w14:val="2612" w14:font="MS Gothic"/>
                <w14:uncheckedState w14:val="2610" w14:font="MS Gothic"/>
              </w14:checkbox>
            </w:sdtPr>
            <w:sdtEndPr>
              <w:rPr>
                <w:sz w:val="26"/>
                <w:szCs w:val="26"/>
                <w:lang w:val="en-GB"/>
              </w:rPr>
            </w:sdtEndPr>
            <w:sdtContent>
              <w:customXmlInsRangeEnd w:id="268"/>
              <w:p w14:paraId="4D4D0537">
                <w:pPr>
                  <w:spacing w:line="240" w:lineRule="auto"/>
                  <w:rPr>
                    <w:ins w:id="270" w:author="薛媛媛（Grace）" w:date="2025-11-12T17:44:25Z"/>
                    <w:sz w:val="26"/>
                    <w:szCs w:val="26"/>
                    <w:lang w:val="en-GB"/>
                  </w:rPr>
                </w:pPr>
                <w:ins w:id="272" w:author="薛媛媛（Grace）" w:date="2025-11-12T17:44:25Z">
                  <w:r>
                    <w:rPr>
                      <w:rFonts w:hint="eastAsia" w:ascii="MS Gothic" w:hAnsi="MS Gothic" w:eastAsia="MS Gothic"/>
                      <w:sz w:val="26"/>
                      <w:szCs w:val="26"/>
                      <w:lang w:val="en-GB"/>
                    </w:rPr>
                    <w:t>☐</w:t>
                  </w:r>
                </w:ins>
              </w:p>
              <w:customXmlInsRangeStart w:id="274" w:author="薛媛媛（Grace）" w:date="2025-11-12T17:44:25Z"/>
            </w:sdtContent>
          </w:sdt>
          <w:customXmlInsRangeEnd w:id="274"/>
          <w:p w14:paraId="6FFFEF95">
            <w:pPr>
              <w:spacing w:line="240" w:lineRule="auto"/>
              <w:rPr>
                <w:ins w:id="275" w:author="薛媛媛（Grace）" w:date="2025-11-12T17:33:18Z"/>
                <w:sz w:val="26"/>
                <w:szCs w:val="26"/>
                <w:lang w:val="en-GB"/>
              </w:rPr>
            </w:pPr>
          </w:p>
        </w:tc>
        <w:tc>
          <w:tcPr>
            <w:tcW w:w="8547" w:type="dxa"/>
            <w:tcBorders>
              <w:left w:val="nil"/>
              <w:right w:val="single" w:color="auto" w:sz="2" w:space="0"/>
            </w:tcBorders>
            <w:vAlign w:val="top"/>
          </w:tcPr>
          <w:p w14:paraId="7A457376">
            <w:pPr>
              <w:spacing w:line="240" w:lineRule="auto"/>
              <w:rPr>
                <w:ins w:id="276" w:author="薛媛媛（Grace）" w:date="2025-11-12T17:33:18Z"/>
                <w:lang w:val="en-GB"/>
              </w:rPr>
            </w:pPr>
          </w:p>
        </w:tc>
      </w:tr>
      <w:tr w14:paraId="487BE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ins w:id="277" w:author="薛媛媛（Grace）" w:date="2025-11-12T17:33:18Z"/>
        </w:trPr>
        <w:tc>
          <w:tcPr>
            <w:tcW w:w="4177" w:type="dxa"/>
            <w:tcBorders>
              <w:left w:val="single" w:color="auto" w:sz="2" w:space="0"/>
            </w:tcBorders>
          </w:tcPr>
          <w:p w14:paraId="47C8384A">
            <w:pPr>
              <w:spacing w:line="240" w:lineRule="auto"/>
              <w:rPr>
                <w:ins w:id="278" w:author="薛媛媛（Grace）" w:date="2025-11-12T17:33:18Z"/>
                <w:rFonts w:hint="eastAsia"/>
                <w:lang w:val="en-GB"/>
              </w:rPr>
            </w:pPr>
            <w:ins w:id="279" w:author="薛媛媛（Grace）" w:date="2025-11-12T17:38:29Z">
              <w:r>
                <w:rPr>
                  <w:rFonts w:hint="eastAsia"/>
                  <w:lang w:val="en-GB"/>
                </w:rPr>
                <w:t>ASTM F1980-2021 Standard Guide for Accelerated Aging of Sterile Barrier Systems and Medical Devices</w:t>
              </w:r>
            </w:ins>
          </w:p>
        </w:tc>
        <w:tc>
          <w:tcPr>
            <w:tcW w:w="1085" w:type="dxa"/>
          </w:tcPr>
          <w:p w14:paraId="50CF637A">
            <w:pPr>
              <w:spacing w:line="240" w:lineRule="auto"/>
              <w:rPr>
                <w:ins w:id="280" w:author="薛媛媛（Grace）" w:date="2025-11-12T17:33:18Z"/>
                <w:rFonts w:hint="eastAsia" w:eastAsia="宋体"/>
                <w:lang w:val="en-US" w:eastAsia="zh-CN"/>
              </w:rPr>
            </w:pPr>
            <w:ins w:id="281" w:author="薛媛媛（Grace）" w:date="2025-11-12T17:38:39Z">
              <w:r>
                <w:rPr>
                  <w:rFonts w:hint="eastAsia" w:eastAsia="宋体"/>
                  <w:lang w:val="en-US" w:eastAsia="zh-CN"/>
                </w:rPr>
                <w:t>V1/202</w:t>
              </w:r>
            </w:ins>
            <w:ins w:id="282" w:author="薛媛媛（Grace）" w:date="2025-11-12T17:38:42Z">
              <w:r>
                <w:rPr>
                  <w:rFonts w:hint="eastAsia" w:eastAsia="宋体"/>
                  <w:lang w:val="en-US" w:eastAsia="zh-CN"/>
                </w:rPr>
                <w:t>1</w:t>
              </w:r>
            </w:ins>
          </w:p>
        </w:tc>
        <w:tc>
          <w:tcPr>
            <w:tcW w:w="608" w:type="dxa"/>
            <w:vAlign w:val="top"/>
          </w:tcPr>
          <w:customXmlInsRangeStart w:id="283" w:author="薛媛媛（Grace）" w:date="2025-11-12T17:44:28Z"/>
          <w:sdt>
            <w:sdtPr>
              <w:rPr>
                <w:sz w:val="26"/>
                <w:szCs w:val="26"/>
                <w:lang w:val="en-GB"/>
              </w:rPr>
              <w:id w:val="147468681"/>
              <w14:checkbox>
                <w14:checked w14:val="1"/>
                <w14:checkedState w14:val="2612" w14:font="MS Gothic"/>
                <w14:uncheckedState w14:val="2610" w14:font="MS Gothic"/>
              </w14:checkbox>
            </w:sdtPr>
            <w:sdtEndPr>
              <w:rPr>
                <w:sz w:val="26"/>
                <w:szCs w:val="26"/>
                <w:lang w:val="en-GB"/>
              </w:rPr>
            </w:sdtEndPr>
            <w:sdtContent>
              <w:customXmlInsRangeEnd w:id="283"/>
              <w:p w14:paraId="6E268767">
                <w:pPr>
                  <w:spacing w:line="240" w:lineRule="auto"/>
                  <w:rPr>
                    <w:ins w:id="285" w:author="薛媛媛（Grace）" w:date="2025-11-12T17:44:28Z"/>
                    <w:sz w:val="26"/>
                    <w:szCs w:val="26"/>
                    <w:lang w:val="en-GB"/>
                  </w:rPr>
                </w:pPr>
                <w:ins w:id="287" w:author="薛媛媛（Grace）" w:date="2025-11-12T17:44:28Z">
                  <w:r>
                    <w:rPr>
                      <w:rFonts w:hint="eastAsia" w:ascii="MS Gothic" w:hAnsi="MS Gothic" w:eastAsia="MS Gothic" w:cs="Arial"/>
                      <w:sz w:val="26"/>
                      <w:szCs w:val="26"/>
                      <w:lang w:val="en-GB" w:eastAsia="en-US" w:bidi="ar-SA"/>
                    </w:rPr>
                    <w:t>☒</w:t>
                  </w:r>
                </w:ins>
              </w:p>
              <w:customXmlInsRangeStart w:id="289" w:author="薛媛媛（Grace）" w:date="2025-11-12T17:44:28Z"/>
            </w:sdtContent>
          </w:sdt>
          <w:customXmlInsRangeEnd w:id="289"/>
          <w:p w14:paraId="3B1D0BED">
            <w:pPr>
              <w:spacing w:line="240" w:lineRule="auto"/>
              <w:rPr>
                <w:ins w:id="290" w:author="薛媛媛（Grace）" w:date="2025-11-12T17:33:18Z"/>
                <w:sz w:val="26"/>
                <w:szCs w:val="26"/>
                <w:lang w:val="en-GB"/>
              </w:rPr>
            </w:pPr>
          </w:p>
        </w:tc>
        <w:tc>
          <w:tcPr>
            <w:tcW w:w="889" w:type="dxa"/>
            <w:tcBorders>
              <w:right w:val="nil"/>
            </w:tcBorders>
            <w:vAlign w:val="top"/>
          </w:tcPr>
          <w:customXmlInsRangeStart w:id="291" w:author="薛媛媛（Grace）" w:date="2025-11-12T17:44:28Z"/>
          <w:sdt>
            <w:sdtPr>
              <w:rPr>
                <w:sz w:val="26"/>
                <w:szCs w:val="26"/>
                <w:lang w:val="en-GB"/>
              </w:rPr>
              <w:id w:val="147471053"/>
              <w14:checkbox>
                <w14:checked w14:val="0"/>
                <w14:checkedState w14:val="2612" w14:font="MS Gothic"/>
                <w14:uncheckedState w14:val="2610" w14:font="MS Gothic"/>
              </w14:checkbox>
            </w:sdtPr>
            <w:sdtEndPr>
              <w:rPr>
                <w:sz w:val="26"/>
                <w:szCs w:val="26"/>
                <w:lang w:val="en-GB"/>
              </w:rPr>
            </w:sdtEndPr>
            <w:sdtContent>
              <w:customXmlInsRangeEnd w:id="291"/>
              <w:p w14:paraId="41638157">
                <w:pPr>
                  <w:spacing w:line="240" w:lineRule="auto"/>
                  <w:rPr>
                    <w:ins w:id="293" w:author="薛媛媛（Grace）" w:date="2025-11-12T17:44:28Z"/>
                    <w:sz w:val="26"/>
                    <w:szCs w:val="26"/>
                    <w:lang w:val="en-GB"/>
                  </w:rPr>
                </w:pPr>
                <w:ins w:id="295" w:author="薛媛媛（Grace）" w:date="2025-11-12T17:44:28Z">
                  <w:r>
                    <w:rPr>
                      <w:rFonts w:hint="eastAsia" w:ascii="MS Gothic" w:hAnsi="MS Gothic" w:eastAsia="MS Gothic"/>
                      <w:sz w:val="26"/>
                      <w:szCs w:val="26"/>
                      <w:lang w:val="en-GB"/>
                    </w:rPr>
                    <w:t>☐</w:t>
                  </w:r>
                </w:ins>
              </w:p>
              <w:customXmlInsRangeStart w:id="297" w:author="薛媛媛（Grace）" w:date="2025-11-12T17:44:28Z"/>
            </w:sdtContent>
          </w:sdt>
          <w:customXmlInsRangeEnd w:id="297"/>
          <w:p w14:paraId="7F0364E0">
            <w:pPr>
              <w:spacing w:line="240" w:lineRule="auto"/>
              <w:rPr>
                <w:ins w:id="298" w:author="薛媛媛（Grace）" w:date="2025-11-12T17:33:18Z"/>
                <w:sz w:val="26"/>
                <w:szCs w:val="26"/>
                <w:lang w:val="en-GB"/>
              </w:rPr>
            </w:pPr>
          </w:p>
        </w:tc>
        <w:tc>
          <w:tcPr>
            <w:tcW w:w="8547" w:type="dxa"/>
            <w:tcBorders>
              <w:left w:val="nil"/>
              <w:right w:val="single" w:color="auto" w:sz="2" w:space="0"/>
            </w:tcBorders>
            <w:vAlign w:val="top"/>
          </w:tcPr>
          <w:p w14:paraId="352427EA">
            <w:pPr>
              <w:spacing w:line="240" w:lineRule="auto"/>
              <w:rPr>
                <w:ins w:id="299" w:author="薛媛媛（Grace）" w:date="2025-11-12T17:33:18Z"/>
                <w:lang w:val="en-GB"/>
              </w:rPr>
            </w:pPr>
          </w:p>
        </w:tc>
      </w:tr>
      <w:tr w14:paraId="41175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ins w:id="300" w:author="薛媛媛（Grace）" w:date="2025-11-14T09:17:49Z"/>
        </w:trPr>
        <w:tc>
          <w:tcPr>
            <w:tcW w:w="4177" w:type="dxa"/>
            <w:tcBorders>
              <w:left w:val="single" w:color="auto" w:sz="2" w:space="0"/>
            </w:tcBorders>
          </w:tcPr>
          <w:p w14:paraId="03D08456">
            <w:pPr>
              <w:spacing w:line="240" w:lineRule="auto"/>
              <w:rPr>
                <w:ins w:id="301" w:author="薛媛媛（Grace）" w:date="2025-11-14T09:17:57Z"/>
                <w:rFonts w:hint="eastAsia"/>
                <w:lang w:val="en-GB"/>
              </w:rPr>
            </w:pPr>
            <w:ins w:id="302" w:author="薛媛媛（Grace）" w:date="2025-11-14T09:17:57Z">
              <w:r>
                <w:rPr>
                  <w:rFonts w:hint="eastAsia"/>
                  <w:lang w:val="en-GB"/>
                </w:rPr>
                <w:t>EN ISO 20417:2021</w:t>
              </w:r>
            </w:ins>
          </w:p>
          <w:p w14:paraId="60DCF26C">
            <w:pPr>
              <w:spacing w:line="240" w:lineRule="auto"/>
              <w:rPr>
                <w:ins w:id="303" w:author="薛媛媛（Grace）" w:date="2025-11-14T09:17:49Z"/>
                <w:rFonts w:hint="eastAsia"/>
                <w:lang w:val="en-GB"/>
              </w:rPr>
            </w:pPr>
            <w:ins w:id="304" w:author="薛媛媛（Grace）" w:date="2025-11-14T09:17:57Z">
              <w:r>
                <w:rPr>
                  <w:rFonts w:hint="eastAsia"/>
                  <w:lang w:val="en-GB"/>
                </w:rPr>
                <w:t xml:space="preserve">Medical devices - Information to be supplied by the manufacturer </w:t>
              </w:r>
            </w:ins>
          </w:p>
        </w:tc>
        <w:tc>
          <w:tcPr>
            <w:tcW w:w="1085" w:type="dxa"/>
          </w:tcPr>
          <w:p w14:paraId="45434D4F">
            <w:pPr>
              <w:spacing w:line="240" w:lineRule="auto"/>
              <w:rPr>
                <w:ins w:id="305" w:author="薛媛媛（Grace）" w:date="2025-11-14T09:17:49Z"/>
                <w:rFonts w:hint="eastAsia" w:eastAsia="宋体"/>
                <w:lang w:val="en-US" w:eastAsia="zh-CN"/>
              </w:rPr>
            </w:pPr>
            <w:ins w:id="306" w:author="薛媛媛（Grace）" w:date="2025-11-14T09:18:30Z">
              <w:r>
                <w:rPr>
                  <w:rFonts w:hint="eastAsia" w:eastAsia="宋体"/>
                  <w:lang w:val="en-US" w:eastAsia="zh-CN"/>
                </w:rPr>
                <w:t>V1/2021</w:t>
              </w:r>
            </w:ins>
          </w:p>
        </w:tc>
        <w:tc>
          <w:tcPr>
            <w:tcW w:w="608" w:type="dxa"/>
            <w:vAlign w:val="top"/>
          </w:tcPr>
          <w:p w14:paraId="79E4039A">
            <w:pPr>
              <w:spacing w:line="240" w:lineRule="auto"/>
              <w:rPr>
                <w:ins w:id="307" w:author="薛媛媛（Grace）" w:date="2025-11-14T09:17:49Z"/>
                <w:sz w:val="26"/>
                <w:szCs w:val="26"/>
                <w:lang w:val="en-GB"/>
              </w:rPr>
            </w:pPr>
          </w:p>
        </w:tc>
        <w:tc>
          <w:tcPr>
            <w:tcW w:w="889" w:type="dxa"/>
            <w:tcBorders>
              <w:right w:val="nil"/>
            </w:tcBorders>
            <w:vAlign w:val="top"/>
          </w:tcPr>
          <w:p w14:paraId="0D846AD7">
            <w:pPr>
              <w:spacing w:line="240" w:lineRule="auto"/>
              <w:rPr>
                <w:ins w:id="308" w:author="薛媛媛（Grace）" w:date="2025-11-14T09:17:49Z"/>
                <w:sz w:val="26"/>
                <w:szCs w:val="26"/>
                <w:lang w:val="en-GB"/>
              </w:rPr>
            </w:pPr>
          </w:p>
        </w:tc>
        <w:tc>
          <w:tcPr>
            <w:tcW w:w="8547" w:type="dxa"/>
            <w:tcBorders>
              <w:left w:val="nil"/>
              <w:right w:val="single" w:color="auto" w:sz="2" w:space="0"/>
            </w:tcBorders>
            <w:vAlign w:val="top"/>
          </w:tcPr>
          <w:p w14:paraId="356C0ED8">
            <w:pPr>
              <w:spacing w:line="240" w:lineRule="auto"/>
              <w:rPr>
                <w:ins w:id="309" w:author="薛媛媛（Grace）" w:date="2025-11-14T09:17:49Z"/>
                <w:lang w:val="en-GB"/>
              </w:rPr>
            </w:pPr>
          </w:p>
        </w:tc>
      </w:tr>
      <w:tr w14:paraId="59BBB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ins w:id="310" w:author="薛媛媛（Grace）" w:date="2025-11-14T09:17:49Z"/>
        </w:trPr>
        <w:tc>
          <w:tcPr>
            <w:tcW w:w="4177" w:type="dxa"/>
            <w:tcBorders>
              <w:left w:val="single" w:color="auto" w:sz="2" w:space="0"/>
            </w:tcBorders>
          </w:tcPr>
          <w:p w14:paraId="2EEF5CC1">
            <w:pPr>
              <w:spacing w:line="240" w:lineRule="auto"/>
              <w:rPr>
                <w:ins w:id="311" w:author="薛媛媛（Grace）" w:date="2025-11-14T09:29:48Z"/>
                <w:rFonts w:hint="eastAsia"/>
                <w:lang w:val="en-GB"/>
              </w:rPr>
            </w:pPr>
            <w:ins w:id="312" w:author="薛媛媛（Grace）" w:date="2025-11-14T09:29:48Z">
              <w:r>
                <w:rPr>
                  <w:rFonts w:hint="eastAsia"/>
                  <w:lang w:val="en-GB"/>
                </w:rPr>
                <w:t>EN ISO 15223-1:2021(Main)</w:t>
              </w:r>
            </w:ins>
          </w:p>
          <w:p w14:paraId="6D0114DD">
            <w:pPr>
              <w:spacing w:line="240" w:lineRule="auto"/>
              <w:rPr>
                <w:ins w:id="313" w:author="薛媛媛（Grace）" w:date="2025-11-14T09:17:49Z"/>
                <w:rFonts w:hint="eastAsia"/>
                <w:lang w:val="en-GB"/>
              </w:rPr>
            </w:pPr>
            <w:ins w:id="314" w:author="薛媛媛（Grace）" w:date="2025-11-14T09:29:48Z">
              <w:r>
                <w:rPr>
                  <w:rFonts w:hint="eastAsia"/>
                  <w:lang w:val="en-GB"/>
                </w:rPr>
                <w:t>Medical devices - Symbols to be used with information to be supplied by the manufacturer - Part 1: General requirements (ISO 15223-1:2021)</w:t>
              </w:r>
            </w:ins>
            <w:r>
              <w:commentReference w:id="2"/>
            </w:r>
          </w:p>
        </w:tc>
        <w:tc>
          <w:tcPr>
            <w:tcW w:w="1085" w:type="dxa"/>
          </w:tcPr>
          <w:p w14:paraId="64DE93A5">
            <w:pPr>
              <w:spacing w:line="240" w:lineRule="auto"/>
              <w:rPr>
                <w:ins w:id="315" w:author="薛媛媛（Grace）" w:date="2025-11-14T09:17:49Z"/>
                <w:rFonts w:hint="eastAsia" w:eastAsia="宋体"/>
                <w:lang w:val="en-US" w:eastAsia="zh-CN"/>
              </w:rPr>
            </w:pPr>
          </w:p>
        </w:tc>
        <w:tc>
          <w:tcPr>
            <w:tcW w:w="608" w:type="dxa"/>
            <w:vAlign w:val="top"/>
          </w:tcPr>
          <w:p w14:paraId="4AC485B1">
            <w:pPr>
              <w:spacing w:line="240" w:lineRule="auto"/>
              <w:rPr>
                <w:ins w:id="316" w:author="薛媛媛（Grace）" w:date="2025-11-14T09:17:49Z"/>
                <w:sz w:val="26"/>
                <w:szCs w:val="26"/>
                <w:lang w:val="en-GB"/>
              </w:rPr>
            </w:pPr>
          </w:p>
        </w:tc>
        <w:tc>
          <w:tcPr>
            <w:tcW w:w="889" w:type="dxa"/>
            <w:tcBorders>
              <w:right w:val="nil"/>
            </w:tcBorders>
            <w:vAlign w:val="top"/>
          </w:tcPr>
          <w:p w14:paraId="4C96826E">
            <w:pPr>
              <w:spacing w:line="240" w:lineRule="auto"/>
              <w:rPr>
                <w:ins w:id="317" w:author="薛媛媛（Grace）" w:date="2025-11-14T09:17:49Z"/>
                <w:sz w:val="26"/>
                <w:szCs w:val="26"/>
                <w:lang w:val="en-GB"/>
              </w:rPr>
            </w:pPr>
          </w:p>
        </w:tc>
        <w:tc>
          <w:tcPr>
            <w:tcW w:w="8547" w:type="dxa"/>
            <w:tcBorders>
              <w:left w:val="nil"/>
              <w:right w:val="single" w:color="auto" w:sz="2" w:space="0"/>
            </w:tcBorders>
            <w:vAlign w:val="top"/>
          </w:tcPr>
          <w:p w14:paraId="35608BAF">
            <w:pPr>
              <w:spacing w:line="240" w:lineRule="auto"/>
              <w:rPr>
                <w:ins w:id="318" w:author="薛媛媛（Grace）" w:date="2025-11-14T09:17:49Z"/>
                <w:lang w:val="en-GB"/>
              </w:rPr>
            </w:pPr>
          </w:p>
        </w:tc>
      </w:tr>
      <w:tr w14:paraId="4C194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ins w:id="319" w:author="薛媛媛（Grace）" w:date="2025-11-12T17:33:18Z"/>
        </w:trPr>
        <w:tc>
          <w:tcPr>
            <w:tcW w:w="4177" w:type="dxa"/>
            <w:tcBorders>
              <w:left w:val="single" w:color="auto" w:sz="2" w:space="0"/>
            </w:tcBorders>
          </w:tcPr>
          <w:p w14:paraId="74E342CF">
            <w:pPr>
              <w:spacing w:line="240" w:lineRule="auto"/>
              <w:rPr>
                <w:ins w:id="320" w:author="薛媛媛（Grace）" w:date="2025-11-12T17:33:18Z"/>
                <w:rFonts w:hint="eastAsia"/>
                <w:lang w:val="en-GB"/>
              </w:rPr>
            </w:pPr>
            <w:ins w:id="321" w:author="薛媛媛（Grace）" w:date="2025-11-12T17:53:07Z">
              <w:r>
                <w:rPr>
                  <w:rFonts w:hint="eastAsia"/>
                  <w:lang w:val="en-GB"/>
                </w:rPr>
                <w:t>Regulation (EC) No 1907/2006 of the European Parliament and of the Council of 18 December 2006 concerning the Registration, Evaluation, Authorisation and Restriction of Chemicals (REACH), establishing a European Chemicals Agency, amending Directive 1999/45/EC and repealing Council Regulation (EEC) No 793/93 and Commission Regulation (EC) No 1488/94 as well as Council Directive 76/769/EEC and Commission Directives 91/155/EEC, 93/67/EEC, 93/105/EC and 2000/21/EC</w:t>
              </w:r>
            </w:ins>
          </w:p>
        </w:tc>
        <w:tc>
          <w:tcPr>
            <w:tcW w:w="1085" w:type="dxa"/>
          </w:tcPr>
          <w:p w14:paraId="2B22210A">
            <w:pPr>
              <w:spacing w:line="240" w:lineRule="auto"/>
              <w:rPr>
                <w:ins w:id="322" w:author="薛媛媛（Grace）" w:date="2025-11-12T17:33:18Z"/>
                <w:rFonts w:hint="eastAsia" w:eastAsia="宋体"/>
                <w:lang w:val="en-US" w:eastAsia="zh-CN"/>
              </w:rPr>
            </w:pPr>
            <w:ins w:id="323" w:author="薛媛媛（Grace）" w:date="2025-11-12T17:48:16Z">
              <w:r>
                <w:rPr>
                  <w:rFonts w:hint="eastAsia" w:eastAsia="宋体"/>
                  <w:lang w:val="en-US" w:eastAsia="zh-CN"/>
                </w:rPr>
                <w:t>V1/202</w:t>
              </w:r>
            </w:ins>
            <w:ins w:id="324" w:author="薛媛媛（Grace）" w:date="2025-11-12T17:48:19Z">
              <w:r>
                <w:rPr>
                  <w:rFonts w:hint="eastAsia" w:eastAsia="宋体"/>
                  <w:lang w:val="en-US" w:eastAsia="zh-CN"/>
                </w:rPr>
                <w:t>5</w:t>
              </w:r>
            </w:ins>
          </w:p>
        </w:tc>
        <w:tc>
          <w:tcPr>
            <w:tcW w:w="608" w:type="dxa"/>
            <w:shd w:val="clear" w:color="auto" w:fill="auto"/>
            <w:vAlign w:val="top"/>
          </w:tcPr>
          <w:customXmlInsRangeStart w:id="325" w:author="薛媛媛（Grace）" w:date="2025-11-12T18:07:33Z"/>
          <w:sdt>
            <w:sdtPr>
              <w:rPr>
                <w:sz w:val="26"/>
                <w:szCs w:val="26"/>
                <w:lang w:val="en-GB"/>
              </w:rPr>
              <w:id w:val="147468219"/>
              <w14:checkbox>
                <w14:checked w14:val="1"/>
                <w14:checkedState w14:val="2612" w14:font="MS Gothic"/>
                <w14:uncheckedState w14:val="2610" w14:font="MS Gothic"/>
              </w14:checkbox>
            </w:sdtPr>
            <w:sdtEndPr>
              <w:rPr>
                <w:sz w:val="26"/>
                <w:szCs w:val="26"/>
                <w:lang w:val="en-GB"/>
              </w:rPr>
            </w:sdtEndPr>
            <w:sdtContent>
              <w:customXmlInsRangeEnd w:id="325"/>
              <w:p w14:paraId="18354C86">
                <w:pPr>
                  <w:spacing w:line="240" w:lineRule="auto"/>
                  <w:rPr>
                    <w:ins w:id="327" w:author="薛媛媛（Grace）" w:date="2025-11-12T18:07:33Z"/>
                    <w:sz w:val="26"/>
                    <w:szCs w:val="26"/>
                    <w:lang w:val="en-GB"/>
                  </w:rPr>
                </w:pPr>
                <w:ins w:id="329" w:author="薛媛媛（Grace）" w:date="2025-11-12T18:07:33Z">
                  <w:r>
                    <w:rPr>
                      <w:rFonts w:hint="eastAsia" w:ascii="MS Gothic" w:hAnsi="MS Gothic" w:eastAsia="MS Gothic" w:cs="Arial"/>
                      <w:sz w:val="26"/>
                      <w:szCs w:val="26"/>
                      <w:lang w:val="en-GB" w:eastAsia="en-US" w:bidi="ar-SA"/>
                    </w:rPr>
                    <w:t>☒</w:t>
                  </w:r>
                </w:ins>
              </w:p>
              <w:customXmlInsRangeStart w:id="331" w:author="薛媛媛（Grace）" w:date="2025-11-12T18:07:33Z"/>
            </w:sdtContent>
          </w:sdt>
          <w:customXmlInsRangeEnd w:id="331"/>
          <w:p w14:paraId="171672B8">
            <w:pPr>
              <w:spacing w:line="240" w:lineRule="auto"/>
              <w:rPr>
                <w:ins w:id="332" w:author="薛媛媛（Grace）" w:date="2025-11-12T17:33:18Z"/>
                <w:rFonts w:ascii="Arial" w:hAnsi="Arial" w:cs="Arial" w:eastAsiaTheme="minorHAnsi"/>
                <w:sz w:val="26"/>
                <w:szCs w:val="26"/>
                <w:lang w:val="en-GB" w:eastAsia="en-US" w:bidi="ar-SA"/>
              </w:rPr>
            </w:pPr>
          </w:p>
        </w:tc>
        <w:tc>
          <w:tcPr>
            <w:tcW w:w="889" w:type="dxa"/>
            <w:tcBorders>
              <w:right w:val="nil"/>
            </w:tcBorders>
            <w:shd w:val="clear" w:color="auto" w:fill="auto"/>
            <w:vAlign w:val="top"/>
          </w:tcPr>
          <w:customXmlInsRangeStart w:id="333" w:author="薛媛媛（Grace）" w:date="2025-11-12T18:07:33Z"/>
          <w:sdt>
            <w:sdtPr>
              <w:rPr>
                <w:sz w:val="26"/>
                <w:szCs w:val="26"/>
                <w:lang w:val="en-GB"/>
              </w:rPr>
              <w:id w:val="147452512"/>
              <w14:checkbox>
                <w14:checked w14:val="0"/>
                <w14:checkedState w14:val="2612" w14:font="MS Gothic"/>
                <w14:uncheckedState w14:val="2610" w14:font="MS Gothic"/>
              </w14:checkbox>
            </w:sdtPr>
            <w:sdtEndPr>
              <w:rPr>
                <w:sz w:val="26"/>
                <w:szCs w:val="26"/>
                <w:lang w:val="en-GB"/>
              </w:rPr>
            </w:sdtEndPr>
            <w:sdtContent>
              <w:customXmlInsRangeEnd w:id="333"/>
              <w:p w14:paraId="4F7206D4">
                <w:pPr>
                  <w:spacing w:line="240" w:lineRule="auto"/>
                  <w:rPr>
                    <w:ins w:id="335" w:author="薛媛媛（Grace）" w:date="2025-11-12T18:07:33Z"/>
                    <w:sz w:val="26"/>
                    <w:szCs w:val="26"/>
                    <w:lang w:val="en-GB"/>
                  </w:rPr>
                </w:pPr>
                <w:ins w:id="337" w:author="薛媛媛（Grace）" w:date="2025-11-12T18:07:33Z">
                  <w:r>
                    <w:rPr>
                      <w:rFonts w:hint="eastAsia" w:ascii="MS Gothic" w:hAnsi="MS Gothic" w:eastAsia="MS Gothic"/>
                      <w:sz w:val="26"/>
                      <w:szCs w:val="26"/>
                      <w:lang w:val="en-GB"/>
                    </w:rPr>
                    <w:t>☐</w:t>
                  </w:r>
                </w:ins>
              </w:p>
              <w:customXmlInsRangeStart w:id="339" w:author="薛媛媛（Grace）" w:date="2025-11-12T18:07:33Z"/>
            </w:sdtContent>
          </w:sdt>
          <w:customXmlInsRangeEnd w:id="339"/>
          <w:p w14:paraId="7D87B91F">
            <w:pPr>
              <w:spacing w:line="240" w:lineRule="auto"/>
              <w:rPr>
                <w:ins w:id="340" w:author="薛媛媛（Grace）" w:date="2025-11-12T17:33:18Z"/>
                <w:rFonts w:ascii="Arial" w:hAnsi="Arial" w:cs="Arial" w:eastAsiaTheme="minorHAnsi"/>
                <w:sz w:val="26"/>
                <w:szCs w:val="26"/>
                <w:lang w:val="en-GB" w:eastAsia="en-US" w:bidi="ar-SA"/>
              </w:rPr>
            </w:pPr>
          </w:p>
        </w:tc>
        <w:tc>
          <w:tcPr>
            <w:tcW w:w="8547" w:type="dxa"/>
            <w:tcBorders>
              <w:left w:val="nil"/>
              <w:right w:val="single" w:color="auto" w:sz="2" w:space="0"/>
            </w:tcBorders>
            <w:shd w:val="clear" w:color="auto" w:fill="auto"/>
            <w:vAlign w:val="top"/>
          </w:tcPr>
          <w:p w14:paraId="7CEE23EB">
            <w:pPr>
              <w:spacing w:line="240" w:lineRule="auto"/>
              <w:rPr>
                <w:ins w:id="341" w:author="薛媛媛（Grace）" w:date="2025-11-12T17:33:18Z"/>
                <w:rFonts w:hint="eastAsia"/>
                <w:lang w:val="en-GB" w:eastAsia="en-US"/>
              </w:rPr>
            </w:pPr>
          </w:p>
        </w:tc>
      </w:tr>
      <w:tr w14:paraId="1791B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ins w:id="342" w:author="薛媛媛（Grace）" w:date="2025-11-12T17:43:01Z"/>
        </w:trPr>
        <w:tc>
          <w:tcPr>
            <w:tcW w:w="4177" w:type="dxa"/>
            <w:tcBorders>
              <w:left w:val="single" w:color="auto" w:sz="2" w:space="0"/>
            </w:tcBorders>
          </w:tcPr>
          <w:p w14:paraId="7C3C6543">
            <w:pPr>
              <w:spacing w:line="240" w:lineRule="auto"/>
              <w:rPr>
                <w:ins w:id="343" w:author="薛媛媛（Grace）" w:date="2025-11-12T17:43:01Z"/>
                <w:rFonts w:hint="eastAsia"/>
                <w:lang w:val="en-GB"/>
              </w:rPr>
            </w:pPr>
            <w:ins w:id="344" w:author="薛媛媛（Grace）" w:date="2025-11-12T17:52:02Z">
              <w:r>
                <w:rPr>
                  <w:rFonts w:hint="eastAsia" w:ascii="Arial" w:hAnsi="Arial" w:cs="Arial" w:eastAsiaTheme="minorHAnsi"/>
                  <w:b w:val="0"/>
                  <w:bCs w:val="0"/>
                  <w:i w:val="0"/>
                  <w:iCs w:val="0"/>
                  <w:caps w:val="0"/>
                  <w:color w:val="auto"/>
                  <w:spacing w:val="0"/>
                  <w:sz w:val="22"/>
                  <w:szCs w:val="22"/>
                  <w:shd w:val="clear" w:fill="auto"/>
                  <w:lang w:val="en-GB"/>
                </w:rPr>
                <w:t xml:space="preserve">Regulation (EU) 2017/745 of the European Parliament and of the Council of 5 April 2017 on medical devices, amending Directive 2001/83/EC, Regulation (EC) No 178/2002 and Regulation (EC) No 1223/2009 and repealing Council Directives 90/385/EEC and 93/42/EEC </w:t>
              </w:r>
            </w:ins>
          </w:p>
        </w:tc>
        <w:tc>
          <w:tcPr>
            <w:tcW w:w="1085" w:type="dxa"/>
          </w:tcPr>
          <w:p w14:paraId="3C3CFEBF">
            <w:pPr>
              <w:spacing w:line="240" w:lineRule="auto"/>
              <w:rPr>
                <w:ins w:id="345" w:author="薛媛媛（Grace）" w:date="2025-11-12T17:43:01Z"/>
                <w:rFonts w:hint="eastAsia" w:eastAsia="宋体"/>
                <w:lang w:val="en-US" w:eastAsia="zh-CN"/>
              </w:rPr>
            </w:pPr>
            <w:ins w:id="346" w:author="薛媛媛（Grace）" w:date="2025-11-12T17:53:23Z">
              <w:r>
                <w:rPr>
                  <w:rFonts w:hint="eastAsia" w:eastAsia="宋体"/>
                  <w:lang w:val="en-US" w:eastAsia="zh-CN"/>
                </w:rPr>
                <w:t>V1/2025</w:t>
              </w:r>
            </w:ins>
          </w:p>
        </w:tc>
        <w:tc>
          <w:tcPr>
            <w:tcW w:w="608" w:type="dxa"/>
            <w:shd w:val="clear" w:color="auto" w:fill="auto"/>
            <w:vAlign w:val="top"/>
          </w:tcPr>
          <w:customXmlInsRangeStart w:id="347" w:author="薛媛媛（Grace）" w:date="2025-11-12T18:07:36Z"/>
          <w:sdt>
            <w:sdtPr>
              <w:rPr>
                <w:sz w:val="26"/>
                <w:szCs w:val="26"/>
                <w:lang w:val="en-GB"/>
              </w:rPr>
              <w:id w:val="147483034"/>
              <w14:checkbox>
                <w14:checked w14:val="1"/>
                <w14:checkedState w14:val="2612" w14:font="MS Gothic"/>
                <w14:uncheckedState w14:val="2610" w14:font="MS Gothic"/>
              </w14:checkbox>
            </w:sdtPr>
            <w:sdtEndPr>
              <w:rPr>
                <w:sz w:val="26"/>
                <w:szCs w:val="26"/>
                <w:lang w:val="en-GB"/>
              </w:rPr>
            </w:sdtEndPr>
            <w:sdtContent>
              <w:customXmlInsRangeEnd w:id="347"/>
              <w:p w14:paraId="53D032D1">
                <w:pPr>
                  <w:spacing w:line="240" w:lineRule="auto"/>
                  <w:rPr>
                    <w:ins w:id="349" w:author="薛媛媛（Grace）" w:date="2025-11-12T18:07:36Z"/>
                    <w:sz w:val="26"/>
                    <w:szCs w:val="26"/>
                    <w:lang w:val="en-GB"/>
                  </w:rPr>
                </w:pPr>
                <w:ins w:id="351" w:author="薛媛媛（Grace）" w:date="2025-11-12T18:07:36Z">
                  <w:r>
                    <w:rPr>
                      <w:rFonts w:hint="eastAsia" w:ascii="MS Gothic" w:hAnsi="MS Gothic" w:eastAsia="MS Gothic" w:cs="Arial"/>
                      <w:sz w:val="26"/>
                      <w:szCs w:val="26"/>
                      <w:lang w:val="en-GB" w:eastAsia="en-US" w:bidi="ar-SA"/>
                    </w:rPr>
                    <w:t>☒</w:t>
                  </w:r>
                </w:ins>
              </w:p>
              <w:customXmlInsRangeStart w:id="353" w:author="薛媛媛（Grace）" w:date="2025-11-12T18:07:36Z"/>
            </w:sdtContent>
          </w:sdt>
          <w:customXmlInsRangeEnd w:id="353"/>
          <w:p w14:paraId="72F867E9">
            <w:pPr>
              <w:spacing w:line="240" w:lineRule="auto"/>
              <w:rPr>
                <w:ins w:id="354" w:author="薛媛媛（Grace）" w:date="2025-11-12T17:43:01Z"/>
                <w:rFonts w:ascii="Arial" w:hAnsi="Arial" w:cs="Arial" w:eastAsiaTheme="minorHAnsi"/>
                <w:sz w:val="26"/>
                <w:szCs w:val="26"/>
                <w:lang w:val="en-GB" w:eastAsia="en-US" w:bidi="ar-SA"/>
              </w:rPr>
            </w:pPr>
          </w:p>
        </w:tc>
        <w:tc>
          <w:tcPr>
            <w:tcW w:w="889" w:type="dxa"/>
            <w:tcBorders>
              <w:right w:val="nil"/>
            </w:tcBorders>
            <w:shd w:val="clear" w:color="auto" w:fill="auto"/>
            <w:vAlign w:val="top"/>
          </w:tcPr>
          <w:customXmlInsRangeStart w:id="355" w:author="薛媛媛（Grace）" w:date="2025-11-12T18:07:36Z"/>
          <w:sdt>
            <w:sdtPr>
              <w:rPr>
                <w:sz w:val="26"/>
                <w:szCs w:val="26"/>
                <w:lang w:val="en-GB"/>
              </w:rPr>
              <w:id w:val="147452881"/>
              <w14:checkbox>
                <w14:checked w14:val="0"/>
                <w14:checkedState w14:val="2612" w14:font="MS Gothic"/>
                <w14:uncheckedState w14:val="2610" w14:font="MS Gothic"/>
              </w14:checkbox>
            </w:sdtPr>
            <w:sdtEndPr>
              <w:rPr>
                <w:sz w:val="26"/>
                <w:szCs w:val="26"/>
                <w:lang w:val="en-GB"/>
              </w:rPr>
            </w:sdtEndPr>
            <w:sdtContent>
              <w:customXmlInsRangeEnd w:id="355"/>
              <w:p w14:paraId="0DB8B793">
                <w:pPr>
                  <w:spacing w:line="240" w:lineRule="auto"/>
                  <w:rPr>
                    <w:ins w:id="357" w:author="薛媛媛（Grace）" w:date="2025-11-12T18:07:36Z"/>
                    <w:sz w:val="26"/>
                    <w:szCs w:val="26"/>
                    <w:lang w:val="en-GB"/>
                  </w:rPr>
                </w:pPr>
                <w:ins w:id="359" w:author="薛媛媛（Grace）" w:date="2025-11-12T18:07:36Z">
                  <w:r>
                    <w:rPr>
                      <w:rFonts w:hint="eastAsia" w:ascii="MS Gothic" w:hAnsi="MS Gothic" w:eastAsia="MS Gothic"/>
                      <w:sz w:val="26"/>
                      <w:szCs w:val="26"/>
                      <w:lang w:val="en-GB"/>
                    </w:rPr>
                    <w:t>☐</w:t>
                  </w:r>
                </w:ins>
              </w:p>
              <w:customXmlInsRangeStart w:id="361" w:author="薛媛媛（Grace）" w:date="2025-11-12T18:07:36Z"/>
            </w:sdtContent>
          </w:sdt>
          <w:customXmlInsRangeEnd w:id="361"/>
          <w:p w14:paraId="58670D7C">
            <w:pPr>
              <w:spacing w:line="240" w:lineRule="auto"/>
              <w:rPr>
                <w:ins w:id="362" w:author="薛媛媛（Grace）" w:date="2025-11-12T17:43:01Z"/>
                <w:rFonts w:ascii="Arial" w:hAnsi="Arial" w:cs="Arial" w:eastAsiaTheme="minorHAnsi"/>
                <w:sz w:val="26"/>
                <w:szCs w:val="26"/>
                <w:lang w:val="en-GB" w:eastAsia="en-US" w:bidi="ar-SA"/>
              </w:rPr>
            </w:pPr>
          </w:p>
        </w:tc>
        <w:tc>
          <w:tcPr>
            <w:tcW w:w="8547" w:type="dxa"/>
            <w:tcBorders>
              <w:left w:val="nil"/>
              <w:right w:val="single" w:color="auto" w:sz="2" w:space="0"/>
            </w:tcBorders>
            <w:shd w:val="clear" w:color="auto" w:fill="auto"/>
            <w:vAlign w:val="top"/>
          </w:tcPr>
          <w:p w14:paraId="3ABEF464">
            <w:pPr>
              <w:spacing w:line="240" w:lineRule="auto"/>
              <w:rPr>
                <w:ins w:id="363" w:author="薛媛媛（Grace）" w:date="2025-11-12T17:43:01Z"/>
                <w:rFonts w:ascii="Arial" w:hAnsi="Arial" w:cs="Arial" w:eastAsiaTheme="minorHAnsi"/>
                <w:sz w:val="22"/>
                <w:szCs w:val="22"/>
                <w:lang w:val="en-GB" w:eastAsia="en-US" w:bidi="ar-SA"/>
              </w:rPr>
            </w:pPr>
          </w:p>
        </w:tc>
      </w:tr>
      <w:tr w14:paraId="3B3C2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ins w:id="364" w:author="薛媛媛（Grace）" w:date="2025-11-12T17:43:01Z"/>
        </w:trPr>
        <w:tc>
          <w:tcPr>
            <w:tcW w:w="4177" w:type="dxa"/>
            <w:tcBorders>
              <w:left w:val="single" w:color="auto" w:sz="2" w:space="0"/>
            </w:tcBorders>
          </w:tcPr>
          <w:p w14:paraId="76D5DD6C">
            <w:pPr>
              <w:spacing w:line="240" w:lineRule="auto"/>
              <w:rPr>
                <w:ins w:id="365" w:author="薛媛媛（Grace）" w:date="2025-11-12T17:43:01Z"/>
                <w:rFonts w:hint="eastAsia"/>
                <w:lang w:val="en-GB"/>
              </w:rPr>
            </w:pPr>
            <w:ins w:id="366" w:author="薛媛媛（Grace）" w:date="2025-11-12T17:56:50Z">
              <w:r>
                <w:rPr>
                  <w:rFonts w:hint="eastAsia"/>
                  <w:lang w:val="en-GB"/>
                </w:rPr>
                <w:t>Commission Regulation (EU) No 722/2012 of 8 August 2012 concerning particular requirements as regards the requirements laid down in Council Directives 90/385/EEC and 93/42/EEC with respect to active implantable medical devices and medical devices manufactured utilising tissues of animal origin Text with EEA relevance</w:t>
              </w:r>
            </w:ins>
          </w:p>
        </w:tc>
        <w:tc>
          <w:tcPr>
            <w:tcW w:w="1085" w:type="dxa"/>
          </w:tcPr>
          <w:p w14:paraId="64042D6D">
            <w:pPr>
              <w:spacing w:line="240" w:lineRule="auto"/>
              <w:rPr>
                <w:ins w:id="367" w:author="薛媛媛（Grace）" w:date="2025-11-12T17:43:01Z"/>
                <w:rFonts w:hint="eastAsia" w:eastAsia="宋体"/>
                <w:lang w:val="en-US" w:eastAsia="zh-CN"/>
              </w:rPr>
            </w:pPr>
            <w:ins w:id="368" w:author="薛媛媛（Grace）" w:date="2025-11-12T17:56:58Z">
              <w:r>
                <w:rPr>
                  <w:rFonts w:hint="eastAsia" w:eastAsia="宋体"/>
                  <w:lang w:val="en-US" w:eastAsia="zh-CN"/>
                </w:rPr>
                <w:t>V1/20</w:t>
              </w:r>
            </w:ins>
            <w:ins w:id="369" w:author="薛媛媛（Grace）" w:date="2025-11-12T17:57:00Z">
              <w:r>
                <w:rPr>
                  <w:rFonts w:hint="eastAsia" w:eastAsia="宋体"/>
                  <w:lang w:val="en-US" w:eastAsia="zh-CN"/>
                </w:rPr>
                <w:t>1</w:t>
              </w:r>
            </w:ins>
            <w:ins w:id="370" w:author="薛媛媛（Grace）" w:date="2025-11-12T17:56:58Z">
              <w:r>
                <w:rPr>
                  <w:rFonts w:hint="eastAsia" w:eastAsia="宋体"/>
                  <w:lang w:val="en-US" w:eastAsia="zh-CN"/>
                </w:rPr>
                <w:t>2</w:t>
              </w:r>
            </w:ins>
          </w:p>
        </w:tc>
        <w:tc>
          <w:tcPr>
            <w:tcW w:w="608" w:type="dxa"/>
            <w:shd w:val="clear" w:color="auto" w:fill="auto"/>
            <w:vAlign w:val="top"/>
          </w:tcPr>
          <w:customXmlInsRangeStart w:id="371" w:author="薛媛媛（Grace）" w:date="2025-11-12T18:07:37Z"/>
          <w:sdt>
            <w:sdtPr>
              <w:rPr>
                <w:sz w:val="26"/>
                <w:szCs w:val="26"/>
                <w:lang w:val="en-GB"/>
              </w:rPr>
              <w:id w:val="147463939"/>
              <w14:checkbox>
                <w14:checked w14:val="1"/>
                <w14:checkedState w14:val="2612" w14:font="MS Gothic"/>
                <w14:uncheckedState w14:val="2610" w14:font="MS Gothic"/>
              </w14:checkbox>
            </w:sdtPr>
            <w:sdtEndPr>
              <w:rPr>
                <w:sz w:val="26"/>
                <w:szCs w:val="26"/>
                <w:lang w:val="en-GB"/>
              </w:rPr>
            </w:sdtEndPr>
            <w:sdtContent>
              <w:customXmlInsRangeEnd w:id="371"/>
              <w:p w14:paraId="18BDD40D">
                <w:pPr>
                  <w:spacing w:line="240" w:lineRule="auto"/>
                  <w:rPr>
                    <w:ins w:id="373" w:author="薛媛媛（Grace）" w:date="2025-11-12T18:07:37Z"/>
                    <w:sz w:val="26"/>
                    <w:szCs w:val="26"/>
                    <w:lang w:val="en-GB"/>
                  </w:rPr>
                </w:pPr>
                <w:ins w:id="375" w:author="薛媛媛（Grace）" w:date="2025-11-12T18:07:37Z">
                  <w:r>
                    <w:rPr>
                      <w:rFonts w:hint="eastAsia" w:ascii="MS Gothic" w:hAnsi="MS Gothic" w:eastAsia="MS Gothic" w:cs="Arial"/>
                      <w:sz w:val="26"/>
                      <w:szCs w:val="26"/>
                      <w:lang w:val="en-GB" w:eastAsia="en-US" w:bidi="ar-SA"/>
                    </w:rPr>
                    <w:t>☒</w:t>
                  </w:r>
                </w:ins>
              </w:p>
              <w:customXmlInsRangeStart w:id="377" w:author="薛媛媛（Grace）" w:date="2025-11-12T18:07:37Z"/>
            </w:sdtContent>
          </w:sdt>
          <w:customXmlInsRangeEnd w:id="377"/>
          <w:p w14:paraId="59943CEF">
            <w:pPr>
              <w:spacing w:line="240" w:lineRule="auto"/>
              <w:rPr>
                <w:ins w:id="378" w:author="薛媛媛（Grace）" w:date="2025-11-12T17:43:01Z"/>
                <w:rFonts w:ascii="Arial" w:hAnsi="Arial" w:cs="Arial" w:eastAsiaTheme="minorHAnsi"/>
                <w:sz w:val="26"/>
                <w:szCs w:val="26"/>
                <w:lang w:val="en-GB" w:eastAsia="en-US" w:bidi="ar-SA"/>
              </w:rPr>
            </w:pPr>
          </w:p>
        </w:tc>
        <w:tc>
          <w:tcPr>
            <w:tcW w:w="889" w:type="dxa"/>
            <w:tcBorders>
              <w:right w:val="nil"/>
            </w:tcBorders>
            <w:shd w:val="clear" w:color="auto" w:fill="auto"/>
            <w:vAlign w:val="top"/>
          </w:tcPr>
          <w:customXmlInsRangeStart w:id="379" w:author="薛媛媛（Grace）" w:date="2025-11-12T18:07:37Z"/>
          <w:sdt>
            <w:sdtPr>
              <w:rPr>
                <w:sz w:val="26"/>
                <w:szCs w:val="26"/>
                <w:lang w:val="en-GB"/>
              </w:rPr>
              <w:id w:val="147463126"/>
              <w14:checkbox>
                <w14:checked w14:val="0"/>
                <w14:checkedState w14:val="2612" w14:font="MS Gothic"/>
                <w14:uncheckedState w14:val="2610" w14:font="MS Gothic"/>
              </w14:checkbox>
            </w:sdtPr>
            <w:sdtEndPr>
              <w:rPr>
                <w:sz w:val="26"/>
                <w:szCs w:val="26"/>
                <w:lang w:val="en-GB"/>
              </w:rPr>
            </w:sdtEndPr>
            <w:sdtContent>
              <w:customXmlInsRangeEnd w:id="379"/>
              <w:p w14:paraId="1457A5EC">
                <w:pPr>
                  <w:spacing w:line="240" w:lineRule="auto"/>
                  <w:rPr>
                    <w:ins w:id="381" w:author="薛媛媛（Grace）" w:date="2025-11-12T18:07:37Z"/>
                    <w:sz w:val="26"/>
                    <w:szCs w:val="26"/>
                    <w:lang w:val="en-GB"/>
                  </w:rPr>
                </w:pPr>
                <w:ins w:id="383" w:author="薛媛媛（Grace）" w:date="2025-11-12T18:07:37Z">
                  <w:r>
                    <w:rPr>
                      <w:rFonts w:hint="eastAsia" w:ascii="MS Gothic" w:hAnsi="MS Gothic" w:eastAsia="MS Gothic"/>
                      <w:sz w:val="26"/>
                      <w:szCs w:val="26"/>
                      <w:lang w:val="en-GB"/>
                    </w:rPr>
                    <w:t>☐</w:t>
                  </w:r>
                </w:ins>
              </w:p>
              <w:customXmlInsRangeStart w:id="385" w:author="薛媛媛（Grace）" w:date="2025-11-12T18:07:37Z"/>
            </w:sdtContent>
          </w:sdt>
          <w:customXmlInsRangeEnd w:id="385"/>
          <w:p w14:paraId="4757DB50">
            <w:pPr>
              <w:spacing w:line="240" w:lineRule="auto"/>
              <w:rPr>
                <w:ins w:id="386" w:author="薛媛媛（Grace）" w:date="2025-11-12T17:43:01Z"/>
                <w:rFonts w:ascii="Arial" w:hAnsi="Arial" w:cs="Arial" w:eastAsiaTheme="minorHAnsi"/>
                <w:sz w:val="26"/>
                <w:szCs w:val="26"/>
                <w:lang w:val="en-GB" w:eastAsia="en-US" w:bidi="ar-SA"/>
              </w:rPr>
            </w:pPr>
          </w:p>
        </w:tc>
        <w:tc>
          <w:tcPr>
            <w:tcW w:w="8547" w:type="dxa"/>
            <w:tcBorders>
              <w:left w:val="nil"/>
              <w:right w:val="single" w:color="auto" w:sz="2" w:space="0"/>
            </w:tcBorders>
            <w:shd w:val="clear" w:color="auto" w:fill="auto"/>
            <w:vAlign w:val="top"/>
          </w:tcPr>
          <w:p w14:paraId="12EEB92F">
            <w:pPr>
              <w:spacing w:line="240" w:lineRule="auto"/>
              <w:rPr>
                <w:ins w:id="387" w:author="薛媛媛（Grace）" w:date="2025-11-12T17:43:01Z"/>
                <w:rFonts w:ascii="Arial" w:hAnsi="Arial" w:cs="Arial" w:eastAsiaTheme="minorHAnsi"/>
                <w:sz w:val="22"/>
                <w:szCs w:val="22"/>
                <w:lang w:val="en-GB" w:eastAsia="en-US" w:bidi="ar-SA"/>
              </w:rPr>
            </w:pPr>
          </w:p>
        </w:tc>
      </w:tr>
      <w:tr w14:paraId="36C37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ins w:id="388" w:author="薛媛媛（Grace）" w:date="2025-11-12T17:43:01Z"/>
        </w:trPr>
        <w:tc>
          <w:tcPr>
            <w:tcW w:w="4177" w:type="dxa"/>
            <w:tcBorders>
              <w:left w:val="single" w:color="auto" w:sz="2" w:space="0"/>
            </w:tcBorders>
          </w:tcPr>
          <w:p w14:paraId="4683D543">
            <w:pPr>
              <w:spacing w:line="240" w:lineRule="auto"/>
              <w:rPr>
                <w:ins w:id="389" w:author="薛媛媛（Grace）" w:date="2025-11-12T17:43:01Z"/>
                <w:rFonts w:hint="eastAsia"/>
                <w:lang w:val="en-GB"/>
              </w:rPr>
            </w:pPr>
            <w:ins w:id="390" w:author="薛媛媛（Grace）" w:date="2025-11-12T18:00:22Z">
              <w:r>
                <w:rPr>
                  <w:rFonts w:hint="eastAsia"/>
                  <w:lang w:val="en-GB"/>
                </w:rPr>
                <w:t>Directive 2011/65/EU of the European Parliament and of the Council of 8 June 2011 on the restriction of the use of certain hazardous substances in electrical and electronic equipment (recast) Text with EEA relevance</w:t>
              </w:r>
            </w:ins>
          </w:p>
        </w:tc>
        <w:tc>
          <w:tcPr>
            <w:tcW w:w="1085" w:type="dxa"/>
          </w:tcPr>
          <w:p w14:paraId="45CD983B">
            <w:pPr>
              <w:spacing w:line="240" w:lineRule="auto"/>
              <w:rPr>
                <w:ins w:id="391" w:author="薛媛媛（Grace）" w:date="2025-11-12T17:43:01Z"/>
                <w:rFonts w:hint="default" w:eastAsia="宋体"/>
                <w:lang w:val="en-US" w:eastAsia="zh-CN"/>
              </w:rPr>
            </w:pPr>
            <w:ins w:id="392" w:author="薛媛媛（Grace）" w:date="2025-11-13T11:02:04Z">
              <w:r>
                <w:rPr>
                  <w:rFonts w:hint="eastAsia" w:eastAsia="宋体"/>
                  <w:lang w:val="en-US" w:eastAsia="zh-CN"/>
                </w:rPr>
                <w:t>V1/</w:t>
              </w:r>
            </w:ins>
            <w:ins w:id="393" w:author="薛媛媛（Grace）" w:date="2025-11-12T18:02:36Z">
              <w:r>
                <w:rPr>
                  <w:rFonts w:hint="eastAsia" w:eastAsia="宋体"/>
                  <w:lang w:val="en-US" w:eastAsia="zh-CN"/>
                </w:rPr>
                <w:t>202</w:t>
              </w:r>
            </w:ins>
            <w:ins w:id="394" w:author="薛媛媛（Grace）" w:date="2025-11-12T18:02:37Z">
              <w:r>
                <w:rPr>
                  <w:rFonts w:hint="eastAsia" w:eastAsia="宋体"/>
                  <w:lang w:val="en-US" w:eastAsia="zh-CN"/>
                </w:rPr>
                <w:t>5</w:t>
              </w:r>
            </w:ins>
          </w:p>
        </w:tc>
        <w:tc>
          <w:tcPr>
            <w:tcW w:w="608" w:type="dxa"/>
            <w:shd w:val="clear" w:color="auto" w:fill="auto"/>
            <w:vAlign w:val="top"/>
          </w:tcPr>
          <w:customXmlInsRangeStart w:id="395" w:author="薛媛媛（Grace）" w:date="2025-11-12T18:07:39Z"/>
          <w:sdt>
            <w:sdtPr>
              <w:rPr>
                <w:sz w:val="26"/>
                <w:szCs w:val="26"/>
                <w:lang w:val="en-GB"/>
              </w:rPr>
              <w:id w:val="147455911"/>
              <w14:checkbox>
                <w14:checked w14:val="1"/>
                <w14:checkedState w14:val="2612" w14:font="MS Gothic"/>
                <w14:uncheckedState w14:val="2610" w14:font="MS Gothic"/>
              </w14:checkbox>
            </w:sdtPr>
            <w:sdtEndPr>
              <w:rPr>
                <w:sz w:val="26"/>
                <w:szCs w:val="26"/>
                <w:lang w:val="en-GB"/>
              </w:rPr>
            </w:sdtEndPr>
            <w:sdtContent>
              <w:customXmlInsRangeEnd w:id="395"/>
              <w:p w14:paraId="04636789">
                <w:pPr>
                  <w:spacing w:line="240" w:lineRule="auto"/>
                  <w:rPr>
                    <w:ins w:id="397" w:author="薛媛媛（Grace）" w:date="2025-11-12T18:07:39Z"/>
                    <w:sz w:val="26"/>
                    <w:szCs w:val="26"/>
                    <w:lang w:val="en-GB"/>
                  </w:rPr>
                </w:pPr>
                <w:ins w:id="399" w:author="薛媛媛（Grace）" w:date="2025-11-12T18:07:39Z">
                  <w:r>
                    <w:rPr>
                      <w:rFonts w:hint="eastAsia" w:ascii="MS Gothic" w:hAnsi="MS Gothic" w:eastAsia="MS Gothic" w:cs="Arial"/>
                      <w:sz w:val="26"/>
                      <w:szCs w:val="26"/>
                      <w:lang w:val="en-GB" w:eastAsia="en-US" w:bidi="ar-SA"/>
                    </w:rPr>
                    <w:t>☒</w:t>
                  </w:r>
                </w:ins>
              </w:p>
              <w:customXmlInsRangeStart w:id="401" w:author="薛媛媛（Grace）" w:date="2025-11-12T18:07:39Z"/>
            </w:sdtContent>
          </w:sdt>
          <w:customXmlInsRangeEnd w:id="401"/>
          <w:p w14:paraId="16406F47">
            <w:pPr>
              <w:spacing w:line="240" w:lineRule="auto"/>
              <w:rPr>
                <w:ins w:id="402" w:author="薛媛媛（Grace）" w:date="2025-11-12T17:43:01Z"/>
                <w:rFonts w:ascii="Arial" w:hAnsi="Arial" w:cs="Arial" w:eastAsiaTheme="minorHAnsi"/>
                <w:sz w:val="26"/>
                <w:szCs w:val="26"/>
                <w:lang w:val="en-GB" w:eastAsia="en-US" w:bidi="ar-SA"/>
              </w:rPr>
            </w:pPr>
          </w:p>
        </w:tc>
        <w:tc>
          <w:tcPr>
            <w:tcW w:w="889" w:type="dxa"/>
            <w:tcBorders>
              <w:right w:val="nil"/>
            </w:tcBorders>
            <w:shd w:val="clear" w:color="auto" w:fill="auto"/>
            <w:vAlign w:val="top"/>
          </w:tcPr>
          <w:customXmlInsRangeStart w:id="403" w:author="薛媛媛（Grace）" w:date="2025-11-12T18:07:39Z"/>
          <w:sdt>
            <w:sdtPr>
              <w:rPr>
                <w:sz w:val="26"/>
                <w:szCs w:val="26"/>
                <w:lang w:val="en-GB"/>
              </w:rPr>
              <w:id w:val="147452247"/>
              <w14:checkbox>
                <w14:checked w14:val="0"/>
                <w14:checkedState w14:val="2612" w14:font="MS Gothic"/>
                <w14:uncheckedState w14:val="2610" w14:font="MS Gothic"/>
              </w14:checkbox>
            </w:sdtPr>
            <w:sdtEndPr>
              <w:rPr>
                <w:sz w:val="26"/>
                <w:szCs w:val="26"/>
                <w:lang w:val="en-GB"/>
              </w:rPr>
            </w:sdtEndPr>
            <w:sdtContent>
              <w:customXmlInsRangeEnd w:id="403"/>
              <w:p w14:paraId="0B29D30A">
                <w:pPr>
                  <w:spacing w:line="240" w:lineRule="auto"/>
                  <w:rPr>
                    <w:ins w:id="405" w:author="薛媛媛（Grace）" w:date="2025-11-12T18:07:39Z"/>
                    <w:sz w:val="26"/>
                    <w:szCs w:val="26"/>
                    <w:lang w:val="en-GB"/>
                  </w:rPr>
                </w:pPr>
                <w:ins w:id="407" w:author="薛媛媛（Grace）" w:date="2025-11-12T18:07:39Z">
                  <w:r>
                    <w:rPr>
                      <w:rFonts w:hint="eastAsia" w:ascii="MS Gothic" w:hAnsi="MS Gothic" w:eastAsia="MS Gothic"/>
                      <w:sz w:val="26"/>
                      <w:szCs w:val="26"/>
                      <w:lang w:val="en-GB"/>
                    </w:rPr>
                    <w:t>☐</w:t>
                  </w:r>
                </w:ins>
              </w:p>
              <w:customXmlInsRangeStart w:id="409" w:author="薛媛媛（Grace）" w:date="2025-11-12T18:07:39Z"/>
            </w:sdtContent>
          </w:sdt>
          <w:customXmlInsRangeEnd w:id="409"/>
          <w:p w14:paraId="0F558AC0">
            <w:pPr>
              <w:spacing w:line="240" w:lineRule="auto"/>
              <w:rPr>
                <w:ins w:id="410" w:author="薛媛媛（Grace）" w:date="2025-11-12T17:43:01Z"/>
                <w:rFonts w:ascii="Arial" w:hAnsi="Arial" w:cs="Arial" w:eastAsiaTheme="minorHAnsi"/>
                <w:sz w:val="26"/>
                <w:szCs w:val="26"/>
                <w:lang w:val="en-GB" w:eastAsia="en-US" w:bidi="ar-SA"/>
              </w:rPr>
            </w:pPr>
          </w:p>
        </w:tc>
        <w:tc>
          <w:tcPr>
            <w:tcW w:w="8547" w:type="dxa"/>
            <w:tcBorders>
              <w:left w:val="nil"/>
              <w:right w:val="single" w:color="auto" w:sz="2" w:space="0"/>
            </w:tcBorders>
            <w:shd w:val="clear" w:color="auto" w:fill="auto"/>
            <w:vAlign w:val="top"/>
          </w:tcPr>
          <w:p w14:paraId="68958F1D">
            <w:pPr>
              <w:spacing w:line="240" w:lineRule="auto"/>
              <w:rPr>
                <w:ins w:id="411" w:author="薛媛媛（Grace）" w:date="2025-11-12T17:43:01Z"/>
                <w:rFonts w:ascii="Arial" w:hAnsi="Arial" w:cs="Arial" w:eastAsiaTheme="minorHAnsi"/>
                <w:sz w:val="22"/>
                <w:szCs w:val="22"/>
                <w:lang w:val="en-GB" w:eastAsia="en-US" w:bidi="ar-SA"/>
              </w:rPr>
            </w:pPr>
          </w:p>
        </w:tc>
      </w:tr>
      <w:tr w14:paraId="45D42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ins w:id="412" w:author="薛媛媛（Grace）" w:date="2025-11-12T17:43:09Z"/>
        </w:trPr>
        <w:tc>
          <w:tcPr>
            <w:tcW w:w="4177" w:type="dxa"/>
            <w:tcBorders>
              <w:left w:val="single" w:color="auto" w:sz="2" w:space="0"/>
            </w:tcBorders>
          </w:tcPr>
          <w:p w14:paraId="3FB9D633">
            <w:pPr>
              <w:spacing w:line="240" w:lineRule="auto"/>
              <w:rPr>
                <w:ins w:id="413" w:author="薛媛媛（Grace）" w:date="2025-11-12T17:58:45Z"/>
                <w:rFonts w:hint="eastAsia"/>
                <w:lang w:val="en-GB"/>
              </w:rPr>
            </w:pPr>
            <w:ins w:id="414" w:author="薛媛媛（Grace）" w:date="2025-11-12T17:58:45Z">
              <w:r>
                <w:rPr>
                  <w:rFonts w:hint="eastAsia"/>
                  <w:lang w:val="en-GB"/>
                </w:rPr>
                <w:t>COMMISSION DELEGATED DIRECTIVE (EU) 2015/863</w:t>
              </w:r>
            </w:ins>
          </w:p>
          <w:p w14:paraId="6D950236">
            <w:pPr>
              <w:spacing w:line="240" w:lineRule="auto"/>
              <w:rPr>
                <w:ins w:id="415" w:author="薛媛媛（Grace）" w:date="2025-11-12T17:58:45Z"/>
                <w:rFonts w:hint="eastAsia"/>
                <w:lang w:val="en-GB"/>
              </w:rPr>
            </w:pPr>
          </w:p>
          <w:p w14:paraId="3DDAC1C9">
            <w:pPr>
              <w:spacing w:line="240" w:lineRule="auto"/>
              <w:rPr>
                <w:ins w:id="416" w:author="薛媛媛（Grace）" w:date="2025-11-12T17:58:45Z"/>
                <w:rFonts w:hint="eastAsia"/>
                <w:lang w:val="en-GB"/>
              </w:rPr>
            </w:pPr>
            <w:ins w:id="417" w:author="薛媛媛（Grace）" w:date="2025-11-12T17:58:45Z">
              <w:r>
                <w:rPr>
                  <w:rFonts w:hint="eastAsia"/>
                  <w:lang w:val="en-GB"/>
                </w:rPr>
                <w:t>of 31 March 2015</w:t>
              </w:r>
            </w:ins>
          </w:p>
          <w:p w14:paraId="4BAD24A3">
            <w:pPr>
              <w:spacing w:line="240" w:lineRule="auto"/>
              <w:rPr>
                <w:ins w:id="418" w:author="薛媛媛（Grace）" w:date="2025-11-12T17:58:45Z"/>
                <w:rFonts w:hint="eastAsia"/>
                <w:lang w:val="en-GB"/>
              </w:rPr>
            </w:pPr>
          </w:p>
          <w:p w14:paraId="1B545B1E">
            <w:pPr>
              <w:spacing w:line="240" w:lineRule="auto"/>
              <w:rPr>
                <w:ins w:id="419" w:author="薛媛媛（Grace）" w:date="2025-11-12T17:43:09Z"/>
                <w:rFonts w:hint="eastAsia"/>
                <w:lang w:val="en-GB"/>
              </w:rPr>
            </w:pPr>
            <w:ins w:id="420" w:author="薛媛媛（Grace）" w:date="2025-11-12T17:58:45Z">
              <w:r>
                <w:rPr>
                  <w:rFonts w:hint="eastAsia"/>
                  <w:lang w:val="en-GB"/>
                </w:rPr>
                <w:t>amending Annex II to Directive 2011/65/EU of the European Parliament and of the Council as regards the list of restricted substances</w:t>
              </w:r>
            </w:ins>
          </w:p>
        </w:tc>
        <w:tc>
          <w:tcPr>
            <w:tcW w:w="1085" w:type="dxa"/>
          </w:tcPr>
          <w:p w14:paraId="1CD111AD">
            <w:pPr>
              <w:spacing w:line="240" w:lineRule="auto"/>
              <w:rPr>
                <w:ins w:id="421" w:author="薛媛媛（Grace）" w:date="2025-11-12T17:43:09Z"/>
                <w:rFonts w:hint="default" w:eastAsia="宋体"/>
                <w:lang w:val="en-US" w:eastAsia="zh-CN"/>
              </w:rPr>
            </w:pPr>
            <w:ins w:id="422" w:author="薛媛媛（Grace）" w:date="2025-11-13T11:02:06Z">
              <w:r>
                <w:rPr>
                  <w:rFonts w:hint="eastAsia" w:eastAsia="宋体"/>
                  <w:lang w:val="en-US" w:eastAsia="zh-CN"/>
                </w:rPr>
                <w:t>V1/</w:t>
              </w:r>
            </w:ins>
            <w:ins w:id="423" w:author="薛媛媛（Grace）" w:date="2025-11-12T18:02:57Z">
              <w:r>
                <w:rPr>
                  <w:rFonts w:hint="eastAsia" w:eastAsia="宋体"/>
                  <w:lang w:val="en-US" w:eastAsia="zh-CN"/>
                </w:rPr>
                <w:t>20</w:t>
              </w:r>
            </w:ins>
            <w:ins w:id="424" w:author="薛媛媛（Grace）" w:date="2025-11-12T18:02:58Z">
              <w:r>
                <w:rPr>
                  <w:rFonts w:hint="eastAsia" w:eastAsia="宋体"/>
                  <w:lang w:val="en-US" w:eastAsia="zh-CN"/>
                </w:rPr>
                <w:t>15</w:t>
              </w:r>
            </w:ins>
          </w:p>
        </w:tc>
        <w:tc>
          <w:tcPr>
            <w:tcW w:w="608" w:type="dxa"/>
            <w:shd w:val="clear" w:color="auto" w:fill="auto"/>
            <w:vAlign w:val="top"/>
          </w:tcPr>
          <w:customXmlInsRangeStart w:id="425" w:author="薛媛媛（Grace）" w:date="2025-11-12T18:07:41Z"/>
          <w:sdt>
            <w:sdtPr>
              <w:rPr>
                <w:sz w:val="26"/>
                <w:szCs w:val="26"/>
                <w:lang w:val="en-GB"/>
              </w:rPr>
              <w:id w:val="147477882"/>
              <w14:checkbox>
                <w14:checked w14:val="1"/>
                <w14:checkedState w14:val="2612" w14:font="MS Gothic"/>
                <w14:uncheckedState w14:val="2610" w14:font="MS Gothic"/>
              </w14:checkbox>
            </w:sdtPr>
            <w:sdtEndPr>
              <w:rPr>
                <w:sz w:val="26"/>
                <w:szCs w:val="26"/>
                <w:lang w:val="en-GB"/>
              </w:rPr>
            </w:sdtEndPr>
            <w:sdtContent>
              <w:customXmlInsRangeEnd w:id="425"/>
              <w:p w14:paraId="462D006D">
                <w:pPr>
                  <w:spacing w:line="240" w:lineRule="auto"/>
                  <w:rPr>
                    <w:ins w:id="427" w:author="薛媛媛（Grace）" w:date="2025-11-12T18:07:41Z"/>
                    <w:sz w:val="26"/>
                    <w:szCs w:val="26"/>
                    <w:lang w:val="en-GB"/>
                  </w:rPr>
                </w:pPr>
                <w:ins w:id="429" w:author="薛媛媛（Grace）" w:date="2025-11-12T18:07:41Z">
                  <w:r>
                    <w:rPr>
                      <w:rFonts w:hint="eastAsia" w:ascii="MS Gothic" w:hAnsi="MS Gothic" w:eastAsia="MS Gothic" w:cs="Arial"/>
                      <w:sz w:val="26"/>
                      <w:szCs w:val="26"/>
                      <w:lang w:val="en-GB" w:eastAsia="en-US" w:bidi="ar-SA"/>
                    </w:rPr>
                    <w:t>☒</w:t>
                  </w:r>
                </w:ins>
              </w:p>
              <w:customXmlInsRangeStart w:id="431" w:author="薛媛媛（Grace）" w:date="2025-11-12T18:07:41Z"/>
            </w:sdtContent>
          </w:sdt>
          <w:customXmlInsRangeEnd w:id="431"/>
          <w:p w14:paraId="2F5119CD">
            <w:pPr>
              <w:spacing w:line="240" w:lineRule="auto"/>
              <w:rPr>
                <w:ins w:id="432" w:author="薛媛媛（Grace）" w:date="2025-11-12T17:43:09Z"/>
                <w:rFonts w:ascii="Arial" w:hAnsi="Arial" w:cs="Arial" w:eastAsiaTheme="minorHAnsi"/>
                <w:sz w:val="26"/>
                <w:szCs w:val="26"/>
                <w:lang w:val="en-GB" w:eastAsia="en-US" w:bidi="ar-SA"/>
              </w:rPr>
            </w:pPr>
          </w:p>
        </w:tc>
        <w:tc>
          <w:tcPr>
            <w:tcW w:w="889" w:type="dxa"/>
            <w:tcBorders>
              <w:right w:val="nil"/>
            </w:tcBorders>
            <w:shd w:val="clear" w:color="auto" w:fill="auto"/>
            <w:vAlign w:val="top"/>
          </w:tcPr>
          <w:customXmlInsRangeStart w:id="433" w:author="薛媛媛（Grace）" w:date="2025-11-12T18:07:41Z"/>
          <w:sdt>
            <w:sdtPr>
              <w:rPr>
                <w:sz w:val="26"/>
                <w:szCs w:val="26"/>
                <w:lang w:val="en-GB"/>
              </w:rPr>
              <w:id w:val="147458419"/>
              <w14:checkbox>
                <w14:checked w14:val="0"/>
                <w14:checkedState w14:val="2612" w14:font="MS Gothic"/>
                <w14:uncheckedState w14:val="2610" w14:font="MS Gothic"/>
              </w14:checkbox>
            </w:sdtPr>
            <w:sdtEndPr>
              <w:rPr>
                <w:sz w:val="26"/>
                <w:szCs w:val="26"/>
                <w:lang w:val="en-GB"/>
              </w:rPr>
            </w:sdtEndPr>
            <w:sdtContent>
              <w:customXmlInsRangeEnd w:id="433"/>
              <w:p w14:paraId="491D9663">
                <w:pPr>
                  <w:spacing w:line="240" w:lineRule="auto"/>
                  <w:rPr>
                    <w:ins w:id="435" w:author="薛媛媛（Grace）" w:date="2025-11-12T18:07:41Z"/>
                    <w:sz w:val="26"/>
                    <w:szCs w:val="26"/>
                    <w:lang w:val="en-GB"/>
                  </w:rPr>
                </w:pPr>
                <w:ins w:id="437" w:author="薛媛媛（Grace）" w:date="2025-11-12T18:07:41Z">
                  <w:r>
                    <w:rPr>
                      <w:rFonts w:hint="eastAsia" w:ascii="MS Gothic" w:hAnsi="MS Gothic" w:eastAsia="MS Gothic"/>
                      <w:sz w:val="26"/>
                      <w:szCs w:val="26"/>
                      <w:lang w:val="en-GB"/>
                    </w:rPr>
                    <w:t>☐</w:t>
                  </w:r>
                </w:ins>
              </w:p>
              <w:customXmlInsRangeStart w:id="439" w:author="薛媛媛（Grace）" w:date="2025-11-12T18:07:41Z"/>
            </w:sdtContent>
          </w:sdt>
          <w:customXmlInsRangeEnd w:id="439"/>
          <w:p w14:paraId="1CE02244">
            <w:pPr>
              <w:spacing w:line="240" w:lineRule="auto"/>
              <w:rPr>
                <w:ins w:id="440" w:author="薛媛媛（Grace）" w:date="2025-11-12T17:43:09Z"/>
                <w:rFonts w:ascii="Arial" w:hAnsi="Arial" w:cs="Arial" w:eastAsiaTheme="minorHAnsi"/>
                <w:sz w:val="26"/>
                <w:szCs w:val="26"/>
                <w:lang w:val="en-GB" w:eastAsia="en-US" w:bidi="ar-SA"/>
              </w:rPr>
            </w:pPr>
          </w:p>
        </w:tc>
        <w:tc>
          <w:tcPr>
            <w:tcW w:w="8547" w:type="dxa"/>
            <w:tcBorders>
              <w:left w:val="nil"/>
              <w:right w:val="single" w:color="auto" w:sz="2" w:space="0"/>
            </w:tcBorders>
            <w:shd w:val="clear" w:color="auto" w:fill="auto"/>
            <w:vAlign w:val="top"/>
          </w:tcPr>
          <w:p w14:paraId="711B015E">
            <w:pPr>
              <w:spacing w:line="240" w:lineRule="auto"/>
              <w:rPr>
                <w:ins w:id="441" w:author="薛媛媛（Grace）" w:date="2025-11-12T17:43:09Z"/>
                <w:rFonts w:ascii="Arial" w:hAnsi="Arial" w:cs="Arial" w:eastAsiaTheme="minorHAnsi"/>
                <w:sz w:val="22"/>
                <w:szCs w:val="22"/>
                <w:lang w:val="en-GB" w:eastAsia="en-US" w:bidi="ar-SA"/>
              </w:rPr>
            </w:pPr>
          </w:p>
        </w:tc>
      </w:tr>
      <w:tr w14:paraId="74BD1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ins w:id="442" w:author="薛媛媛（Grace）" w:date="2025-11-12T17:43:09Z"/>
        </w:trPr>
        <w:tc>
          <w:tcPr>
            <w:tcW w:w="4177" w:type="dxa"/>
            <w:tcBorders>
              <w:left w:val="single" w:color="auto" w:sz="2" w:space="0"/>
            </w:tcBorders>
          </w:tcPr>
          <w:p w14:paraId="763A9DBF">
            <w:pPr>
              <w:spacing w:line="240" w:lineRule="auto"/>
              <w:rPr>
                <w:ins w:id="443" w:author="薛媛媛（Grace）" w:date="2025-11-12T17:43:09Z"/>
                <w:rFonts w:hint="eastAsia"/>
                <w:lang w:val="en-GB"/>
              </w:rPr>
            </w:pPr>
            <w:ins w:id="444" w:author="薛媛媛（Grace）" w:date="2025-11-12T18:01:39Z">
              <w:r>
                <w:rPr>
                  <w:rFonts w:hint="eastAsia"/>
                  <w:lang w:val="en-GB"/>
                </w:rPr>
                <w:t>Regulation (EC) No 1272/2008 of the European Parliament and of the Council of 16 December 2008 on classification, labelling and packaging of substances and mixtures, amending and repealing Directives 67/548/EEC and 1999/45/EC, and amending Regulation (EC) No 1907/2006 (Text with EEA relevance)</w:t>
              </w:r>
            </w:ins>
          </w:p>
        </w:tc>
        <w:tc>
          <w:tcPr>
            <w:tcW w:w="1085" w:type="dxa"/>
          </w:tcPr>
          <w:p w14:paraId="72A84D36">
            <w:pPr>
              <w:spacing w:line="240" w:lineRule="auto"/>
              <w:rPr>
                <w:ins w:id="445" w:author="薛媛媛（Grace）" w:date="2025-11-12T17:43:09Z"/>
                <w:rFonts w:hint="default" w:eastAsia="宋体"/>
                <w:lang w:val="en-US" w:eastAsia="zh-CN"/>
              </w:rPr>
            </w:pPr>
            <w:ins w:id="446" w:author="薛媛媛（Grace）" w:date="2025-11-13T11:02:11Z">
              <w:r>
                <w:rPr>
                  <w:rFonts w:hint="eastAsia" w:eastAsia="宋体"/>
                  <w:lang w:val="en-US" w:eastAsia="zh-CN"/>
                </w:rPr>
                <w:t>V1/</w:t>
              </w:r>
            </w:ins>
            <w:ins w:id="447" w:author="薛媛媛（Grace）" w:date="2025-11-12T18:02:11Z">
              <w:r>
                <w:rPr>
                  <w:rFonts w:hint="eastAsia" w:eastAsia="宋体"/>
                  <w:lang w:val="en-US" w:eastAsia="zh-CN"/>
                </w:rPr>
                <w:t>2025</w:t>
              </w:r>
            </w:ins>
          </w:p>
        </w:tc>
        <w:tc>
          <w:tcPr>
            <w:tcW w:w="608" w:type="dxa"/>
            <w:shd w:val="clear" w:color="auto" w:fill="auto"/>
            <w:vAlign w:val="top"/>
          </w:tcPr>
          <w:customXmlInsRangeStart w:id="448" w:author="薛媛媛（Grace）" w:date="2025-11-12T18:07:43Z"/>
          <w:sdt>
            <w:sdtPr>
              <w:rPr>
                <w:sz w:val="26"/>
                <w:szCs w:val="26"/>
                <w:lang w:val="en-GB"/>
              </w:rPr>
              <w:id w:val="147453359"/>
              <w14:checkbox>
                <w14:checked w14:val="1"/>
                <w14:checkedState w14:val="2612" w14:font="MS Gothic"/>
                <w14:uncheckedState w14:val="2610" w14:font="MS Gothic"/>
              </w14:checkbox>
            </w:sdtPr>
            <w:sdtEndPr>
              <w:rPr>
                <w:sz w:val="26"/>
                <w:szCs w:val="26"/>
                <w:lang w:val="en-GB"/>
              </w:rPr>
            </w:sdtEndPr>
            <w:sdtContent>
              <w:customXmlInsRangeEnd w:id="448"/>
              <w:p w14:paraId="75052359">
                <w:pPr>
                  <w:spacing w:line="240" w:lineRule="auto"/>
                  <w:rPr>
                    <w:ins w:id="450" w:author="薛媛媛（Grace）" w:date="2025-11-12T18:07:43Z"/>
                    <w:sz w:val="26"/>
                    <w:szCs w:val="26"/>
                    <w:lang w:val="en-GB"/>
                  </w:rPr>
                </w:pPr>
                <w:ins w:id="452" w:author="薛媛媛（Grace）" w:date="2025-11-12T18:07:43Z">
                  <w:r>
                    <w:rPr>
                      <w:rFonts w:hint="eastAsia" w:ascii="MS Gothic" w:hAnsi="MS Gothic" w:eastAsia="MS Gothic" w:cs="Arial"/>
                      <w:sz w:val="26"/>
                      <w:szCs w:val="26"/>
                      <w:lang w:val="en-GB" w:eastAsia="en-US" w:bidi="ar-SA"/>
                    </w:rPr>
                    <w:t>☒</w:t>
                  </w:r>
                </w:ins>
              </w:p>
              <w:customXmlInsRangeStart w:id="454" w:author="薛媛媛（Grace）" w:date="2025-11-12T18:07:43Z"/>
            </w:sdtContent>
          </w:sdt>
          <w:customXmlInsRangeEnd w:id="454"/>
          <w:p w14:paraId="542F3F3E">
            <w:pPr>
              <w:spacing w:line="240" w:lineRule="auto"/>
              <w:rPr>
                <w:ins w:id="455" w:author="薛媛媛（Grace）" w:date="2025-11-12T17:43:09Z"/>
                <w:rFonts w:ascii="Arial" w:hAnsi="Arial" w:cs="Arial" w:eastAsiaTheme="minorHAnsi"/>
                <w:sz w:val="26"/>
                <w:szCs w:val="26"/>
                <w:lang w:val="en-GB" w:eastAsia="en-US" w:bidi="ar-SA"/>
              </w:rPr>
            </w:pPr>
          </w:p>
        </w:tc>
        <w:tc>
          <w:tcPr>
            <w:tcW w:w="889" w:type="dxa"/>
            <w:tcBorders>
              <w:right w:val="nil"/>
            </w:tcBorders>
            <w:shd w:val="clear" w:color="auto" w:fill="auto"/>
            <w:vAlign w:val="top"/>
          </w:tcPr>
          <w:customXmlInsRangeStart w:id="456" w:author="薛媛媛（Grace）" w:date="2025-11-12T18:07:43Z"/>
          <w:sdt>
            <w:sdtPr>
              <w:rPr>
                <w:sz w:val="26"/>
                <w:szCs w:val="26"/>
                <w:lang w:val="en-GB"/>
              </w:rPr>
              <w:id w:val="147471558"/>
              <w14:checkbox>
                <w14:checked w14:val="0"/>
                <w14:checkedState w14:val="2612" w14:font="MS Gothic"/>
                <w14:uncheckedState w14:val="2610" w14:font="MS Gothic"/>
              </w14:checkbox>
            </w:sdtPr>
            <w:sdtEndPr>
              <w:rPr>
                <w:sz w:val="26"/>
                <w:szCs w:val="26"/>
                <w:lang w:val="en-GB"/>
              </w:rPr>
            </w:sdtEndPr>
            <w:sdtContent>
              <w:customXmlInsRangeEnd w:id="456"/>
              <w:p w14:paraId="6D62C4BA">
                <w:pPr>
                  <w:spacing w:line="240" w:lineRule="auto"/>
                  <w:rPr>
                    <w:ins w:id="458" w:author="薛媛媛（Grace）" w:date="2025-11-12T18:07:43Z"/>
                    <w:sz w:val="26"/>
                    <w:szCs w:val="26"/>
                    <w:lang w:val="en-GB"/>
                  </w:rPr>
                </w:pPr>
                <w:ins w:id="460" w:author="薛媛媛（Grace）" w:date="2025-11-12T18:07:43Z">
                  <w:r>
                    <w:rPr>
                      <w:rFonts w:hint="eastAsia" w:ascii="MS Gothic" w:hAnsi="MS Gothic" w:eastAsia="MS Gothic"/>
                      <w:sz w:val="26"/>
                      <w:szCs w:val="26"/>
                      <w:lang w:val="en-GB"/>
                    </w:rPr>
                    <w:t>☐</w:t>
                  </w:r>
                </w:ins>
              </w:p>
              <w:customXmlInsRangeStart w:id="462" w:author="薛媛媛（Grace）" w:date="2025-11-12T18:07:43Z"/>
            </w:sdtContent>
          </w:sdt>
          <w:customXmlInsRangeEnd w:id="462"/>
          <w:p w14:paraId="7F299000">
            <w:pPr>
              <w:spacing w:line="240" w:lineRule="auto"/>
              <w:rPr>
                <w:ins w:id="463" w:author="薛媛媛（Grace）" w:date="2025-11-12T17:43:09Z"/>
                <w:rFonts w:ascii="Arial" w:hAnsi="Arial" w:cs="Arial" w:eastAsiaTheme="minorHAnsi"/>
                <w:sz w:val="26"/>
                <w:szCs w:val="26"/>
                <w:lang w:val="en-GB" w:eastAsia="en-US" w:bidi="ar-SA"/>
              </w:rPr>
            </w:pPr>
          </w:p>
        </w:tc>
        <w:tc>
          <w:tcPr>
            <w:tcW w:w="8547" w:type="dxa"/>
            <w:tcBorders>
              <w:left w:val="nil"/>
              <w:right w:val="single" w:color="auto" w:sz="2" w:space="0"/>
            </w:tcBorders>
            <w:shd w:val="clear" w:color="auto" w:fill="auto"/>
            <w:vAlign w:val="top"/>
          </w:tcPr>
          <w:p w14:paraId="7FCDB9B0">
            <w:pPr>
              <w:spacing w:line="240" w:lineRule="auto"/>
              <w:rPr>
                <w:ins w:id="464" w:author="薛媛媛（Grace）" w:date="2025-11-12T17:43:09Z"/>
                <w:rFonts w:ascii="Arial" w:hAnsi="Arial" w:cs="Arial" w:eastAsiaTheme="minorHAnsi"/>
                <w:sz w:val="22"/>
                <w:szCs w:val="22"/>
                <w:lang w:val="en-GB" w:eastAsia="en-US" w:bidi="ar-SA"/>
              </w:rPr>
            </w:pPr>
          </w:p>
        </w:tc>
      </w:tr>
      <w:tr w14:paraId="305A0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ins w:id="465" w:author="薛媛媛（Grace）" w:date="2025-11-12T17:43:09Z"/>
        </w:trPr>
        <w:tc>
          <w:tcPr>
            <w:tcW w:w="4177" w:type="dxa"/>
            <w:tcBorders>
              <w:left w:val="single" w:color="auto" w:sz="2" w:space="0"/>
            </w:tcBorders>
          </w:tcPr>
          <w:p w14:paraId="3289036C">
            <w:pPr>
              <w:spacing w:line="240" w:lineRule="auto"/>
              <w:rPr>
                <w:ins w:id="466" w:author="薛媛媛（Grace）" w:date="2025-11-12T17:43:09Z"/>
                <w:rFonts w:hint="eastAsia"/>
                <w:lang w:val="en-GB"/>
              </w:rPr>
            </w:pPr>
            <w:ins w:id="467" w:author="薛媛媛（Grace）" w:date="2025-11-12T18:04:15Z">
              <w:r>
                <w:rPr>
                  <w:rFonts w:hint="eastAsia"/>
                  <w:lang w:val="en-GB"/>
                </w:rPr>
                <w:t>Regulation (EU) No 528/2012 of the European Parliament and of the Council of 22 May 2012 concerning the making available on the market and use of biocidal products Text with EEA relevance</w:t>
              </w:r>
            </w:ins>
          </w:p>
        </w:tc>
        <w:tc>
          <w:tcPr>
            <w:tcW w:w="1085" w:type="dxa"/>
          </w:tcPr>
          <w:p w14:paraId="3921CAF8">
            <w:pPr>
              <w:spacing w:line="240" w:lineRule="auto"/>
              <w:rPr>
                <w:ins w:id="468" w:author="薛媛媛（Grace）" w:date="2025-11-12T17:43:09Z"/>
                <w:rFonts w:hint="default" w:eastAsia="宋体"/>
                <w:lang w:val="en-US" w:eastAsia="zh-CN"/>
              </w:rPr>
            </w:pPr>
            <w:ins w:id="469" w:author="薛媛媛（Grace）" w:date="2025-11-13T11:02:14Z">
              <w:r>
                <w:rPr>
                  <w:rFonts w:hint="eastAsia" w:eastAsia="宋体"/>
                  <w:lang w:val="en-US" w:eastAsia="zh-CN"/>
                </w:rPr>
                <w:t>V1/</w:t>
              </w:r>
            </w:ins>
            <w:ins w:id="470" w:author="薛媛媛（Grace）" w:date="2025-11-12T18:04:30Z">
              <w:r>
                <w:rPr>
                  <w:rFonts w:hint="eastAsia" w:eastAsia="宋体"/>
                  <w:lang w:val="en-US" w:eastAsia="zh-CN"/>
                </w:rPr>
                <w:t>2024</w:t>
              </w:r>
            </w:ins>
          </w:p>
        </w:tc>
        <w:tc>
          <w:tcPr>
            <w:tcW w:w="608" w:type="dxa"/>
            <w:shd w:val="clear" w:color="auto" w:fill="auto"/>
            <w:vAlign w:val="top"/>
          </w:tcPr>
          <w:customXmlInsRangeStart w:id="471" w:author="薛媛媛（Grace）" w:date="2025-11-12T18:07:45Z"/>
          <w:sdt>
            <w:sdtPr>
              <w:rPr>
                <w:sz w:val="26"/>
                <w:szCs w:val="26"/>
                <w:lang w:val="en-GB"/>
              </w:rPr>
              <w:id w:val="147467555"/>
              <w14:checkbox>
                <w14:checked w14:val="1"/>
                <w14:checkedState w14:val="2612" w14:font="MS Gothic"/>
                <w14:uncheckedState w14:val="2610" w14:font="MS Gothic"/>
              </w14:checkbox>
            </w:sdtPr>
            <w:sdtEndPr>
              <w:rPr>
                <w:sz w:val="26"/>
                <w:szCs w:val="26"/>
                <w:lang w:val="en-GB"/>
              </w:rPr>
            </w:sdtEndPr>
            <w:sdtContent>
              <w:customXmlInsRangeEnd w:id="471"/>
              <w:p w14:paraId="58CDB4E9">
                <w:pPr>
                  <w:spacing w:line="240" w:lineRule="auto"/>
                  <w:rPr>
                    <w:ins w:id="473" w:author="薛媛媛（Grace）" w:date="2025-11-12T18:07:45Z"/>
                    <w:sz w:val="26"/>
                    <w:szCs w:val="26"/>
                    <w:lang w:val="en-GB"/>
                  </w:rPr>
                </w:pPr>
                <w:ins w:id="475" w:author="薛媛媛（Grace）" w:date="2025-11-12T18:07:45Z">
                  <w:r>
                    <w:rPr>
                      <w:rFonts w:hint="eastAsia" w:ascii="MS Gothic" w:hAnsi="MS Gothic" w:eastAsia="MS Gothic" w:cs="Arial"/>
                      <w:sz w:val="26"/>
                      <w:szCs w:val="26"/>
                      <w:lang w:val="en-GB" w:eastAsia="en-US" w:bidi="ar-SA"/>
                    </w:rPr>
                    <w:t>☒</w:t>
                  </w:r>
                </w:ins>
              </w:p>
              <w:customXmlInsRangeStart w:id="477" w:author="薛媛媛（Grace）" w:date="2025-11-12T18:07:45Z"/>
            </w:sdtContent>
          </w:sdt>
          <w:customXmlInsRangeEnd w:id="477"/>
          <w:p w14:paraId="1ADD979F">
            <w:pPr>
              <w:spacing w:line="240" w:lineRule="auto"/>
              <w:rPr>
                <w:ins w:id="478" w:author="薛媛媛（Grace）" w:date="2025-11-12T17:43:09Z"/>
                <w:rFonts w:ascii="Arial" w:hAnsi="Arial" w:cs="Arial" w:eastAsiaTheme="minorHAnsi"/>
                <w:sz w:val="26"/>
                <w:szCs w:val="26"/>
                <w:lang w:val="en-GB" w:eastAsia="en-US" w:bidi="ar-SA"/>
              </w:rPr>
            </w:pPr>
          </w:p>
        </w:tc>
        <w:tc>
          <w:tcPr>
            <w:tcW w:w="889" w:type="dxa"/>
            <w:tcBorders>
              <w:right w:val="nil"/>
            </w:tcBorders>
            <w:shd w:val="clear" w:color="auto" w:fill="auto"/>
            <w:vAlign w:val="top"/>
          </w:tcPr>
          <w:customXmlInsRangeStart w:id="479" w:author="薛媛媛（Grace）" w:date="2025-11-12T18:07:45Z"/>
          <w:sdt>
            <w:sdtPr>
              <w:rPr>
                <w:sz w:val="26"/>
                <w:szCs w:val="26"/>
                <w:lang w:val="en-GB"/>
              </w:rPr>
              <w:id w:val="147481392"/>
              <w14:checkbox>
                <w14:checked w14:val="0"/>
                <w14:checkedState w14:val="2612" w14:font="MS Gothic"/>
                <w14:uncheckedState w14:val="2610" w14:font="MS Gothic"/>
              </w14:checkbox>
            </w:sdtPr>
            <w:sdtEndPr>
              <w:rPr>
                <w:sz w:val="26"/>
                <w:szCs w:val="26"/>
                <w:lang w:val="en-GB"/>
              </w:rPr>
            </w:sdtEndPr>
            <w:sdtContent>
              <w:customXmlInsRangeEnd w:id="479"/>
              <w:p w14:paraId="44724A82">
                <w:pPr>
                  <w:spacing w:line="240" w:lineRule="auto"/>
                  <w:rPr>
                    <w:ins w:id="481" w:author="薛媛媛（Grace）" w:date="2025-11-12T18:07:45Z"/>
                    <w:sz w:val="26"/>
                    <w:szCs w:val="26"/>
                    <w:lang w:val="en-GB"/>
                  </w:rPr>
                </w:pPr>
                <w:ins w:id="483" w:author="薛媛媛（Grace）" w:date="2025-11-12T18:07:45Z">
                  <w:r>
                    <w:rPr>
                      <w:rFonts w:hint="eastAsia" w:ascii="MS Gothic" w:hAnsi="MS Gothic" w:eastAsia="MS Gothic"/>
                      <w:sz w:val="26"/>
                      <w:szCs w:val="26"/>
                      <w:lang w:val="en-GB"/>
                    </w:rPr>
                    <w:t>☐</w:t>
                  </w:r>
                </w:ins>
              </w:p>
              <w:customXmlInsRangeStart w:id="485" w:author="薛媛媛（Grace）" w:date="2025-11-12T18:07:45Z"/>
            </w:sdtContent>
          </w:sdt>
          <w:customXmlInsRangeEnd w:id="485"/>
          <w:p w14:paraId="15B9F913">
            <w:pPr>
              <w:spacing w:line="240" w:lineRule="auto"/>
              <w:rPr>
                <w:ins w:id="486" w:author="薛媛媛（Grace）" w:date="2025-11-12T17:43:09Z"/>
                <w:rFonts w:ascii="Arial" w:hAnsi="Arial" w:cs="Arial" w:eastAsiaTheme="minorHAnsi"/>
                <w:sz w:val="26"/>
                <w:szCs w:val="26"/>
                <w:lang w:val="en-GB" w:eastAsia="en-US" w:bidi="ar-SA"/>
              </w:rPr>
            </w:pPr>
          </w:p>
        </w:tc>
        <w:tc>
          <w:tcPr>
            <w:tcW w:w="8547" w:type="dxa"/>
            <w:tcBorders>
              <w:left w:val="nil"/>
              <w:right w:val="single" w:color="auto" w:sz="2" w:space="0"/>
            </w:tcBorders>
            <w:shd w:val="clear" w:color="auto" w:fill="auto"/>
            <w:vAlign w:val="top"/>
          </w:tcPr>
          <w:p w14:paraId="2DB0EA0D">
            <w:pPr>
              <w:spacing w:line="240" w:lineRule="auto"/>
              <w:rPr>
                <w:ins w:id="487" w:author="薛媛媛（Grace）" w:date="2025-11-12T17:43:09Z"/>
                <w:rFonts w:ascii="Arial" w:hAnsi="Arial" w:cs="Arial" w:eastAsiaTheme="minorHAnsi"/>
                <w:sz w:val="22"/>
                <w:szCs w:val="22"/>
                <w:lang w:val="en-GB" w:eastAsia="en-US" w:bidi="ar-SA"/>
              </w:rPr>
            </w:pPr>
          </w:p>
        </w:tc>
      </w:tr>
      <w:tr w14:paraId="03522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ins w:id="488" w:author="薛媛媛（Grace）" w:date="2025-11-12T17:43:09Z"/>
        </w:trPr>
        <w:tc>
          <w:tcPr>
            <w:tcW w:w="4177" w:type="dxa"/>
            <w:tcBorders>
              <w:left w:val="single" w:color="auto" w:sz="2" w:space="0"/>
            </w:tcBorders>
          </w:tcPr>
          <w:p w14:paraId="0D55B9FA">
            <w:pPr>
              <w:spacing w:line="240" w:lineRule="auto"/>
              <w:rPr>
                <w:ins w:id="489" w:author="薛媛媛（Grace）" w:date="2025-11-12T17:43:09Z"/>
                <w:rFonts w:hint="eastAsia"/>
                <w:lang w:val="en-GB"/>
              </w:rPr>
            </w:pPr>
            <w:ins w:id="490" w:author="薛媛媛（Grace）" w:date="2025-11-13T09:26:12Z">
              <w:r>
                <w:rPr>
                  <w:rFonts w:hint="eastAsia"/>
                  <w:lang w:val="en-GB"/>
                </w:rPr>
                <w:t>Regulation (EU) 2019/1021 of the European Parliament and of the Council of 20 June 2019 on persistent organic pollutants  (Text with EEA relevance.)</w:t>
              </w:r>
            </w:ins>
          </w:p>
        </w:tc>
        <w:tc>
          <w:tcPr>
            <w:tcW w:w="1085" w:type="dxa"/>
            <w:shd w:val="clear" w:color="auto" w:fill="auto"/>
            <w:vAlign w:val="top"/>
          </w:tcPr>
          <w:p w14:paraId="6E74B6CE">
            <w:pPr>
              <w:spacing w:line="240" w:lineRule="auto"/>
              <w:rPr>
                <w:ins w:id="491" w:author="薛媛媛（Grace）" w:date="2025-11-12T17:43:09Z"/>
                <w:rFonts w:hint="eastAsia" w:ascii="Arial" w:hAnsi="Arial" w:eastAsia="宋体" w:cs="Arial"/>
                <w:sz w:val="22"/>
                <w:szCs w:val="22"/>
                <w:lang w:val="en-US" w:eastAsia="zh-CN" w:bidi="ar-SA"/>
              </w:rPr>
            </w:pPr>
            <w:ins w:id="492" w:author="薛媛媛（Grace）" w:date="2025-11-13T11:02:17Z">
              <w:r>
                <w:rPr>
                  <w:rFonts w:hint="eastAsia" w:eastAsia="宋体"/>
                  <w:lang w:val="en-US" w:eastAsia="zh-CN"/>
                </w:rPr>
                <w:t>V1/</w:t>
              </w:r>
            </w:ins>
            <w:ins w:id="493" w:author="薛媛媛（Grace）" w:date="2025-11-13T09:26:27Z">
              <w:r>
                <w:rPr>
                  <w:rFonts w:hint="eastAsia" w:eastAsia="宋体"/>
                  <w:lang w:val="en-US" w:eastAsia="zh-CN"/>
                </w:rPr>
                <w:t>202</w:t>
              </w:r>
            </w:ins>
            <w:ins w:id="494" w:author="薛媛媛（Grace）" w:date="2025-11-13T09:26:31Z">
              <w:r>
                <w:rPr>
                  <w:rFonts w:hint="eastAsia" w:eastAsia="宋体"/>
                  <w:lang w:val="en-US" w:eastAsia="zh-CN"/>
                </w:rPr>
                <w:t>5</w:t>
              </w:r>
            </w:ins>
            <w:r>
              <w:commentReference w:id="3"/>
            </w:r>
          </w:p>
        </w:tc>
        <w:tc>
          <w:tcPr>
            <w:tcW w:w="608" w:type="dxa"/>
            <w:shd w:val="clear" w:color="auto" w:fill="auto"/>
            <w:vAlign w:val="top"/>
          </w:tcPr>
          <w:customXmlInsRangeStart w:id="495" w:author="薛媛媛（Grace）" w:date="2025-11-13T09:26:27Z"/>
          <w:sdt>
            <w:sdtPr>
              <w:rPr>
                <w:sz w:val="26"/>
                <w:szCs w:val="26"/>
                <w:lang w:val="en-GB"/>
              </w:rPr>
              <w:id w:val="147482017"/>
              <w14:checkbox>
                <w14:checked w14:val="1"/>
                <w14:checkedState w14:val="2612" w14:font="MS Gothic"/>
                <w14:uncheckedState w14:val="2610" w14:font="MS Gothic"/>
              </w14:checkbox>
            </w:sdtPr>
            <w:sdtEndPr>
              <w:rPr>
                <w:sz w:val="26"/>
                <w:szCs w:val="26"/>
                <w:lang w:val="en-GB"/>
              </w:rPr>
            </w:sdtEndPr>
            <w:sdtContent>
              <w:customXmlInsRangeEnd w:id="495"/>
              <w:p w14:paraId="199420B0">
                <w:pPr>
                  <w:spacing w:line="240" w:lineRule="auto"/>
                  <w:rPr>
                    <w:ins w:id="497" w:author="薛媛媛（Grace）" w:date="2025-11-13T09:26:27Z"/>
                    <w:sz w:val="26"/>
                    <w:szCs w:val="26"/>
                    <w:lang w:val="en-GB"/>
                  </w:rPr>
                </w:pPr>
                <w:ins w:id="499" w:author="薛媛媛（Grace）" w:date="2025-11-13T09:26:27Z">
                  <w:r>
                    <w:rPr>
                      <w:rFonts w:hint="eastAsia" w:ascii="MS Gothic" w:hAnsi="MS Gothic" w:eastAsia="MS Gothic" w:cs="Arial"/>
                      <w:sz w:val="26"/>
                      <w:szCs w:val="26"/>
                      <w:lang w:val="en-GB" w:eastAsia="en-US" w:bidi="ar-SA"/>
                    </w:rPr>
                    <w:t>☒</w:t>
                  </w:r>
                </w:ins>
              </w:p>
              <w:customXmlInsRangeStart w:id="501" w:author="薛媛媛（Grace）" w:date="2025-11-13T09:26:27Z"/>
            </w:sdtContent>
          </w:sdt>
          <w:customXmlInsRangeEnd w:id="501"/>
          <w:p w14:paraId="646B1C20">
            <w:pPr>
              <w:spacing w:line="240" w:lineRule="auto"/>
              <w:rPr>
                <w:ins w:id="502" w:author="薛媛媛（Grace）" w:date="2025-11-12T17:43:09Z"/>
                <w:rFonts w:ascii="Arial" w:hAnsi="Arial" w:cs="Arial" w:eastAsiaTheme="minorHAnsi"/>
                <w:sz w:val="26"/>
                <w:szCs w:val="26"/>
                <w:lang w:val="en-GB" w:eastAsia="en-US" w:bidi="ar-SA"/>
              </w:rPr>
            </w:pPr>
          </w:p>
        </w:tc>
        <w:tc>
          <w:tcPr>
            <w:tcW w:w="889" w:type="dxa"/>
            <w:tcBorders>
              <w:right w:val="nil"/>
            </w:tcBorders>
            <w:shd w:val="clear" w:color="auto" w:fill="auto"/>
            <w:vAlign w:val="top"/>
          </w:tcPr>
          <w:customXmlInsRangeStart w:id="503" w:author="薛媛媛（Grace）" w:date="2025-11-13T09:26:27Z"/>
          <w:sdt>
            <w:sdtPr>
              <w:rPr>
                <w:sz w:val="26"/>
                <w:szCs w:val="26"/>
                <w:lang w:val="en-GB"/>
              </w:rPr>
              <w:id w:val="147463592"/>
              <w14:checkbox>
                <w14:checked w14:val="0"/>
                <w14:checkedState w14:val="2612" w14:font="MS Gothic"/>
                <w14:uncheckedState w14:val="2610" w14:font="MS Gothic"/>
              </w14:checkbox>
            </w:sdtPr>
            <w:sdtEndPr>
              <w:rPr>
                <w:sz w:val="26"/>
                <w:szCs w:val="26"/>
                <w:lang w:val="en-GB"/>
              </w:rPr>
            </w:sdtEndPr>
            <w:sdtContent>
              <w:customXmlInsRangeEnd w:id="503"/>
              <w:p w14:paraId="294783D0">
                <w:pPr>
                  <w:spacing w:line="240" w:lineRule="auto"/>
                  <w:rPr>
                    <w:ins w:id="505" w:author="薛媛媛（Grace）" w:date="2025-11-13T09:26:27Z"/>
                    <w:sz w:val="26"/>
                    <w:szCs w:val="26"/>
                    <w:lang w:val="en-GB"/>
                  </w:rPr>
                </w:pPr>
                <w:ins w:id="507" w:author="薛媛媛（Grace）" w:date="2025-11-13T09:26:27Z">
                  <w:r>
                    <w:rPr>
                      <w:rFonts w:hint="eastAsia" w:ascii="MS Gothic" w:hAnsi="MS Gothic" w:eastAsia="MS Gothic"/>
                      <w:sz w:val="26"/>
                      <w:szCs w:val="26"/>
                      <w:lang w:val="en-GB"/>
                    </w:rPr>
                    <w:t>☐</w:t>
                  </w:r>
                </w:ins>
              </w:p>
              <w:customXmlInsRangeStart w:id="509" w:author="薛媛媛（Grace）" w:date="2025-11-13T09:26:27Z"/>
            </w:sdtContent>
          </w:sdt>
          <w:customXmlInsRangeEnd w:id="509"/>
          <w:p w14:paraId="1E8B2126">
            <w:pPr>
              <w:spacing w:line="240" w:lineRule="auto"/>
              <w:rPr>
                <w:ins w:id="510" w:author="薛媛媛（Grace）" w:date="2025-11-12T17:43:09Z"/>
                <w:rFonts w:ascii="Arial" w:hAnsi="Arial" w:cs="Arial" w:eastAsiaTheme="minorHAnsi"/>
                <w:sz w:val="26"/>
                <w:szCs w:val="26"/>
                <w:lang w:val="en-GB" w:eastAsia="en-US" w:bidi="ar-SA"/>
              </w:rPr>
            </w:pPr>
          </w:p>
        </w:tc>
        <w:tc>
          <w:tcPr>
            <w:tcW w:w="8547" w:type="dxa"/>
            <w:tcBorders>
              <w:left w:val="nil"/>
              <w:right w:val="single" w:color="auto" w:sz="2" w:space="0"/>
            </w:tcBorders>
            <w:shd w:val="clear" w:color="auto" w:fill="auto"/>
            <w:vAlign w:val="top"/>
          </w:tcPr>
          <w:p w14:paraId="10938B04">
            <w:pPr>
              <w:spacing w:line="240" w:lineRule="auto"/>
              <w:rPr>
                <w:ins w:id="511" w:author="薛媛媛（Grace）" w:date="2025-11-12T17:43:09Z"/>
                <w:rFonts w:ascii="Arial" w:hAnsi="Arial" w:cs="Arial" w:eastAsiaTheme="minorHAnsi"/>
                <w:sz w:val="22"/>
                <w:szCs w:val="22"/>
                <w:lang w:val="en-GB" w:eastAsia="en-US" w:bidi="ar-SA"/>
              </w:rPr>
            </w:pPr>
          </w:p>
        </w:tc>
      </w:tr>
      <w:tr w14:paraId="2D72B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ins w:id="512" w:author="薛媛媛（Grace）" w:date="2025-11-13T11:49:48Z"/>
        </w:trPr>
        <w:tc>
          <w:tcPr>
            <w:tcW w:w="4177" w:type="dxa"/>
            <w:tcBorders>
              <w:left w:val="single" w:color="auto" w:sz="2" w:space="0"/>
              <w:bottom w:val="single" w:color="auto" w:sz="2" w:space="0"/>
            </w:tcBorders>
          </w:tcPr>
          <w:p w14:paraId="55745F82">
            <w:pPr>
              <w:spacing w:line="240" w:lineRule="auto"/>
              <w:rPr>
                <w:ins w:id="513" w:author="薛媛媛（Grace）" w:date="2025-11-13T11:52:23Z"/>
                <w:rFonts w:hint="eastAsia"/>
                <w:lang w:val="en-GB"/>
              </w:rPr>
            </w:pPr>
            <w:ins w:id="514" w:author="薛媛媛（Grace）" w:date="2025-11-13T11:52:23Z">
              <w:r>
                <w:rPr>
                  <w:rFonts w:hint="eastAsia"/>
                  <w:lang w:val="en-GB"/>
                </w:rPr>
                <w:t>REGULATION (EU) 2025/40 OF THE EUROPEAN PARLIAMENT AND OF THE COUNCIL</w:t>
              </w:r>
            </w:ins>
            <w:ins w:id="515" w:author="薛媛媛（Grace）" w:date="2025-11-13T11:52:32Z">
              <w:r>
                <w:rPr>
                  <w:rFonts w:hint="eastAsia" w:eastAsia="宋体"/>
                  <w:lang w:val="en-US" w:eastAsia="zh-CN"/>
                </w:rPr>
                <w:t xml:space="preserve"> </w:t>
              </w:r>
            </w:ins>
            <w:ins w:id="516" w:author="薛媛媛（Grace）" w:date="2025-11-13T11:52:23Z">
              <w:r>
                <w:rPr>
                  <w:rFonts w:hint="eastAsia"/>
                  <w:lang w:val="en-GB"/>
                </w:rPr>
                <w:t>of 19 December 2024</w:t>
              </w:r>
            </w:ins>
          </w:p>
          <w:p w14:paraId="09AF9864">
            <w:pPr>
              <w:spacing w:line="240" w:lineRule="auto"/>
              <w:rPr>
                <w:ins w:id="517" w:author="薛媛媛（Grace）" w:date="2025-11-13T11:49:48Z"/>
                <w:rFonts w:hint="eastAsia"/>
                <w:lang w:val="en-GB"/>
              </w:rPr>
            </w:pPr>
            <w:ins w:id="518" w:author="薛媛媛（Grace）" w:date="2025-11-13T11:52:23Z">
              <w:r>
                <w:rPr>
                  <w:rFonts w:hint="eastAsia"/>
                  <w:lang w:val="en-GB"/>
                </w:rPr>
                <w:t>on packaging and packaging waste, amending Regulation (EU) 2019/1020 and Directive (EU) 2019/904, and repealing Directive 94/62/EC</w:t>
              </w:r>
            </w:ins>
          </w:p>
        </w:tc>
        <w:tc>
          <w:tcPr>
            <w:tcW w:w="1085" w:type="dxa"/>
            <w:tcBorders>
              <w:bottom w:val="single" w:color="auto" w:sz="2" w:space="0"/>
            </w:tcBorders>
            <w:shd w:val="clear" w:color="auto" w:fill="auto"/>
            <w:vAlign w:val="top"/>
          </w:tcPr>
          <w:p w14:paraId="17C213D2">
            <w:pPr>
              <w:spacing w:line="240" w:lineRule="auto"/>
              <w:rPr>
                <w:ins w:id="519" w:author="薛媛媛（Grace）" w:date="2025-11-13T11:49:48Z"/>
                <w:rFonts w:hint="eastAsia" w:eastAsia="宋体"/>
                <w:lang w:val="en-US" w:eastAsia="zh-CN"/>
              </w:rPr>
            </w:pPr>
            <w:ins w:id="520" w:author="薛媛媛（Grace）" w:date="2025-11-13T11:55:03Z">
              <w:r>
                <w:rPr>
                  <w:rFonts w:hint="eastAsia" w:eastAsia="宋体"/>
                  <w:lang w:val="en-US" w:eastAsia="zh-CN"/>
                </w:rPr>
                <w:t>V1/202</w:t>
              </w:r>
            </w:ins>
            <w:ins w:id="521" w:author="薛媛媛（Grace）" w:date="2025-11-13T11:55:07Z">
              <w:r>
                <w:rPr>
                  <w:rFonts w:hint="eastAsia" w:eastAsia="宋体"/>
                  <w:lang w:val="en-US" w:eastAsia="zh-CN"/>
                </w:rPr>
                <w:t>4</w:t>
              </w:r>
            </w:ins>
          </w:p>
        </w:tc>
        <w:tc>
          <w:tcPr>
            <w:tcW w:w="608" w:type="dxa"/>
            <w:tcBorders>
              <w:bottom w:val="single" w:color="auto" w:sz="2" w:space="0"/>
            </w:tcBorders>
            <w:shd w:val="clear" w:color="auto" w:fill="auto"/>
            <w:vAlign w:val="top"/>
          </w:tcPr>
          <w:customXmlInsRangeStart w:id="522" w:author="薛媛媛（Grace）" w:date="2025-11-13T11:55:42Z"/>
          <w:sdt>
            <w:sdtPr>
              <w:rPr>
                <w:sz w:val="26"/>
                <w:szCs w:val="26"/>
                <w:lang w:val="en-GB"/>
              </w:rPr>
              <w:id w:val="147460509"/>
              <w14:checkbox>
                <w14:checked w14:val="1"/>
                <w14:checkedState w14:val="2612" w14:font="MS Gothic"/>
                <w14:uncheckedState w14:val="2610" w14:font="MS Gothic"/>
              </w14:checkbox>
            </w:sdtPr>
            <w:sdtEndPr>
              <w:rPr>
                <w:sz w:val="26"/>
                <w:szCs w:val="26"/>
                <w:lang w:val="en-GB"/>
              </w:rPr>
            </w:sdtEndPr>
            <w:sdtContent>
              <w:customXmlInsRangeEnd w:id="522"/>
              <w:p w14:paraId="27825A89">
                <w:pPr>
                  <w:spacing w:line="240" w:lineRule="auto"/>
                  <w:rPr>
                    <w:ins w:id="524" w:author="薛媛媛（Grace）" w:date="2025-11-13T11:55:42Z"/>
                    <w:sz w:val="26"/>
                    <w:szCs w:val="26"/>
                    <w:lang w:val="en-GB"/>
                  </w:rPr>
                </w:pPr>
                <w:ins w:id="526" w:author="薛媛媛（Grace）" w:date="2025-11-13T11:55:42Z">
                  <w:r>
                    <w:rPr>
                      <w:rFonts w:hint="eastAsia" w:ascii="MS Gothic" w:hAnsi="MS Gothic" w:eastAsia="MS Gothic" w:cs="Arial"/>
                      <w:sz w:val="26"/>
                      <w:szCs w:val="26"/>
                      <w:lang w:val="en-GB" w:eastAsia="en-US" w:bidi="ar-SA"/>
                    </w:rPr>
                    <w:t>☒</w:t>
                  </w:r>
                </w:ins>
              </w:p>
              <w:customXmlInsRangeStart w:id="528" w:author="薛媛媛（Grace）" w:date="2025-11-13T11:55:42Z"/>
            </w:sdtContent>
          </w:sdt>
          <w:customXmlInsRangeEnd w:id="528"/>
          <w:p w14:paraId="26C5A653">
            <w:pPr>
              <w:spacing w:line="240" w:lineRule="auto"/>
              <w:rPr>
                <w:ins w:id="529" w:author="薛媛媛（Grace）" w:date="2025-11-13T11:49:48Z"/>
                <w:rFonts w:ascii="Arial" w:hAnsi="Arial" w:cs="Arial" w:eastAsiaTheme="minorHAnsi"/>
                <w:sz w:val="26"/>
                <w:szCs w:val="26"/>
                <w:lang w:val="en-GB" w:eastAsia="en-US" w:bidi="ar-SA"/>
              </w:rPr>
            </w:pPr>
          </w:p>
        </w:tc>
        <w:tc>
          <w:tcPr>
            <w:tcW w:w="889" w:type="dxa"/>
            <w:tcBorders>
              <w:bottom w:val="single" w:color="auto" w:sz="2" w:space="0"/>
              <w:right w:val="nil"/>
            </w:tcBorders>
            <w:shd w:val="clear" w:color="auto" w:fill="auto"/>
            <w:vAlign w:val="top"/>
          </w:tcPr>
          <w:customXmlInsRangeStart w:id="530" w:author="薛媛媛（Grace）" w:date="2025-11-13T11:55:42Z"/>
          <w:sdt>
            <w:sdtPr>
              <w:rPr>
                <w:sz w:val="26"/>
                <w:szCs w:val="26"/>
                <w:lang w:val="en-GB"/>
              </w:rPr>
              <w:id w:val="147458960"/>
              <w14:checkbox>
                <w14:checked w14:val="0"/>
                <w14:checkedState w14:val="2612" w14:font="MS Gothic"/>
                <w14:uncheckedState w14:val="2610" w14:font="MS Gothic"/>
              </w14:checkbox>
            </w:sdtPr>
            <w:sdtEndPr>
              <w:rPr>
                <w:sz w:val="26"/>
                <w:szCs w:val="26"/>
                <w:lang w:val="en-GB"/>
              </w:rPr>
            </w:sdtEndPr>
            <w:sdtContent>
              <w:customXmlInsRangeEnd w:id="530"/>
              <w:p w14:paraId="12AE1AD1">
                <w:pPr>
                  <w:spacing w:line="240" w:lineRule="auto"/>
                  <w:rPr>
                    <w:ins w:id="532" w:author="薛媛媛（Grace）" w:date="2025-11-13T11:55:42Z"/>
                    <w:sz w:val="26"/>
                    <w:szCs w:val="26"/>
                    <w:lang w:val="en-GB"/>
                  </w:rPr>
                </w:pPr>
                <w:ins w:id="534" w:author="薛媛媛（Grace）" w:date="2025-11-13T11:55:42Z">
                  <w:r>
                    <w:rPr>
                      <w:rFonts w:hint="eastAsia" w:ascii="MS Gothic" w:hAnsi="MS Gothic" w:eastAsia="MS Gothic"/>
                      <w:sz w:val="26"/>
                      <w:szCs w:val="26"/>
                      <w:lang w:val="en-GB"/>
                    </w:rPr>
                    <w:t>☐</w:t>
                  </w:r>
                </w:ins>
              </w:p>
              <w:customXmlInsRangeStart w:id="536" w:author="薛媛媛（Grace）" w:date="2025-11-13T11:55:42Z"/>
            </w:sdtContent>
          </w:sdt>
          <w:customXmlInsRangeEnd w:id="536"/>
          <w:p w14:paraId="4D854EC8">
            <w:pPr>
              <w:spacing w:line="240" w:lineRule="auto"/>
              <w:rPr>
                <w:ins w:id="537" w:author="薛媛媛（Grace）" w:date="2025-11-13T11:49:48Z"/>
                <w:rFonts w:ascii="Arial" w:hAnsi="Arial" w:cs="Arial" w:eastAsiaTheme="minorHAnsi"/>
                <w:sz w:val="26"/>
                <w:szCs w:val="26"/>
                <w:lang w:val="en-GB" w:eastAsia="en-US" w:bidi="ar-SA"/>
              </w:rPr>
            </w:pPr>
          </w:p>
        </w:tc>
        <w:tc>
          <w:tcPr>
            <w:tcW w:w="8547" w:type="dxa"/>
            <w:tcBorders>
              <w:left w:val="nil"/>
              <w:bottom w:val="single" w:color="auto" w:sz="2" w:space="0"/>
              <w:right w:val="single" w:color="auto" w:sz="2" w:space="0"/>
            </w:tcBorders>
            <w:shd w:val="clear" w:color="auto" w:fill="auto"/>
            <w:vAlign w:val="top"/>
          </w:tcPr>
          <w:p w14:paraId="4BDC97D2">
            <w:pPr>
              <w:spacing w:line="240" w:lineRule="auto"/>
              <w:rPr>
                <w:ins w:id="538" w:author="薛媛媛（Grace）" w:date="2025-11-13T11:49:48Z"/>
                <w:rFonts w:ascii="Arial" w:hAnsi="Arial" w:cs="Arial" w:eastAsiaTheme="minorHAnsi"/>
                <w:sz w:val="22"/>
                <w:szCs w:val="22"/>
                <w:lang w:val="en-GB" w:eastAsia="en-US" w:bidi="ar-SA"/>
              </w:rPr>
            </w:pPr>
          </w:p>
        </w:tc>
      </w:tr>
    </w:tbl>
    <w:p w14:paraId="42AB6977">
      <w:pPr>
        <w:rPr>
          <w:lang w:val="en-GB"/>
        </w:rPr>
      </w:pPr>
    </w:p>
    <w:p w14:paraId="36D0B2AE">
      <w:pPr>
        <w:spacing w:after="160" w:line="259" w:lineRule="auto"/>
        <w:rPr>
          <w:lang w:val="en-GB"/>
        </w:rPr>
      </w:pPr>
      <w:r>
        <w:rPr>
          <w:lang w:val="en-GB"/>
        </w:rPr>
        <w:br w:type="page"/>
      </w:r>
    </w:p>
    <w:p w14:paraId="5F635C93">
      <w:pPr>
        <w:rPr>
          <w:lang w:val="en-GB"/>
        </w:rPr>
      </w:pPr>
      <w:r>
        <w:rPr>
          <w:lang w:val="en-GB"/>
        </w:rPr>
        <w:t>B.  Matrix of General safety and performance requirements</w:t>
      </w:r>
    </w:p>
    <w:p w14:paraId="087BC4A2">
      <w:pPr>
        <w:rPr>
          <w:lang w:val="en-GB"/>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4957"/>
        <w:gridCol w:w="1198"/>
        <w:gridCol w:w="3078"/>
        <w:gridCol w:w="3078"/>
        <w:gridCol w:w="3078"/>
      </w:tblGrid>
      <w:tr w14:paraId="737F8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Borders>
              <w:top w:val="single" w:color="auto" w:sz="24" w:space="0"/>
              <w:bottom w:val="single" w:color="auto" w:sz="24" w:space="0"/>
            </w:tcBorders>
            <w:tcMar>
              <w:top w:w="113" w:type="dxa"/>
              <w:bottom w:w="113" w:type="dxa"/>
            </w:tcMar>
          </w:tcPr>
          <w:p w14:paraId="1A6C3955">
            <w:pPr>
              <w:rPr>
                <w:rFonts w:ascii="Arial" w:hAnsi="Arial" w:cs="Arial"/>
                <w:b/>
                <w:sz w:val="20"/>
                <w:szCs w:val="20"/>
                <w:lang w:val="en-GB"/>
                <w:rPrChange w:id="539" w:author="薛媛媛（Grace）" w:date="2025-11-18T13:55:39Z">
                  <w:rPr>
                    <w:b/>
                    <w:lang w:val="en-GB"/>
                  </w:rPr>
                </w:rPrChange>
              </w:rPr>
            </w:pPr>
            <w:r>
              <w:rPr>
                <w:rFonts w:ascii="Arial" w:hAnsi="Arial" w:cs="Arial"/>
                <w:b/>
                <w:sz w:val="20"/>
                <w:szCs w:val="20"/>
                <w:lang w:val="en-GB"/>
                <w:rPrChange w:id="540" w:author="薛媛媛（Grace）" w:date="2025-11-18T13:55:39Z">
                  <w:rPr>
                    <w:b/>
                    <w:lang w:val="en-GB"/>
                  </w:rPr>
                </w:rPrChange>
              </w:rPr>
              <w:t>General safety and performance requirement (GSPR)</w:t>
            </w:r>
          </w:p>
        </w:tc>
        <w:tc>
          <w:tcPr>
            <w:tcW w:w="1198" w:type="dxa"/>
            <w:tcBorders>
              <w:top w:val="single" w:color="auto" w:sz="24" w:space="0"/>
              <w:bottom w:val="single" w:color="auto" w:sz="24" w:space="0"/>
            </w:tcBorders>
            <w:tcMar>
              <w:top w:w="113" w:type="dxa"/>
              <w:bottom w:w="113" w:type="dxa"/>
            </w:tcMar>
          </w:tcPr>
          <w:p w14:paraId="08334F51">
            <w:pPr>
              <w:rPr>
                <w:rFonts w:ascii="Arial" w:hAnsi="Arial" w:cs="Arial"/>
                <w:b/>
                <w:sz w:val="20"/>
                <w:szCs w:val="20"/>
                <w:lang w:val="en-GB"/>
                <w:rPrChange w:id="541" w:author="薛媛媛（Grace）" w:date="2025-11-18T13:55:39Z">
                  <w:rPr>
                    <w:b/>
                    <w:lang w:val="en-GB"/>
                  </w:rPr>
                </w:rPrChange>
              </w:rPr>
            </w:pPr>
            <w:r>
              <w:rPr>
                <w:rFonts w:ascii="Arial" w:hAnsi="Arial" w:cs="Arial"/>
                <w:b/>
                <w:sz w:val="20"/>
                <w:szCs w:val="20"/>
                <w:lang w:val="en-GB"/>
                <w:rPrChange w:id="542" w:author="薛媛媛（Grace）" w:date="2025-11-18T13:55:39Z">
                  <w:rPr>
                    <w:b/>
                    <w:lang w:val="en-GB"/>
                  </w:rPr>
                </w:rPrChange>
              </w:rPr>
              <w:t>Does ER apply to the invest. device?</w:t>
            </w:r>
            <w:r>
              <w:rPr>
                <w:rFonts w:ascii="Arial" w:hAnsi="Arial" w:cs="Arial"/>
                <w:b/>
                <w:sz w:val="20"/>
                <w:szCs w:val="20"/>
                <w:lang w:val="en-GB"/>
                <w:rPrChange w:id="543" w:author="薛媛媛（Grace）" w:date="2025-11-18T13:55:39Z">
                  <w:rPr>
                    <w:b/>
                    <w:lang w:val="en-GB"/>
                  </w:rPr>
                </w:rPrChange>
              </w:rPr>
              <w:br w:type="textWrapping"/>
            </w:r>
            <w:r>
              <w:rPr>
                <w:rFonts w:ascii="Arial" w:hAnsi="Arial" w:cs="Arial"/>
                <w:b/>
                <w:sz w:val="20"/>
                <w:szCs w:val="20"/>
                <w:lang w:val="en-GB"/>
                <w:rPrChange w:id="544" w:author="薛媛媛（Grace）" w:date="2025-11-18T13:55:39Z">
                  <w:rPr>
                    <w:b/>
                    <w:lang w:val="en-GB"/>
                  </w:rPr>
                </w:rPrChange>
              </w:rPr>
              <w:t>Yes/No</w:t>
            </w:r>
          </w:p>
        </w:tc>
        <w:tc>
          <w:tcPr>
            <w:tcW w:w="3078" w:type="dxa"/>
            <w:tcBorders>
              <w:top w:val="single" w:color="auto" w:sz="24" w:space="0"/>
              <w:bottom w:val="single" w:color="auto" w:sz="24" w:space="0"/>
            </w:tcBorders>
            <w:tcMar>
              <w:top w:w="113" w:type="dxa"/>
              <w:bottom w:w="113" w:type="dxa"/>
            </w:tcMar>
          </w:tcPr>
          <w:p w14:paraId="58F13223">
            <w:pPr>
              <w:rPr>
                <w:rFonts w:ascii="Arial" w:hAnsi="Arial" w:cs="Arial"/>
                <w:b/>
                <w:sz w:val="20"/>
                <w:szCs w:val="20"/>
                <w:lang w:val="en-GB"/>
                <w:rPrChange w:id="545" w:author="薛媛媛（Grace）" w:date="2025-11-18T13:55:39Z">
                  <w:rPr>
                    <w:b/>
                    <w:lang w:val="en-GB"/>
                  </w:rPr>
                </w:rPrChange>
              </w:rPr>
            </w:pPr>
            <w:r>
              <w:rPr>
                <w:rFonts w:ascii="Arial" w:hAnsi="Arial" w:cs="Arial"/>
                <w:b/>
                <w:sz w:val="20"/>
                <w:szCs w:val="20"/>
                <w:lang w:val="en-GB"/>
                <w:rPrChange w:id="546" w:author="薛媛媛（Grace）" w:date="2025-11-18T13:55:39Z">
                  <w:rPr>
                    <w:b/>
                    <w:lang w:val="en-GB"/>
                  </w:rPr>
                </w:rPrChange>
              </w:rPr>
              <w:t>Standards and common specifications used in full or in part</w:t>
            </w:r>
          </w:p>
        </w:tc>
        <w:tc>
          <w:tcPr>
            <w:tcW w:w="3078" w:type="dxa"/>
            <w:tcBorders>
              <w:top w:val="single" w:color="auto" w:sz="24" w:space="0"/>
              <w:bottom w:val="single" w:color="auto" w:sz="24" w:space="0"/>
            </w:tcBorders>
            <w:tcMar>
              <w:top w:w="113" w:type="dxa"/>
              <w:bottom w:w="113" w:type="dxa"/>
            </w:tcMar>
          </w:tcPr>
          <w:p w14:paraId="2AC9AA5D">
            <w:pPr>
              <w:rPr>
                <w:rFonts w:ascii="Arial" w:hAnsi="Arial" w:cs="Arial"/>
                <w:b/>
                <w:sz w:val="20"/>
                <w:szCs w:val="20"/>
                <w:lang w:val="en-GB"/>
                <w:rPrChange w:id="547" w:author="薛媛媛（Grace）" w:date="2025-11-18T13:55:39Z">
                  <w:rPr>
                    <w:b/>
                    <w:lang w:val="en-GB"/>
                  </w:rPr>
                </w:rPrChange>
              </w:rPr>
            </w:pPr>
            <w:r>
              <w:rPr>
                <w:rFonts w:ascii="Arial" w:hAnsi="Arial" w:cs="Arial"/>
                <w:b/>
                <w:sz w:val="20"/>
                <w:szCs w:val="20"/>
                <w:lang w:val="en-GB"/>
                <w:rPrChange w:id="548" w:author="薛媛媛（Grace）" w:date="2025-11-18T13:55:39Z">
                  <w:rPr>
                    <w:b/>
                    <w:lang w:val="en-GB"/>
                  </w:rPr>
                </w:rPrChange>
              </w:rPr>
              <w:t>Evidence of conformance, documentation</w:t>
            </w:r>
          </w:p>
        </w:tc>
        <w:tc>
          <w:tcPr>
            <w:tcW w:w="3078" w:type="dxa"/>
            <w:tcBorders>
              <w:top w:val="single" w:color="auto" w:sz="24" w:space="0"/>
              <w:bottom w:val="single" w:color="auto" w:sz="24" w:space="0"/>
            </w:tcBorders>
            <w:tcMar>
              <w:top w:w="113" w:type="dxa"/>
              <w:bottom w:w="113" w:type="dxa"/>
            </w:tcMar>
          </w:tcPr>
          <w:p w14:paraId="4B83240E">
            <w:pPr>
              <w:rPr>
                <w:rFonts w:ascii="Arial" w:hAnsi="Arial" w:cs="Arial"/>
                <w:b/>
                <w:sz w:val="20"/>
                <w:szCs w:val="20"/>
                <w:lang w:val="en-GB"/>
                <w:rPrChange w:id="549" w:author="薛媛媛（Grace）" w:date="2025-11-18T13:55:39Z">
                  <w:rPr>
                    <w:b/>
                    <w:lang w:val="en-GB"/>
                  </w:rPr>
                </w:rPrChange>
              </w:rPr>
            </w:pPr>
            <w:r>
              <w:rPr>
                <w:rFonts w:ascii="Arial" w:hAnsi="Arial" w:cs="Arial"/>
                <w:b/>
                <w:sz w:val="20"/>
                <w:szCs w:val="20"/>
                <w:lang w:val="en-GB"/>
                <w:rPrChange w:id="550" w:author="薛媛媛（Grace）" w:date="2025-11-18T13:55:39Z">
                  <w:rPr>
                    <w:b/>
                    <w:lang w:val="en-GB"/>
                  </w:rPr>
                </w:rPrChange>
              </w:rPr>
              <w:t>Justification/ comment in case of deviation</w:t>
            </w:r>
          </w:p>
        </w:tc>
      </w:tr>
      <w:tr w14:paraId="14A07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5389" w:type="dxa"/>
            <w:gridSpan w:val="5"/>
            <w:shd w:val="clear" w:color="auto" w:fill="D0CECE" w:themeFill="background2" w:themeFillShade="E6"/>
            <w:tcMar>
              <w:top w:w="113" w:type="dxa"/>
              <w:bottom w:w="113" w:type="dxa"/>
            </w:tcMar>
          </w:tcPr>
          <w:p w14:paraId="030F2A66">
            <w:pPr>
              <w:rPr>
                <w:rFonts w:ascii="Arial" w:hAnsi="Arial" w:cs="Arial"/>
                <w:sz w:val="20"/>
                <w:szCs w:val="20"/>
                <w:lang w:val="en-GB"/>
                <w:rPrChange w:id="551" w:author="薛媛媛（Grace）" w:date="2025-11-18T13:55:33Z">
                  <w:rPr>
                    <w:sz w:val="20"/>
                    <w:szCs w:val="20"/>
                    <w:lang w:val="en-GB"/>
                  </w:rPr>
                </w:rPrChange>
              </w:rPr>
            </w:pPr>
            <w:r>
              <w:rPr>
                <w:rFonts w:ascii="Arial" w:hAnsi="Arial" w:cs="Arial"/>
                <w:sz w:val="20"/>
                <w:szCs w:val="20"/>
                <w:lang w:val="en-GB"/>
                <w:rPrChange w:id="552" w:author="薛媛媛（Grace）" w:date="2025-11-18T13:55:33Z">
                  <w:rPr>
                    <w:sz w:val="20"/>
                    <w:szCs w:val="20"/>
                    <w:lang w:val="en-GB"/>
                  </w:rPr>
                </w:rPrChange>
              </w:rPr>
              <w:t xml:space="preserve">CHAPTER I, </w:t>
            </w:r>
            <w:r>
              <w:rPr>
                <w:rFonts w:ascii="Arial" w:hAnsi="Arial" w:cs="Arial"/>
                <w:b/>
                <w:sz w:val="20"/>
                <w:szCs w:val="20"/>
                <w:lang w:val="en-GB"/>
                <w:rPrChange w:id="553" w:author="薛媛媛（Grace）" w:date="2025-11-18T13:55:33Z">
                  <w:rPr>
                    <w:b/>
                    <w:sz w:val="20"/>
                    <w:szCs w:val="20"/>
                    <w:lang w:val="en-GB"/>
                  </w:rPr>
                </w:rPrChange>
              </w:rPr>
              <w:t>GENERAL REQUIREMENTS</w:t>
            </w:r>
          </w:p>
        </w:tc>
      </w:tr>
      <w:tr w14:paraId="5B3E8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3A078BB7">
            <w:pPr>
              <w:tabs>
                <w:tab w:val="left" w:pos="595"/>
              </w:tabs>
              <w:ind w:left="28" w:firstLine="1"/>
              <w:rPr>
                <w:rFonts w:ascii="Arial" w:hAnsi="Arial" w:cs="Arial"/>
                <w:sz w:val="20"/>
                <w:szCs w:val="20"/>
                <w:lang w:val="en-GB"/>
                <w:rPrChange w:id="554" w:author="薛媛媛（Grace）" w:date="2025-11-18T13:55:39Z">
                  <w:rPr>
                    <w:lang w:val="en-GB"/>
                  </w:rPr>
                </w:rPrChange>
              </w:rPr>
            </w:pPr>
            <w:r>
              <w:rPr>
                <w:rFonts w:ascii="Arial" w:hAnsi="Arial" w:cs="Arial"/>
                <w:sz w:val="20"/>
                <w:szCs w:val="20"/>
                <w:lang w:val="en-GB"/>
                <w:rPrChange w:id="555" w:author="薛媛媛（Grace）" w:date="2025-11-18T13:55:39Z">
                  <w:rPr>
                    <w:lang w:val="en-GB"/>
                  </w:rPr>
                </w:rPrChange>
              </w:rPr>
              <w:t>1.</w:t>
            </w:r>
            <w:r>
              <w:rPr>
                <w:rFonts w:ascii="Arial" w:hAnsi="Arial" w:cs="Arial"/>
                <w:sz w:val="20"/>
                <w:szCs w:val="20"/>
                <w:lang w:val="en-GB"/>
                <w:rPrChange w:id="556" w:author="薛媛媛（Grace）" w:date="2025-11-18T13:55:39Z">
                  <w:rPr>
                    <w:lang w:val="en-GB"/>
                  </w:rPr>
                </w:rPrChange>
              </w:rPr>
              <w:tab/>
            </w:r>
            <w:r>
              <w:rPr>
                <w:rFonts w:ascii="Arial" w:hAnsi="Arial" w:eastAsia="Times New Roman" w:cs="Arial"/>
                <w:color w:val="000000"/>
                <w:sz w:val="20"/>
                <w:szCs w:val="20"/>
                <w:lang w:val="en-GB" w:eastAsia="de-CH"/>
                <w:rPrChange w:id="557" w:author="薛媛媛（Grace）" w:date="2025-11-18T13:55:33Z">
                  <w:rPr>
                    <w:rFonts w:eastAsia="Times New Roman"/>
                    <w:color w:val="000000"/>
                    <w:sz w:val="20"/>
                    <w:szCs w:val="20"/>
                    <w:lang w:val="en-GB" w:eastAsia="de-CH"/>
                  </w:rPr>
                </w:rPrChange>
              </w:rPr>
              <w:t>Devices shall achieve the performance intended by their manufacturer and shall be designed and manufactured in such a way that, during normal conditions of use, they are suitable for their intended purpose. They shall be safe and effective and shall not compromise the clinical condition or the safety of patients, or the safety and health of users or, where applicable, other persons, provided that any risks which may be associated with their use constitute acceptable risks when weighed against the benefits to the patient and are compatible with a high level of protection of health and safety, taking into account the generally acknowledged state of the art.</w:t>
            </w:r>
          </w:p>
        </w:tc>
        <w:tc>
          <w:tcPr>
            <w:tcW w:w="1198" w:type="dxa"/>
            <w:tcMar>
              <w:top w:w="113" w:type="dxa"/>
              <w:bottom w:w="113" w:type="dxa"/>
            </w:tcMar>
          </w:tcPr>
          <w:p w14:paraId="620E6A1D">
            <w:pPr>
              <w:rPr>
                <w:rFonts w:hint="default" w:ascii="Arial" w:hAnsi="Arial" w:eastAsia="宋体" w:cs="Arial"/>
                <w:sz w:val="20"/>
                <w:szCs w:val="20"/>
                <w:lang w:val="en-US" w:eastAsia="zh-CN"/>
                <w:rPrChange w:id="558" w:author="薛媛媛（Grace）" w:date="2025-11-18T13:55:33Z">
                  <w:rPr>
                    <w:rFonts w:hint="default" w:eastAsia="宋体"/>
                    <w:sz w:val="20"/>
                    <w:szCs w:val="20"/>
                    <w:lang w:val="en-US" w:eastAsia="zh-CN"/>
                  </w:rPr>
                </w:rPrChange>
              </w:rPr>
            </w:pPr>
            <w:ins w:id="559" w:author="薛媛媛（Grace）" w:date="2025-11-13T13:56:53Z">
              <w:r>
                <w:rPr>
                  <w:rFonts w:hint="default" w:ascii="Arial" w:hAnsi="Arial" w:eastAsia="宋体" w:cs="Arial"/>
                  <w:sz w:val="20"/>
                  <w:szCs w:val="20"/>
                  <w:lang w:val="en-US" w:eastAsia="zh-CN"/>
                  <w:rPrChange w:id="560" w:author="薛媛媛（Grace）" w:date="2025-11-18T13:55:33Z">
                    <w:rPr>
                      <w:rFonts w:hint="eastAsia" w:eastAsia="宋体"/>
                      <w:sz w:val="20"/>
                      <w:szCs w:val="20"/>
                      <w:lang w:val="en-US" w:eastAsia="zh-CN"/>
                    </w:rPr>
                  </w:rPrChange>
                </w:rPr>
                <w:t>Y</w:t>
              </w:r>
            </w:ins>
            <w:ins w:id="562" w:author="薛媛媛（Grace）" w:date="2025-11-13T13:56:57Z">
              <w:r>
                <w:rPr>
                  <w:rFonts w:hint="default" w:ascii="Arial" w:hAnsi="Arial" w:eastAsia="宋体" w:cs="Arial"/>
                  <w:sz w:val="20"/>
                  <w:szCs w:val="20"/>
                  <w:lang w:val="en-US" w:eastAsia="zh-CN"/>
                  <w:rPrChange w:id="563" w:author="薛媛媛（Grace）" w:date="2025-11-18T13:55:33Z">
                    <w:rPr>
                      <w:rFonts w:hint="eastAsia" w:eastAsia="宋体"/>
                      <w:sz w:val="20"/>
                      <w:szCs w:val="20"/>
                      <w:lang w:val="en-US" w:eastAsia="zh-CN"/>
                    </w:rPr>
                  </w:rPrChange>
                </w:rPr>
                <w:t>es</w:t>
              </w:r>
            </w:ins>
          </w:p>
        </w:tc>
        <w:tc>
          <w:tcPr>
            <w:tcW w:w="3078" w:type="dxa"/>
            <w:tcMar>
              <w:top w:w="113" w:type="dxa"/>
              <w:bottom w:w="113" w:type="dxa"/>
            </w:tcMar>
          </w:tcPr>
          <w:p w14:paraId="6CB46AFC">
            <w:pPr>
              <w:rPr>
                <w:ins w:id="565" w:author="薛媛媛（Grace）" w:date="2025-11-13T14:05:30Z"/>
                <w:rFonts w:hint="default" w:ascii="Arial" w:hAnsi="Arial" w:eastAsia="宋体" w:cs="Arial"/>
                <w:sz w:val="20"/>
                <w:szCs w:val="20"/>
                <w:lang w:val="en-US" w:eastAsia="zh-CN"/>
                <w:rPrChange w:id="566" w:author="薛媛媛（Grace）" w:date="2025-11-18T13:55:33Z">
                  <w:rPr>
                    <w:ins w:id="567" w:author="薛媛媛（Grace）" w:date="2025-11-13T14:05:30Z"/>
                    <w:rFonts w:hint="eastAsia" w:eastAsia="宋体"/>
                    <w:sz w:val="20"/>
                    <w:szCs w:val="20"/>
                    <w:lang w:val="en-US" w:eastAsia="zh-CN"/>
                  </w:rPr>
                </w:rPrChange>
              </w:rPr>
            </w:pPr>
            <w:ins w:id="568" w:author="薛媛媛（Grace）" w:date="2025-11-13T14:05:24Z">
              <w:r>
                <w:rPr>
                  <w:rFonts w:hint="default" w:ascii="Arial" w:hAnsi="Arial" w:eastAsia="宋体" w:cs="Arial"/>
                  <w:sz w:val="20"/>
                  <w:szCs w:val="20"/>
                  <w:lang w:val="en-US" w:eastAsia="zh-CN"/>
                  <w:rPrChange w:id="569" w:author="薛媛媛（Grace）" w:date="2025-11-18T13:55:33Z">
                    <w:rPr>
                      <w:rFonts w:hint="eastAsia" w:eastAsia="宋体"/>
                      <w:sz w:val="20"/>
                      <w:szCs w:val="20"/>
                      <w:lang w:val="en-US" w:eastAsia="zh-CN"/>
                    </w:rPr>
                  </w:rPrChange>
                </w:rPr>
                <w:t>EN</w:t>
              </w:r>
            </w:ins>
            <w:ins w:id="571" w:author="薛媛媛（Grace）" w:date="2025-11-13T14:05:25Z">
              <w:r>
                <w:rPr>
                  <w:rFonts w:hint="default" w:ascii="Arial" w:hAnsi="Arial" w:eastAsia="宋体" w:cs="Arial"/>
                  <w:sz w:val="20"/>
                  <w:szCs w:val="20"/>
                  <w:lang w:val="en-US" w:eastAsia="zh-CN"/>
                  <w:rPrChange w:id="572" w:author="薛媛媛（Grace）" w:date="2025-11-18T13:55:33Z">
                    <w:rPr>
                      <w:rFonts w:hint="eastAsia" w:eastAsia="宋体"/>
                      <w:sz w:val="20"/>
                      <w:szCs w:val="20"/>
                      <w:lang w:val="en-US" w:eastAsia="zh-CN"/>
                    </w:rPr>
                  </w:rPrChange>
                </w:rPr>
                <w:t xml:space="preserve"> ISO</w:t>
              </w:r>
            </w:ins>
            <w:ins w:id="574" w:author="薛媛媛（Grace）" w:date="2025-11-13T14:05:27Z">
              <w:r>
                <w:rPr>
                  <w:rFonts w:hint="default" w:ascii="Arial" w:hAnsi="Arial" w:eastAsia="宋体" w:cs="Arial"/>
                  <w:sz w:val="20"/>
                  <w:szCs w:val="20"/>
                  <w:lang w:val="en-US" w:eastAsia="zh-CN"/>
                  <w:rPrChange w:id="575" w:author="薛媛媛（Grace）" w:date="2025-11-18T13:55:33Z">
                    <w:rPr>
                      <w:rFonts w:hint="eastAsia" w:eastAsia="宋体"/>
                      <w:sz w:val="20"/>
                      <w:szCs w:val="20"/>
                      <w:lang w:val="en-US" w:eastAsia="zh-CN"/>
                    </w:rPr>
                  </w:rPrChange>
                </w:rPr>
                <w:t xml:space="preserve"> 14</w:t>
              </w:r>
            </w:ins>
            <w:ins w:id="577" w:author="薛媛媛（Grace）" w:date="2025-11-13T14:05:28Z">
              <w:r>
                <w:rPr>
                  <w:rFonts w:hint="default" w:ascii="Arial" w:hAnsi="Arial" w:eastAsia="宋体" w:cs="Arial"/>
                  <w:sz w:val="20"/>
                  <w:szCs w:val="20"/>
                  <w:lang w:val="en-US" w:eastAsia="zh-CN"/>
                  <w:rPrChange w:id="578" w:author="薛媛媛（Grace）" w:date="2025-11-18T13:55:33Z">
                    <w:rPr>
                      <w:rFonts w:hint="eastAsia" w:eastAsia="宋体"/>
                      <w:sz w:val="20"/>
                      <w:szCs w:val="20"/>
                      <w:lang w:val="en-US" w:eastAsia="zh-CN"/>
                    </w:rPr>
                  </w:rPrChange>
                </w:rPr>
                <w:t>971</w:t>
              </w:r>
            </w:ins>
          </w:p>
          <w:p w14:paraId="3247005A">
            <w:pPr>
              <w:rPr>
                <w:ins w:id="580" w:author="薛媛媛（Grace）" w:date="2025-11-13T14:06:30Z"/>
                <w:rFonts w:hint="default" w:ascii="Arial" w:hAnsi="Arial" w:eastAsia="宋体" w:cs="Arial"/>
                <w:sz w:val="20"/>
                <w:szCs w:val="20"/>
                <w:lang w:val="en-US" w:eastAsia="zh-CN"/>
                <w:rPrChange w:id="581" w:author="薛媛媛（Grace）" w:date="2025-11-18T13:55:33Z">
                  <w:rPr>
                    <w:ins w:id="582" w:author="薛媛媛（Grace）" w:date="2025-11-13T14:06:30Z"/>
                    <w:rFonts w:hint="eastAsia" w:eastAsia="宋体"/>
                    <w:sz w:val="20"/>
                    <w:szCs w:val="20"/>
                    <w:lang w:val="en-US" w:eastAsia="zh-CN"/>
                  </w:rPr>
                </w:rPrChange>
              </w:rPr>
            </w:pPr>
            <w:ins w:id="583" w:author="薛媛媛（Grace）" w:date="2025-11-13T14:05:35Z">
              <w:r>
                <w:rPr>
                  <w:rFonts w:hint="default" w:ascii="Arial" w:hAnsi="Arial" w:eastAsia="宋体" w:cs="Arial"/>
                  <w:sz w:val="20"/>
                  <w:szCs w:val="20"/>
                  <w:lang w:val="en-US" w:eastAsia="zh-CN"/>
                  <w:rPrChange w:id="584" w:author="薛媛媛（Grace）" w:date="2025-11-18T13:55:33Z">
                    <w:rPr>
                      <w:rFonts w:hint="eastAsia" w:eastAsia="宋体"/>
                      <w:sz w:val="20"/>
                      <w:szCs w:val="20"/>
                      <w:lang w:val="en-US" w:eastAsia="zh-CN"/>
                    </w:rPr>
                  </w:rPrChange>
                </w:rPr>
                <w:t>IE</w:t>
              </w:r>
            </w:ins>
            <w:ins w:id="586" w:author="薛媛媛（Grace）" w:date="2025-11-13T14:05:36Z">
              <w:r>
                <w:rPr>
                  <w:rFonts w:hint="default" w:ascii="Arial" w:hAnsi="Arial" w:eastAsia="宋体" w:cs="Arial"/>
                  <w:sz w:val="20"/>
                  <w:szCs w:val="20"/>
                  <w:lang w:val="en-US" w:eastAsia="zh-CN"/>
                  <w:rPrChange w:id="587" w:author="薛媛媛（Grace）" w:date="2025-11-18T13:55:33Z">
                    <w:rPr>
                      <w:rFonts w:hint="eastAsia" w:eastAsia="宋体"/>
                      <w:sz w:val="20"/>
                      <w:szCs w:val="20"/>
                      <w:lang w:val="en-US" w:eastAsia="zh-CN"/>
                    </w:rPr>
                  </w:rPrChange>
                </w:rPr>
                <w:t>C</w:t>
              </w:r>
            </w:ins>
            <w:ins w:id="589" w:author="薛媛媛（Grace）" w:date="2025-11-13T14:05:40Z">
              <w:r>
                <w:rPr>
                  <w:rFonts w:hint="default" w:ascii="Arial" w:hAnsi="Arial" w:eastAsia="宋体" w:cs="Arial"/>
                  <w:sz w:val="20"/>
                  <w:szCs w:val="20"/>
                  <w:lang w:val="en-US" w:eastAsia="zh-CN"/>
                  <w:rPrChange w:id="590" w:author="薛媛媛（Grace）" w:date="2025-11-18T13:55:33Z">
                    <w:rPr>
                      <w:rFonts w:hint="eastAsia" w:eastAsia="宋体"/>
                      <w:sz w:val="20"/>
                      <w:szCs w:val="20"/>
                      <w:lang w:val="en-US" w:eastAsia="zh-CN"/>
                    </w:rPr>
                  </w:rPrChange>
                </w:rPr>
                <w:t xml:space="preserve"> </w:t>
              </w:r>
            </w:ins>
            <w:ins w:id="592" w:author="薛媛媛（Grace）" w:date="2025-11-13T14:06:20Z">
              <w:r>
                <w:rPr>
                  <w:rFonts w:hint="default" w:ascii="Arial" w:hAnsi="Arial" w:eastAsia="宋体" w:cs="Arial"/>
                  <w:sz w:val="20"/>
                  <w:szCs w:val="20"/>
                  <w:lang w:val="en-US" w:eastAsia="zh-CN"/>
                  <w:rPrChange w:id="593" w:author="薛媛媛（Grace）" w:date="2025-11-18T13:55:33Z">
                    <w:rPr>
                      <w:rFonts w:hint="eastAsia" w:eastAsia="宋体"/>
                      <w:sz w:val="20"/>
                      <w:szCs w:val="20"/>
                      <w:lang w:val="en-US" w:eastAsia="zh-CN"/>
                    </w:rPr>
                  </w:rPrChange>
                </w:rPr>
                <w:t>62</w:t>
              </w:r>
            </w:ins>
            <w:ins w:id="595" w:author="薛媛媛（Grace）" w:date="2025-11-13T14:06:21Z">
              <w:r>
                <w:rPr>
                  <w:rFonts w:hint="default" w:ascii="Arial" w:hAnsi="Arial" w:eastAsia="宋体" w:cs="Arial"/>
                  <w:sz w:val="20"/>
                  <w:szCs w:val="20"/>
                  <w:lang w:val="en-US" w:eastAsia="zh-CN"/>
                  <w:rPrChange w:id="596" w:author="薛媛媛（Grace）" w:date="2025-11-18T13:55:33Z">
                    <w:rPr>
                      <w:rFonts w:hint="eastAsia" w:eastAsia="宋体"/>
                      <w:sz w:val="20"/>
                      <w:szCs w:val="20"/>
                      <w:lang w:val="en-US" w:eastAsia="zh-CN"/>
                    </w:rPr>
                  </w:rPrChange>
                </w:rPr>
                <w:t>366</w:t>
              </w:r>
            </w:ins>
            <w:ins w:id="598" w:author="薛媛媛（Grace）" w:date="2025-11-13T14:06:22Z">
              <w:r>
                <w:rPr>
                  <w:rFonts w:hint="default" w:ascii="Arial" w:hAnsi="Arial" w:eastAsia="宋体" w:cs="Arial"/>
                  <w:sz w:val="20"/>
                  <w:szCs w:val="20"/>
                  <w:lang w:val="en-US" w:eastAsia="zh-CN"/>
                  <w:rPrChange w:id="599" w:author="薛媛媛（Grace）" w:date="2025-11-18T13:55:33Z">
                    <w:rPr>
                      <w:rFonts w:hint="eastAsia" w:eastAsia="宋体"/>
                      <w:sz w:val="20"/>
                      <w:szCs w:val="20"/>
                      <w:lang w:val="en-US" w:eastAsia="zh-CN"/>
                    </w:rPr>
                  </w:rPrChange>
                </w:rPr>
                <w:t>-1</w:t>
              </w:r>
            </w:ins>
          </w:p>
          <w:p w14:paraId="463B0139">
            <w:pPr>
              <w:rPr>
                <w:ins w:id="601" w:author="薛媛媛（Grace）" w:date="2025-11-13T14:06:57Z"/>
                <w:rFonts w:hint="default" w:ascii="Arial" w:hAnsi="Arial" w:eastAsia="宋体" w:cs="Arial"/>
                <w:sz w:val="20"/>
                <w:szCs w:val="20"/>
                <w:lang w:val="en-US" w:eastAsia="zh-CN"/>
                <w:rPrChange w:id="602" w:author="薛媛媛（Grace）" w:date="2025-11-18T13:55:33Z">
                  <w:rPr>
                    <w:ins w:id="603" w:author="薛媛媛（Grace）" w:date="2025-11-13T14:06:57Z"/>
                    <w:rFonts w:hint="eastAsia" w:eastAsia="宋体"/>
                    <w:sz w:val="20"/>
                    <w:szCs w:val="20"/>
                    <w:lang w:val="en-US" w:eastAsia="zh-CN"/>
                  </w:rPr>
                </w:rPrChange>
              </w:rPr>
            </w:pPr>
            <w:ins w:id="604" w:author="薛媛媛（Grace）" w:date="2025-11-13T14:06:31Z">
              <w:r>
                <w:rPr>
                  <w:rFonts w:hint="default" w:ascii="Arial" w:hAnsi="Arial" w:eastAsia="宋体" w:cs="Arial"/>
                  <w:sz w:val="20"/>
                  <w:szCs w:val="20"/>
                  <w:lang w:val="en-US" w:eastAsia="zh-CN"/>
                  <w:rPrChange w:id="605" w:author="薛媛媛（Grace）" w:date="2025-11-18T13:55:33Z">
                    <w:rPr>
                      <w:rFonts w:hint="eastAsia" w:eastAsia="宋体"/>
                      <w:sz w:val="20"/>
                      <w:szCs w:val="20"/>
                      <w:lang w:val="en-US" w:eastAsia="zh-CN"/>
                    </w:rPr>
                  </w:rPrChange>
                </w:rPr>
                <w:t>EN</w:t>
              </w:r>
            </w:ins>
            <w:ins w:id="607" w:author="薛媛媛（Grace）" w:date="2025-11-13T14:06:33Z">
              <w:r>
                <w:rPr>
                  <w:rFonts w:hint="default" w:ascii="Arial" w:hAnsi="Arial" w:eastAsia="宋体" w:cs="Arial"/>
                  <w:sz w:val="20"/>
                  <w:szCs w:val="20"/>
                  <w:lang w:val="en-US" w:eastAsia="zh-CN"/>
                  <w:rPrChange w:id="608" w:author="薛媛媛（Grace）" w:date="2025-11-18T13:55:33Z">
                    <w:rPr>
                      <w:rFonts w:hint="eastAsia" w:eastAsia="宋体"/>
                      <w:sz w:val="20"/>
                      <w:szCs w:val="20"/>
                      <w:lang w:val="en-US" w:eastAsia="zh-CN"/>
                    </w:rPr>
                  </w:rPrChange>
                </w:rPr>
                <w:t xml:space="preserve"> IS</w:t>
              </w:r>
            </w:ins>
            <w:ins w:id="610" w:author="薛媛媛（Grace）" w:date="2025-11-13T14:06:34Z">
              <w:r>
                <w:rPr>
                  <w:rFonts w:hint="default" w:ascii="Arial" w:hAnsi="Arial" w:eastAsia="宋体" w:cs="Arial"/>
                  <w:sz w:val="20"/>
                  <w:szCs w:val="20"/>
                  <w:lang w:val="en-US" w:eastAsia="zh-CN"/>
                  <w:rPrChange w:id="611" w:author="薛媛媛（Grace）" w:date="2025-11-18T13:55:33Z">
                    <w:rPr>
                      <w:rFonts w:hint="eastAsia" w:eastAsia="宋体"/>
                      <w:sz w:val="20"/>
                      <w:szCs w:val="20"/>
                      <w:lang w:val="en-US" w:eastAsia="zh-CN"/>
                    </w:rPr>
                  </w:rPrChange>
                </w:rPr>
                <w:t>O</w:t>
              </w:r>
            </w:ins>
            <w:ins w:id="613" w:author="薛媛媛（Grace）" w:date="2025-11-13T14:06:35Z">
              <w:r>
                <w:rPr>
                  <w:rFonts w:hint="default" w:ascii="Arial" w:hAnsi="Arial" w:eastAsia="宋体" w:cs="Arial"/>
                  <w:sz w:val="20"/>
                  <w:szCs w:val="20"/>
                  <w:lang w:val="en-US" w:eastAsia="zh-CN"/>
                  <w:rPrChange w:id="614" w:author="薛媛媛（Grace）" w:date="2025-11-18T13:55:33Z">
                    <w:rPr>
                      <w:rFonts w:hint="eastAsia" w:eastAsia="宋体"/>
                      <w:sz w:val="20"/>
                      <w:szCs w:val="20"/>
                      <w:lang w:val="en-US" w:eastAsia="zh-CN"/>
                    </w:rPr>
                  </w:rPrChange>
                </w:rPr>
                <w:t xml:space="preserve"> </w:t>
              </w:r>
            </w:ins>
            <w:ins w:id="616" w:author="薛媛媛（Grace）" w:date="2025-11-13T14:06:37Z">
              <w:r>
                <w:rPr>
                  <w:rFonts w:hint="default" w:ascii="Arial" w:hAnsi="Arial" w:eastAsia="宋体" w:cs="Arial"/>
                  <w:sz w:val="20"/>
                  <w:szCs w:val="20"/>
                  <w:lang w:val="en-US" w:eastAsia="zh-CN"/>
                  <w:rPrChange w:id="617" w:author="薛媛媛（Grace）" w:date="2025-11-18T13:55:33Z">
                    <w:rPr>
                      <w:rFonts w:hint="eastAsia" w:eastAsia="宋体"/>
                      <w:sz w:val="20"/>
                      <w:szCs w:val="20"/>
                      <w:lang w:val="en-US" w:eastAsia="zh-CN"/>
                    </w:rPr>
                  </w:rPrChange>
                </w:rPr>
                <w:t>1099</w:t>
              </w:r>
            </w:ins>
            <w:ins w:id="619" w:author="薛媛媛（Grace）" w:date="2025-11-13T14:06:38Z">
              <w:r>
                <w:rPr>
                  <w:rFonts w:hint="default" w:ascii="Arial" w:hAnsi="Arial" w:eastAsia="宋体" w:cs="Arial"/>
                  <w:sz w:val="20"/>
                  <w:szCs w:val="20"/>
                  <w:lang w:val="en-US" w:eastAsia="zh-CN"/>
                  <w:rPrChange w:id="620" w:author="薛媛媛（Grace）" w:date="2025-11-18T13:55:33Z">
                    <w:rPr>
                      <w:rFonts w:hint="eastAsia" w:eastAsia="宋体"/>
                      <w:sz w:val="20"/>
                      <w:szCs w:val="20"/>
                      <w:lang w:val="en-US" w:eastAsia="zh-CN"/>
                    </w:rPr>
                  </w:rPrChange>
                </w:rPr>
                <w:t>3-</w:t>
              </w:r>
            </w:ins>
            <w:ins w:id="622" w:author="薛媛媛（Grace）" w:date="2025-11-13T14:06:39Z">
              <w:r>
                <w:rPr>
                  <w:rFonts w:hint="default" w:ascii="Arial" w:hAnsi="Arial" w:eastAsia="宋体" w:cs="Arial"/>
                  <w:sz w:val="20"/>
                  <w:szCs w:val="20"/>
                  <w:lang w:val="en-US" w:eastAsia="zh-CN"/>
                  <w:rPrChange w:id="623" w:author="薛媛媛（Grace）" w:date="2025-11-18T13:55:33Z">
                    <w:rPr>
                      <w:rFonts w:hint="eastAsia" w:eastAsia="宋体"/>
                      <w:sz w:val="20"/>
                      <w:szCs w:val="20"/>
                      <w:lang w:val="en-US" w:eastAsia="zh-CN"/>
                    </w:rPr>
                  </w:rPrChange>
                </w:rPr>
                <w:t>1</w:t>
              </w:r>
            </w:ins>
          </w:p>
          <w:p w14:paraId="45FAB228">
            <w:pPr>
              <w:rPr>
                <w:ins w:id="625" w:author="薛媛媛（Grace）" w:date="2025-11-13T14:07:54Z"/>
                <w:rFonts w:hint="default" w:ascii="Arial" w:hAnsi="Arial" w:eastAsia="宋体" w:cs="Arial"/>
                <w:sz w:val="20"/>
                <w:szCs w:val="20"/>
                <w:lang w:val="en-US" w:eastAsia="zh-CN"/>
                <w:rPrChange w:id="626" w:author="薛媛媛（Grace）" w:date="2025-11-18T13:55:33Z">
                  <w:rPr>
                    <w:ins w:id="627" w:author="薛媛媛（Grace）" w:date="2025-11-13T14:07:54Z"/>
                    <w:rFonts w:hint="eastAsia" w:eastAsia="宋体"/>
                    <w:sz w:val="20"/>
                    <w:szCs w:val="20"/>
                    <w:lang w:val="en-US" w:eastAsia="zh-CN"/>
                  </w:rPr>
                </w:rPrChange>
              </w:rPr>
            </w:pPr>
            <w:ins w:id="628" w:author="薛媛媛（Grace）" w:date="2025-11-13T14:06:59Z">
              <w:r>
                <w:rPr>
                  <w:rFonts w:hint="default" w:ascii="Arial" w:hAnsi="Arial" w:eastAsia="宋体" w:cs="Arial"/>
                  <w:sz w:val="20"/>
                  <w:szCs w:val="20"/>
                  <w:lang w:val="en-US" w:eastAsia="zh-CN"/>
                  <w:rPrChange w:id="629" w:author="薛媛媛（Grace）" w:date="2025-11-18T13:55:33Z">
                    <w:rPr>
                      <w:rFonts w:hint="eastAsia" w:eastAsia="宋体"/>
                      <w:sz w:val="20"/>
                      <w:szCs w:val="20"/>
                      <w:lang w:val="en-US" w:eastAsia="zh-CN"/>
                    </w:rPr>
                  </w:rPrChange>
                </w:rPr>
                <w:t>EN</w:t>
              </w:r>
            </w:ins>
            <w:ins w:id="631" w:author="薛媛媛（Grace）" w:date="2025-11-13T14:07:02Z">
              <w:r>
                <w:rPr>
                  <w:rFonts w:hint="default" w:ascii="Arial" w:hAnsi="Arial" w:eastAsia="宋体" w:cs="Arial"/>
                  <w:sz w:val="20"/>
                  <w:szCs w:val="20"/>
                  <w:lang w:val="en-US" w:eastAsia="zh-CN"/>
                  <w:rPrChange w:id="632" w:author="薛媛媛（Grace）" w:date="2025-11-18T13:55:33Z">
                    <w:rPr>
                      <w:rFonts w:hint="eastAsia" w:eastAsia="宋体"/>
                      <w:sz w:val="20"/>
                      <w:szCs w:val="20"/>
                      <w:lang w:val="en-US" w:eastAsia="zh-CN"/>
                    </w:rPr>
                  </w:rPrChange>
                </w:rPr>
                <w:t xml:space="preserve"> ISO</w:t>
              </w:r>
            </w:ins>
            <w:ins w:id="634" w:author="薛媛媛（Grace）" w:date="2025-11-13T14:07:04Z">
              <w:r>
                <w:rPr>
                  <w:rFonts w:hint="default" w:ascii="Arial" w:hAnsi="Arial" w:eastAsia="宋体" w:cs="Arial"/>
                  <w:sz w:val="20"/>
                  <w:szCs w:val="20"/>
                  <w:lang w:val="en-US" w:eastAsia="zh-CN"/>
                  <w:rPrChange w:id="635" w:author="薛媛媛（Grace）" w:date="2025-11-18T13:55:33Z">
                    <w:rPr>
                      <w:rFonts w:hint="eastAsia" w:eastAsia="宋体"/>
                      <w:sz w:val="20"/>
                      <w:szCs w:val="20"/>
                      <w:lang w:val="en-US" w:eastAsia="zh-CN"/>
                    </w:rPr>
                  </w:rPrChange>
                </w:rPr>
                <w:t xml:space="preserve"> </w:t>
              </w:r>
            </w:ins>
            <w:ins w:id="637" w:author="薛媛媛（Grace）" w:date="2025-11-13T14:07:05Z">
              <w:r>
                <w:rPr>
                  <w:rFonts w:hint="default" w:ascii="Arial" w:hAnsi="Arial" w:eastAsia="宋体" w:cs="Arial"/>
                  <w:sz w:val="20"/>
                  <w:szCs w:val="20"/>
                  <w:lang w:val="en-US" w:eastAsia="zh-CN"/>
                  <w:rPrChange w:id="638" w:author="薛媛媛（Grace）" w:date="2025-11-18T13:55:33Z">
                    <w:rPr>
                      <w:rFonts w:hint="eastAsia" w:eastAsia="宋体"/>
                      <w:sz w:val="20"/>
                      <w:szCs w:val="20"/>
                      <w:lang w:val="en-US" w:eastAsia="zh-CN"/>
                    </w:rPr>
                  </w:rPrChange>
                </w:rPr>
                <w:t>11</w:t>
              </w:r>
            </w:ins>
            <w:ins w:id="640" w:author="薛媛媛（Grace）" w:date="2025-11-13T14:07:06Z">
              <w:r>
                <w:rPr>
                  <w:rFonts w:hint="default" w:ascii="Arial" w:hAnsi="Arial" w:eastAsia="宋体" w:cs="Arial"/>
                  <w:sz w:val="20"/>
                  <w:szCs w:val="20"/>
                  <w:lang w:val="en-US" w:eastAsia="zh-CN"/>
                  <w:rPrChange w:id="641" w:author="薛媛媛（Grace）" w:date="2025-11-18T13:55:33Z">
                    <w:rPr>
                      <w:rFonts w:hint="eastAsia" w:eastAsia="宋体"/>
                      <w:sz w:val="20"/>
                      <w:szCs w:val="20"/>
                      <w:lang w:val="en-US" w:eastAsia="zh-CN"/>
                    </w:rPr>
                  </w:rPrChange>
                </w:rPr>
                <w:t>60</w:t>
              </w:r>
            </w:ins>
            <w:ins w:id="643" w:author="薛媛媛（Grace）" w:date="2025-11-13T14:07:07Z">
              <w:r>
                <w:rPr>
                  <w:rFonts w:hint="default" w:ascii="Arial" w:hAnsi="Arial" w:eastAsia="宋体" w:cs="Arial"/>
                  <w:sz w:val="20"/>
                  <w:szCs w:val="20"/>
                  <w:lang w:val="en-US" w:eastAsia="zh-CN"/>
                  <w:rPrChange w:id="644" w:author="薛媛媛（Grace）" w:date="2025-11-18T13:55:33Z">
                    <w:rPr>
                      <w:rFonts w:hint="eastAsia" w:eastAsia="宋体"/>
                      <w:sz w:val="20"/>
                      <w:szCs w:val="20"/>
                      <w:lang w:val="en-US" w:eastAsia="zh-CN"/>
                    </w:rPr>
                  </w:rPrChange>
                </w:rPr>
                <w:t>8</w:t>
              </w:r>
            </w:ins>
            <w:ins w:id="646" w:author="薛媛媛（Grace）" w:date="2025-11-13T14:07:09Z">
              <w:r>
                <w:rPr>
                  <w:rFonts w:hint="default" w:ascii="Arial" w:hAnsi="Arial" w:eastAsia="宋体" w:cs="Arial"/>
                  <w:sz w:val="20"/>
                  <w:szCs w:val="20"/>
                  <w:lang w:val="en-US" w:eastAsia="zh-CN"/>
                  <w:rPrChange w:id="647" w:author="薛媛媛（Grace）" w:date="2025-11-18T13:55:33Z">
                    <w:rPr>
                      <w:rFonts w:hint="eastAsia" w:eastAsia="宋体"/>
                      <w:sz w:val="20"/>
                      <w:szCs w:val="20"/>
                      <w:lang w:val="en-US" w:eastAsia="zh-CN"/>
                    </w:rPr>
                  </w:rPrChange>
                </w:rPr>
                <w:t>-1</w:t>
              </w:r>
            </w:ins>
          </w:p>
          <w:p w14:paraId="6F219EC4">
            <w:pPr>
              <w:rPr>
                <w:ins w:id="649" w:author="薛媛媛（Grace）" w:date="2025-11-13T14:08:22Z"/>
                <w:rFonts w:hint="default" w:ascii="Arial" w:hAnsi="Arial" w:cs="Arial"/>
                <w:sz w:val="20"/>
                <w:szCs w:val="20"/>
                <w:lang w:val="en-GB"/>
                <w:rPrChange w:id="650" w:author="薛媛媛（Grace）" w:date="2025-11-18T13:55:39Z">
                  <w:rPr>
                    <w:ins w:id="651" w:author="薛媛媛（Grace）" w:date="2025-11-13T14:08:22Z"/>
                    <w:rFonts w:hint="eastAsia"/>
                    <w:lang w:val="en-GB"/>
                  </w:rPr>
                </w:rPrChange>
              </w:rPr>
            </w:pPr>
            <w:ins w:id="652" w:author="薛媛媛（Grace）" w:date="2025-11-13T14:07:55Z">
              <w:r>
                <w:rPr>
                  <w:rFonts w:hint="default" w:ascii="Arial" w:hAnsi="Arial" w:cs="Arial"/>
                  <w:sz w:val="20"/>
                  <w:szCs w:val="20"/>
                  <w:lang w:val="en-GB"/>
                  <w:rPrChange w:id="653" w:author="薛媛媛（Grace）" w:date="2025-11-18T13:55:39Z">
                    <w:rPr>
                      <w:rFonts w:hint="eastAsia"/>
                      <w:lang w:val="en-GB"/>
                    </w:rPr>
                  </w:rPrChange>
                </w:rPr>
                <w:t>EN ISO 11608-5</w:t>
              </w:r>
            </w:ins>
          </w:p>
          <w:p w14:paraId="234F7132">
            <w:pPr>
              <w:rPr>
                <w:rFonts w:hint="default" w:ascii="Arial" w:hAnsi="Arial" w:cs="Arial"/>
                <w:sz w:val="20"/>
                <w:szCs w:val="20"/>
                <w:lang w:val="en-US" w:eastAsia="zh-CN"/>
                <w:rPrChange w:id="655" w:author="薛媛媛（Grace）" w:date="2025-11-18T13:55:39Z">
                  <w:rPr>
                    <w:rFonts w:hint="default"/>
                    <w:lang w:val="en-US" w:eastAsia="zh-CN"/>
                  </w:rPr>
                </w:rPrChange>
              </w:rPr>
            </w:pPr>
            <w:ins w:id="656" w:author="薛媛媛（Grace）" w:date="2025-11-13T14:08:24Z">
              <w:r>
                <w:rPr>
                  <w:rFonts w:hint="default" w:ascii="Arial" w:hAnsi="Arial" w:cs="Arial"/>
                  <w:sz w:val="20"/>
                  <w:szCs w:val="20"/>
                  <w:lang w:val="en-GB"/>
                  <w:rPrChange w:id="657" w:author="薛媛媛（Grace）" w:date="2025-11-18T13:55:39Z">
                    <w:rPr>
                      <w:rFonts w:hint="eastAsia"/>
                      <w:lang w:val="en-GB"/>
                    </w:rPr>
                  </w:rPrChange>
                </w:rPr>
                <w:t>EN ISO 23908</w:t>
              </w:r>
            </w:ins>
          </w:p>
        </w:tc>
        <w:tc>
          <w:tcPr>
            <w:tcW w:w="3078" w:type="dxa"/>
            <w:tcMar>
              <w:top w:w="113" w:type="dxa"/>
              <w:bottom w:w="113" w:type="dxa"/>
            </w:tcMar>
          </w:tcPr>
          <w:p w14:paraId="182E8AF6">
            <w:pPr>
              <w:rPr>
                <w:ins w:id="659" w:author="薛媛媛（Grace）" w:date="2025-11-13T14:40:03Z"/>
                <w:rFonts w:hint="default" w:ascii="Arial" w:hAnsi="Arial" w:cs="Arial" w:eastAsiaTheme="minorEastAsia"/>
                <w:color w:val="auto"/>
                <w:sz w:val="20"/>
                <w:szCs w:val="20"/>
                <w:lang w:eastAsia="zh-TW"/>
                <w:rPrChange w:id="660" w:author="薛媛媛（Grace）" w:date="2025-11-18T13:55:39Z">
                  <w:rPr>
                    <w:ins w:id="661" w:author="薛媛媛（Grace）" w:date="2025-11-13T14:40:03Z"/>
                    <w:rFonts w:hint="default" w:ascii="Arial" w:hAnsi="Arial" w:cs="Arial" w:eastAsiaTheme="minorEastAsia"/>
                    <w:color w:val="auto"/>
                    <w:sz w:val="22"/>
                    <w:szCs w:val="22"/>
                    <w:lang w:eastAsia="zh-TW"/>
                  </w:rPr>
                </w:rPrChange>
              </w:rPr>
            </w:pPr>
            <w:ins w:id="662" w:author="薛媛媛（Grace）" w:date="2025-11-13T14:39:56Z">
              <w:r>
                <w:rPr>
                  <w:rFonts w:hint="default" w:ascii="Arial" w:hAnsi="Arial" w:cs="Arial" w:eastAsiaTheme="minorEastAsia"/>
                  <w:color w:val="auto"/>
                  <w:sz w:val="20"/>
                  <w:szCs w:val="20"/>
                  <w:rPrChange w:id="663" w:author="薛媛媛（Grace）" w:date="2025-11-18T13:55:39Z">
                    <w:rPr>
                      <w:rFonts w:hint="default" w:ascii="Arial" w:hAnsi="Arial" w:cs="Arial" w:eastAsiaTheme="minorEastAsia"/>
                      <w:color w:val="auto"/>
                      <w:sz w:val="22"/>
                      <w:szCs w:val="22"/>
                    </w:rPr>
                  </w:rPrChange>
                </w:rPr>
                <w:t>Material Review Report</w:t>
              </w:r>
            </w:ins>
            <w:ins w:id="665" w:author="薛媛媛（Grace）" w:date="2025-11-13T14:39:56Z">
              <w:r>
                <w:rPr>
                  <w:rFonts w:hint="default" w:ascii="Arial" w:hAnsi="Arial" w:cs="Arial" w:eastAsiaTheme="minorEastAsia"/>
                  <w:color w:val="auto"/>
                  <w:sz w:val="20"/>
                  <w:szCs w:val="20"/>
                  <w:lang w:eastAsia="zh-TW"/>
                  <w:rPrChange w:id="666" w:author="薛媛媛（Grace）" w:date="2025-11-18T13:55:39Z">
                    <w:rPr>
                      <w:rFonts w:hint="default" w:ascii="Arial" w:hAnsi="Arial" w:cs="Arial" w:eastAsiaTheme="minorEastAsia"/>
                      <w:color w:val="auto"/>
                      <w:sz w:val="22"/>
                      <w:szCs w:val="22"/>
                      <w:lang w:eastAsia="zh-TW"/>
                    </w:rPr>
                  </w:rPrChange>
                </w:rPr>
                <w:t xml:space="preserve"> </w:t>
              </w:r>
            </w:ins>
          </w:p>
          <w:p w14:paraId="6173CEB3">
            <w:pPr>
              <w:rPr>
                <w:ins w:id="668" w:author="薛媛媛（Grace）" w:date="2025-11-13T14:40:34Z"/>
                <w:rFonts w:hint="default" w:ascii="Arial" w:hAnsi="Arial" w:cs="Arial" w:eastAsiaTheme="minorEastAsia"/>
                <w:color w:val="auto"/>
                <w:sz w:val="20"/>
                <w:szCs w:val="20"/>
                <w:lang w:val="en-GB" w:eastAsia="zh-TW"/>
                <w:rPrChange w:id="669" w:author="薛媛媛（Grace）" w:date="2025-11-18T13:55:39Z">
                  <w:rPr>
                    <w:ins w:id="670" w:author="薛媛媛（Grace）" w:date="2025-11-13T14:40:34Z"/>
                    <w:rFonts w:hint="default" w:ascii="Arial" w:hAnsi="Arial" w:cs="Arial" w:eastAsiaTheme="minorEastAsia"/>
                    <w:color w:val="auto"/>
                    <w:sz w:val="22"/>
                    <w:szCs w:val="22"/>
                    <w:lang w:val="en-GB" w:eastAsia="zh-TW"/>
                  </w:rPr>
                </w:rPrChange>
              </w:rPr>
            </w:pPr>
            <w:ins w:id="671" w:author="薛媛媛（Grace）" w:date="2025-11-13T14:40:26Z">
              <w:r>
                <w:rPr>
                  <w:rFonts w:hint="default" w:ascii="Arial" w:hAnsi="Arial" w:cs="Arial" w:eastAsiaTheme="minorEastAsia"/>
                  <w:color w:val="auto"/>
                  <w:sz w:val="20"/>
                  <w:szCs w:val="20"/>
                  <w:lang w:val="en-GB" w:eastAsia="zh-TW"/>
                  <w:rPrChange w:id="672" w:author="薛媛媛（Grace）" w:date="2025-11-18T13:55:39Z">
                    <w:rPr>
                      <w:rFonts w:hint="default" w:ascii="Arial" w:hAnsi="Arial" w:cs="Arial" w:eastAsiaTheme="minorEastAsia"/>
                      <w:color w:val="auto"/>
                      <w:sz w:val="22"/>
                      <w:szCs w:val="22"/>
                      <w:lang w:val="en-GB" w:eastAsia="zh-TW"/>
                    </w:rPr>
                  </w:rPrChange>
                </w:rPr>
                <w:t>Design verification test report</w:t>
              </w:r>
            </w:ins>
          </w:p>
          <w:p w14:paraId="642626BF">
            <w:pPr>
              <w:rPr>
                <w:ins w:id="674" w:author="薛媛媛（Grace）" w:date="2025-11-13T14:40:40Z"/>
                <w:rFonts w:hint="default" w:ascii="Arial" w:hAnsi="Arial" w:cs="Arial" w:eastAsiaTheme="minorEastAsia"/>
                <w:color w:val="auto"/>
                <w:sz w:val="20"/>
                <w:szCs w:val="20"/>
                <w:lang w:val="en-GB" w:eastAsia="zh-TW"/>
                <w:rPrChange w:id="675" w:author="薛媛媛（Grace）" w:date="2025-11-18T13:55:39Z">
                  <w:rPr>
                    <w:ins w:id="676" w:author="薛媛媛（Grace）" w:date="2025-11-13T14:40:40Z"/>
                    <w:rFonts w:hint="default" w:ascii="Arial" w:hAnsi="Arial" w:cs="Arial" w:eastAsiaTheme="minorEastAsia"/>
                    <w:color w:val="auto"/>
                    <w:sz w:val="22"/>
                    <w:szCs w:val="22"/>
                    <w:lang w:val="en-GB" w:eastAsia="zh-TW"/>
                  </w:rPr>
                </w:rPrChange>
              </w:rPr>
            </w:pPr>
            <w:ins w:id="677" w:author="薛媛媛（Grace）" w:date="2025-11-13T14:40:26Z">
              <w:r>
                <w:rPr>
                  <w:rFonts w:hint="default" w:ascii="Arial" w:hAnsi="Arial" w:cs="Arial" w:eastAsiaTheme="minorEastAsia"/>
                  <w:color w:val="auto"/>
                  <w:sz w:val="20"/>
                  <w:szCs w:val="20"/>
                  <w:lang w:val="en-GB" w:eastAsia="zh-TW"/>
                  <w:rPrChange w:id="678" w:author="薛媛媛（Grace）" w:date="2025-11-18T13:55:39Z">
                    <w:rPr>
                      <w:rFonts w:hint="default" w:ascii="Arial" w:hAnsi="Arial" w:cs="Arial" w:eastAsiaTheme="minorEastAsia"/>
                      <w:color w:val="auto"/>
                      <w:sz w:val="22"/>
                      <w:szCs w:val="22"/>
                      <w:lang w:val="en-GB" w:eastAsia="zh-TW"/>
                    </w:rPr>
                  </w:rPrChange>
                </w:rPr>
                <w:t>Risk Management Report</w:t>
              </w:r>
            </w:ins>
          </w:p>
          <w:p w14:paraId="05DC399D">
            <w:pPr>
              <w:rPr>
                <w:ins w:id="680" w:author="薛媛媛（Grace）" w:date="2025-11-13T16:37:22Z"/>
                <w:rFonts w:hint="default" w:ascii="Arial" w:hAnsi="Arial" w:cs="Arial" w:eastAsiaTheme="minorEastAsia"/>
                <w:color w:val="auto"/>
                <w:sz w:val="20"/>
                <w:szCs w:val="20"/>
                <w:lang w:val="en-GB" w:eastAsia="zh-TW"/>
                <w:rPrChange w:id="681" w:author="薛媛媛（Grace）" w:date="2025-11-18T13:55:39Z">
                  <w:rPr>
                    <w:ins w:id="682" w:author="薛媛媛（Grace）" w:date="2025-11-13T16:37:22Z"/>
                    <w:rFonts w:hint="default" w:ascii="Arial" w:hAnsi="Arial" w:cs="Arial" w:eastAsiaTheme="minorEastAsia"/>
                    <w:color w:val="auto"/>
                    <w:sz w:val="22"/>
                    <w:szCs w:val="22"/>
                    <w:lang w:val="en-GB" w:eastAsia="zh-TW"/>
                  </w:rPr>
                </w:rPrChange>
              </w:rPr>
            </w:pPr>
            <w:ins w:id="683" w:author="薛媛媛（Grace）" w:date="2025-11-13T14:40:26Z">
              <w:r>
                <w:rPr>
                  <w:rFonts w:hint="default" w:ascii="Arial" w:hAnsi="Arial" w:cs="Arial" w:eastAsiaTheme="minorEastAsia"/>
                  <w:color w:val="auto"/>
                  <w:sz w:val="20"/>
                  <w:szCs w:val="20"/>
                  <w:lang w:val="en-GB" w:eastAsia="zh-TW"/>
                  <w:rPrChange w:id="684" w:author="薛媛媛（Grace）" w:date="2025-11-18T13:55:39Z">
                    <w:rPr>
                      <w:rFonts w:hint="default" w:ascii="Arial" w:hAnsi="Arial" w:cs="Arial" w:eastAsiaTheme="minorEastAsia"/>
                      <w:color w:val="auto"/>
                      <w:sz w:val="22"/>
                      <w:szCs w:val="22"/>
                      <w:lang w:val="en-GB" w:eastAsia="zh-TW"/>
                    </w:rPr>
                  </w:rPrChange>
                </w:rPr>
                <w:t>Instruction For Use</w:t>
              </w:r>
            </w:ins>
          </w:p>
          <w:p w14:paraId="7ACA482F">
            <w:pPr>
              <w:rPr>
                <w:ins w:id="686" w:author="薛媛媛（Grace）" w:date="2025-11-17T17:48:02Z"/>
                <w:rFonts w:hint="default" w:ascii="Arial" w:hAnsi="Arial" w:eastAsia="宋体" w:cs="Arial"/>
                <w:sz w:val="20"/>
                <w:szCs w:val="20"/>
                <w:lang w:val="en-US" w:eastAsia="zh-CN"/>
                <w:rPrChange w:id="687" w:author="薛媛媛（Grace）" w:date="2025-11-18T13:55:33Z">
                  <w:rPr>
                    <w:ins w:id="688" w:author="薛媛媛（Grace）" w:date="2025-11-17T17:48:02Z"/>
                    <w:rFonts w:hint="eastAsia" w:eastAsia="宋体"/>
                    <w:sz w:val="20"/>
                    <w:szCs w:val="20"/>
                    <w:lang w:val="en-US" w:eastAsia="zh-CN"/>
                  </w:rPr>
                </w:rPrChange>
              </w:rPr>
            </w:pPr>
            <w:ins w:id="689" w:author="薛媛媛（Grace）" w:date="2025-11-13T16:37:35Z">
              <w:commentRangeStart w:id="4"/>
              <w:r>
                <w:rPr>
                  <w:rFonts w:hint="default" w:ascii="Arial" w:hAnsi="Arial" w:cs="Arial" w:eastAsiaTheme="minorEastAsia"/>
                  <w:color w:val="auto"/>
                  <w:sz w:val="20"/>
                  <w:szCs w:val="20"/>
                  <w:lang w:val="en-US" w:eastAsia="zh-CN"/>
                  <w:rPrChange w:id="690" w:author="薛媛媛（Grace）" w:date="2025-11-18T13:55:39Z">
                    <w:rPr>
                      <w:rFonts w:hint="eastAsia" w:cs="Arial" w:eastAsiaTheme="minorEastAsia"/>
                      <w:color w:val="auto"/>
                      <w:sz w:val="22"/>
                      <w:szCs w:val="22"/>
                      <w:lang w:val="en-US" w:eastAsia="zh-CN"/>
                    </w:rPr>
                  </w:rPrChange>
                </w:rPr>
                <w:t>IE</w:t>
              </w:r>
            </w:ins>
            <w:ins w:id="692" w:author="薛媛媛（Grace）" w:date="2025-11-13T16:37:36Z">
              <w:r>
                <w:rPr>
                  <w:rFonts w:hint="default" w:ascii="Arial" w:hAnsi="Arial" w:cs="Arial" w:eastAsiaTheme="minorEastAsia"/>
                  <w:color w:val="auto"/>
                  <w:sz w:val="20"/>
                  <w:szCs w:val="20"/>
                  <w:lang w:val="en-US" w:eastAsia="zh-CN"/>
                  <w:rPrChange w:id="693" w:author="薛媛媛（Grace）" w:date="2025-11-18T13:55:39Z">
                    <w:rPr>
                      <w:rFonts w:hint="eastAsia" w:cs="Arial" w:eastAsiaTheme="minorEastAsia"/>
                      <w:color w:val="auto"/>
                      <w:sz w:val="22"/>
                      <w:szCs w:val="22"/>
                      <w:lang w:val="en-US" w:eastAsia="zh-CN"/>
                    </w:rPr>
                  </w:rPrChange>
                </w:rPr>
                <w:t>C</w:t>
              </w:r>
            </w:ins>
            <w:ins w:id="695" w:author="薛媛媛（Grace）" w:date="2025-11-13T16:37:37Z">
              <w:r>
                <w:rPr>
                  <w:rFonts w:hint="default" w:ascii="Arial" w:hAnsi="Arial" w:cs="Arial" w:eastAsiaTheme="minorEastAsia"/>
                  <w:color w:val="auto"/>
                  <w:sz w:val="20"/>
                  <w:szCs w:val="20"/>
                  <w:lang w:val="en-US" w:eastAsia="zh-CN"/>
                  <w:rPrChange w:id="696" w:author="薛媛媛（Grace）" w:date="2025-11-18T13:55:39Z">
                    <w:rPr>
                      <w:rFonts w:hint="eastAsia" w:cs="Arial" w:eastAsiaTheme="minorEastAsia"/>
                      <w:color w:val="auto"/>
                      <w:sz w:val="22"/>
                      <w:szCs w:val="22"/>
                      <w:lang w:val="en-US" w:eastAsia="zh-CN"/>
                    </w:rPr>
                  </w:rPrChange>
                </w:rPr>
                <w:t xml:space="preserve"> </w:t>
              </w:r>
            </w:ins>
            <w:ins w:id="698" w:author="薛媛媛（Grace）" w:date="2025-11-13T16:37:38Z">
              <w:r>
                <w:rPr>
                  <w:rFonts w:hint="default" w:ascii="Arial" w:hAnsi="Arial" w:cs="Arial" w:eastAsiaTheme="minorEastAsia"/>
                  <w:color w:val="auto"/>
                  <w:sz w:val="20"/>
                  <w:szCs w:val="20"/>
                  <w:lang w:val="en-US" w:eastAsia="zh-CN"/>
                  <w:rPrChange w:id="699" w:author="薛媛媛（Grace）" w:date="2025-11-18T13:55:39Z">
                    <w:rPr>
                      <w:rFonts w:hint="eastAsia" w:cs="Arial" w:eastAsiaTheme="minorEastAsia"/>
                      <w:color w:val="auto"/>
                      <w:sz w:val="22"/>
                      <w:szCs w:val="22"/>
                      <w:lang w:val="en-US" w:eastAsia="zh-CN"/>
                    </w:rPr>
                  </w:rPrChange>
                </w:rPr>
                <w:t>6236</w:t>
              </w:r>
            </w:ins>
            <w:ins w:id="701" w:author="薛媛媛（Grace）" w:date="2025-11-13T16:37:39Z">
              <w:r>
                <w:rPr>
                  <w:rFonts w:hint="default" w:ascii="Arial" w:hAnsi="Arial" w:cs="Arial" w:eastAsiaTheme="minorEastAsia"/>
                  <w:color w:val="auto"/>
                  <w:sz w:val="20"/>
                  <w:szCs w:val="20"/>
                  <w:lang w:val="en-US" w:eastAsia="zh-CN"/>
                  <w:rPrChange w:id="702" w:author="薛媛媛（Grace）" w:date="2025-11-18T13:55:39Z">
                    <w:rPr>
                      <w:rFonts w:hint="eastAsia" w:cs="Arial" w:eastAsiaTheme="minorEastAsia"/>
                      <w:color w:val="auto"/>
                      <w:sz w:val="22"/>
                      <w:szCs w:val="22"/>
                      <w:lang w:val="en-US" w:eastAsia="zh-CN"/>
                    </w:rPr>
                  </w:rPrChange>
                </w:rPr>
                <w:t>6</w:t>
              </w:r>
            </w:ins>
            <w:ins w:id="704" w:author="薛媛媛（Grace）" w:date="2025-11-13T16:37:40Z">
              <w:r>
                <w:rPr>
                  <w:rFonts w:hint="default" w:ascii="Arial" w:hAnsi="Arial" w:cs="Arial" w:eastAsiaTheme="minorEastAsia"/>
                  <w:color w:val="auto"/>
                  <w:sz w:val="20"/>
                  <w:szCs w:val="20"/>
                  <w:lang w:val="en-US" w:eastAsia="zh-CN"/>
                  <w:rPrChange w:id="705" w:author="薛媛媛（Grace）" w:date="2025-11-18T13:55:39Z">
                    <w:rPr>
                      <w:rFonts w:hint="eastAsia" w:cs="Arial" w:eastAsiaTheme="minorEastAsia"/>
                      <w:color w:val="auto"/>
                      <w:sz w:val="22"/>
                      <w:szCs w:val="22"/>
                      <w:lang w:val="en-US" w:eastAsia="zh-CN"/>
                    </w:rPr>
                  </w:rPrChange>
                </w:rPr>
                <w:t xml:space="preserve"> U</w:t>
              </w:r>
            </w:ins>
            <w:ins w:id="707" w:author="薛媛媛（Grace）" w:date="2025-11-13T16:37:48Z">
              <w:r>
                <w:rPr>
                  <w:rFonts w:hint="default" w:ascii="Arial" w:hAnsi="Arial" w:cs="Arial" w:eastAsiaTheme="minorEastAsia"/>
                  <w:color w:val="auto"/>
                  <w:sz w:val="20"/>
                  <w:szCs w:val="20"/>
                  <w:lang w:val="en-US" w:eastAsia="zh-CN"/>
                  <w:rPrChange w:id="708" w:author="薛媛媛（Grace）" w:date="2025-11-18T13:55:39Z">
                    <w:rPr>
                      <w:rFonts w:hint="eastAsia" w:cs="Arial" w:eastAsiaTheme="minorEastAsia"/>
                      <w:color w:val="auto"/>
                      <w:sz w:val="22"/>
                      <w:szCs w:val="22"/>
                      <w:lang w:val="en-US" w:eastAsia="zh-CN"/>
                    </w:rPr>
                  </w:rPrChange>
                </w:rPr>
                <w:t>sability</w:t>
              </w:r>
            </w:ins>
            <w:ins w:id="710" w:author="薛媛媛（Grace）" w:date="2025-11-13T16:37:58Z">
              <w:r>
                <w:rPr>
                  <w:rFonts w:hint="default" w:ascii="Arial" w:hAnsi="Arial" w:cs="Arial" w:eastAsiaTheme="minorEastAsia"/>
                  <w:color w:val="auto"/>
                  <w:sz w:val="20"/>
                  <w:szCs w:val="20"/>
                  <w:lang w:val="en-US" w:eastAsia="zh-CN"/>
                  <w:rPrChange w:id="711" w:author="薛媛媛（Grace）" w:date="2025-11-18T13:55:39Z">
                    <w:rPr>
                      <w:rFonts w:hint="eastAsia" w:cs="Arial" w:eastAsiaTheme="minorEastAsia"/>
                      <w:color w:val="auto"/>
                      <w:sz w:val="22"/>
                      <w:szCs w:val="22"/>
                      <w:lang w:val="en-US" w:eastAsia="zh-CN"/>
                    </w:rPr>
                  </w:rPrChange>
                </w:rPr>
                <w:t xml:space="preserve"> </w:t>
              </w:r>
            </w:ins>
            <w:ins w:id="713" w:author="薛媛媛（Grace）" w:date="2025-11-13T16:38:16Z">
              <w:r>
                <w:rPr>
                  <w:rFonts w:hint="default" w:ascii="Arial" w:hAnsi="Arial" w:cs="Arial" w:eastAsiaTheme="minorEastAsia"/>
                  <w:color w:val="auto"/>
                  <w:sz w:val="20"/>
                  <w:szCs w:val="20"/>
                  <w:lang w:val="en-US" w:eastAsia="zh-CN"/>
                  <w:rPrChange w:id="714" w:author="薛媛媛（Grace）" w:date="2025-11-18T13:55:39Z">
                    <w:rPr>
                      <w:rFonts w:hint="eastAsia" w:cs="Arial" w:eastAsiaTheme="minorEastAsia"/>
                      <w:color w:val="auto"/>
                      <w:sz w:val="22"/>
                      <w:szCs w:val="22"/>
                      <w:lang w:val="en-US" w:eastAsia="zh-CN"/>
                    </w:rPr>
                  </w:rPrChange>
                </w:rPr>
                <w:t>E</w:t>
              </w:r>
            </w:ins>
            <w:ins w:id="716" w:author="薛媛媛（Grace）" w:date="2025-11-13T16:38:01Z">
              <w:r>
                <w:rPr>
                  <w:rFonts w:hint="default" w:ascii="Arial" w:hAnsi="Arial" w:cs="Arial" w:eastAsiaTheme="minorEastAsia"/>
                  <w:color w:val="auto"/>
                  <w:sz w:val="20"/>
                  <w:szCs w:val="20"/>
                  <w:lang w:val="en-US" w:eastAsia="zh-CN"/>
                  <w:rPrChange w:id="717" w:author="薛媛媛（Grace）" w:date="2025-11-18T13:55:39Z">
                    <w:rPr>
                      <w:rFonts w:hint="eastAsia" w:cs="Arial" w:eastAsiaTheme="minorEastAsia"/>
                      <w:color w:val="auto"/>
                      <w:sz w:val="22"/>
                      <w:szCs w:val="22"/>
                      <w:lang w:val="en-US" w:eastAsia="zh-CN"/>
                    </w:rPr>
                  </w:rPrChange>
                </w:rPr>
                <w:t>ngineering</w:t>
              </w:r>
            </w:ins>
            <w:ins w:id="719" w:author="薛媛媛（Grace）" w:date="2025-11-13T16:38:02Z">
              <w:r>
                <w:rPr>
                  <w:rFonts w:hint="default" w:ascii="Arial" w:hAnsi="Arial" w:cs="Arial" w:eastAsiaTheme="minorEastAsia"/>
                  <w:color w:val="auto"/>
                  <w:sz w:val="20"/>
                  <w:szCs w:val="20"/>
                  <w:lang w:val="en-US" w:eastAsia="zh-CN"/>
                  <w:rPrChange w:id="720" w:author="薛媛媛（Grace）" w:date="2025-11-18T13:55:39Z">
                    <w:rPr>
                      <w:rFonts w:hint="eastAsia" w:cs="Arial" w:eastAsiaTheme="minorEastAsia"/>
                      <w:color w:val="auto"/>
                      <w:sz w:val="22"/>
                      <w:szCs w:val="22"/>
                      <w:lang w:val="en-US" w:eastAsia="zh-CN"/>
                    </w:rPr>
                  </w:rPrChange>
                </w:rPr>
                <w:t xml:space="preserve"> </w:t>
              </w:r>
            </w:ins>
            <w:ins w:id="722" w:author="薛媛媛（Grace）" w:date="2025-11-13T16:38:20Z">
              <w:r>
                <w:rPr>
                  <w:rFonts w:hint="default" w:ascii="Arial" w:hAnsi="Arial" w:cs="Arial" w:eastAsiaTheme="minorEastAsia"/>
                  <w:color w:val="auto"/>
                  <w:sz w:val="20"/>
                  <w:szCs w:val="20"/>
                  <w:lang w:val="en-US" w:eastAsia="zh-CN"/>
                  <w:rPrChange w:id="723" w:author="薛媛媛（Grace）" w:date="2025-11-18T13:55:39Z">
                    <w:rPr>
                      <w:rFonts w:hint="eastAsia" w:cs="Arial" w:eastAsiaTheme="minorEastAsia"/>
                      <w:color w:val="auto"/>
                      <w:sz w:val="22"/>
                      <w:szCs w:val="22"/>
                      <w:lang w:val="en-US" w:eastAsia="zh-CN"/>
                    </w:rPr>
                  </w:rPrChange>
                </w:rPr>
                <w:t>A</w:t>
              </w:r>
            </w:ins>
            <w:ins w:id="725" w:author="薛媛媛（Grace）" w:date="2025-11-13T16:38:09Z">
              <w:r>
                <w:rPr>
                  <w:rFonts w:hint="default" w:ascii="Arial" w:hAnsi="Arial" w:cs="Arial" w:eastAsiaTheme="minorEastAsia"/>
                  <w:color w:val="auto"/>
                  <w:sz w:val="20"/>
                  <w:szCs w:val="20"/>
                  <w:lang w:val="en-US" w:eastAsia="zh-CN"/>
                  <w:rPrChange w:id="726" w:author="薛媛媛（Grace）" w:date="2025-11-18T13:55:39Z">
                    <w:rPr>
                      <w:rFonts w:hint="eastAsia" w:cs="Arial" w:eastAsiaTheme="minorEastAsia"/>
                      <w:color w:val="auto"/>
                      <w:sz w:val="22"/>
                      <w:szCs w:val="22"/>
                      <w:lang w:val="en-US" w:eastAsia="zh-CN"/>
                    </w:rPr>
                  </w:rPrChange>
                </w:rPr>
                <w:t>ssessment</w:t>
              </w:r>
            </w:ins>
            <w:ins w:id="728" w:author="薛媛媛（Grace）" w:date="2025-11-13T17:34:23Z">
              <w:r>
                <w:rPr>
                  <w:rFonts w:hint="default" w:ascii="Arial" w:hAnsi="Arial" w:cs="Arial" w:eastAsiaTheme="minorEastAsia"/>
                  <w:color w:val="auto"/>
                  <w:sz w:val="20"/>
                  <w:szCs w:val="20"/>
                  <w:lang w:val="en-US" w:eastAsia="zh-CN"/>
                  <w:rPrChange w:id="729" w:author="薛媛媛（Grace）" w:date="2025-11-18T13:55:39Z">
                    <w:rPr>
                      <w:rFonts w:hint="eastAsia" w:cs="Arial" w:eastAsiaTheme="minorEastAsia"/>
                      <w:color w:val="auto"/>
                      <w:sz w:val="22"/>
                      <w:szCs w:val="22"/>
                      <w:lang w:val="en-US" w:eastAsia="zh-CN"/>
                    </w:rPr>
                  </w:rPrChange>
                </w:rPr>
                <w:t>-</w:t>
              </w:r>
            </w:ins>
            <w:ins w:id="731" w:author="薛媛媛（Grace）" w:date="2025-11-13T17:34:26Z">
              <w:r>
                <w:rPr>
                  <w:rFonts w:hint="default" w:ascii="Arial" w:hAnsi="Arial" w:cs="Arial" w:eastAsiaTheme="minorEastAsia"/>
                  <w:color w:val="auto"/>
                  <w:sz w:val="20"/>
                  <w:szCs w:val="20"/>
                  <w:lang w:val="en-US" w:eastAsia="zh-CN"/>
                  <w:rPrChange w:id="732" w:author="薛媛媛（Grace）" w:date="2025-11-18T13:55:39Z">
                    <w:rPr>
                      <w:rFonts w:hint="eastAsia" w:cs="Arial" w:eastAsiaTheme="minorEastAsia"/>
                      <w:color w:val="auto"/>
                      <w:sz w:val="22"/>
                      <w:szCs w:val="22"/>
                      <w:lang w:val="en-US" w:eastAsia="zh-CN"/>
                    </w:rPr>
                  </w:rPrChange>
                </w:rPr>
                <w:t>Formative Usability Report</w:t>
              </w:r>
              <w:commentRangeEnd w:id="4"/>
            </w:ins>
            <w:r>
              <w:rPr>
                <w:rFonts w:ascii="Arial" w:hAnsi="Arial" w:cs="Arial"/>
                <w:sz w:val="20"/>
                <w:szCs w:val="20"/>
                <w:rPrChange w:id="734" w:author="薛媛媛（Grace）" w:date="2025-11-18T13:55:39Z">
                  <w:rPr/>
                </w:rPrChange>
              </w:rPr>
              <w:commentReference w:id="4"/>
            </w:r>
          </w:p>
          <w:p w14:paraId="649A512A">
            <w:pPr>
              <w:rPr>
                <w:rFonts w:hint="default" w:ascii="Arial" w:hAnsi="Arial" w:cs="Arial" w:eastAsiaTheme="minorEastAsia"/>
                <w:color w:val="auto"/>
                <w:sz w:val="20"/>
                <w:szCs w:val="20"/>
                <w:lang w:val="en-US" w:eastAsia="zh-CN"/>
                <w:rPrChange w:id="735" w:author="薛媛媛（Grace）" w:date="2025-11-18T13:55:39Z">
                  <w:rPr>
                    <w:rFonts w:hint="default" w:ascii="Arial" w:hAnsi="Arial" w:cs="Arial" w:eastAsiaTheme="minorEastAsia"/>
                    <w:color w:val="auto"/>
                    <w:sz w:val="22"/>
                    <w:szCs w:val="22"/>
                    <w:lang w:val="en-US" w:eastAsia="zh-CN"/>
                  </w:rPr>
                </w:rPrChange>
              </w:rPr>
            </w:pPr>
          </w:p>
        </w:tc>
        <w:tc>
          <w:tcPr>
            <w:tcW w:w="3078" w:type="dxa"/>
            <w:tcMar>
              <w:top w:w="113" w:type="dxa"/>
              <w:bottom w:w="113" w:type="dxa"/>
            </w:tcMar>
          </w:tcPr>
          <w:p w14:paraId="4B57D0D5">
            <w:pPr>
              <w:rPr>
                <w:rFonts w:hint="default" w:ascii="Arial" w:hAnsi="Arial" w:eastAsia="宋体" w:cs="Arial"/>
                <w:sz w:val="20"/>
                <w:szCs w:val="20"/>
                <w:lang w:val="en-US" w:eastAsia="zh-CN"/>
                <w:rPrChange w:id="736" w:author="薛媛媛（Grace）" w:date="2025-11-18T13:55:33Z">
                  <w:rPr>
                    <w:rFonts w:hint="eastAsia" w:eastAsia="宋体"/>
                    <w:sz w:val="20"/>
                    <w:szCs w:val="20"/>
                    <w:lang w:val="en-US" w:eastAsia="zh-CN"/>
                  </w:rPr>
                </w:rPrChange>
              </w:rPr>
            </w:pPr>
            <w:ins w:id="737" w:author="薛媛媛（Grace）" w:date="2025-11-13T16:39:04Z">
              <w:r>
                <w:rPr>
                  <w:rFonts w:hint="default" w:ascii="Arial" w:hAnsi="Arial" w:cs="Arial" w:eastAsiaTheme="minorEastAsia"/>
                  <w:color w:val="auto"/>
                  <w:sz w:val="20"/>
                  <w:szCs w:val="20"/>
                  <w:lang w:val="en-US" w:eastAsia="zh-CN"/>
                  <w:rPrChange w:id="738" w:author="薛媛媛（Grace）" w:date="2025-11-18T13:55:39Z">
                    <w:rPr>
                      <w:rFonts w:hint="eastAsia" w:eastAsiaTheme="minorEastAsia"/>
                      <w:color w:val="auto"/>
                      <w:sz w:val="22"/>
                      <w:szCs w:val="22"/>
                      <w:lang w:val="en-US" w:eastAsia="zh-CN"/>
                    </w:rPr>
                  </w:rPrChange>
                </w:rPr>
                <w:t xml:space="preserve"> </w:t>
              </w:r>
            </w:ins>
            <w:ins w:id="740" w:author="薛媛媛（Grace）" w:date="2025-11-13T16:39:12Z">
              <w:r>
                <w:rPr>
                  <w:rFonts w:hint="default" w:ascii="Arial" w:hAnsi="Arial" w:cs="Arial" w:eastAsiaTheme="minorEastAsia"/>
                  <w:color w:val="auto"/>
                  <w:sz w:val="20"/>
                  <w:szCs w:val="20"/>
                  <w:lang w:val="en-US" w:eastAsia="zh-CN"/>
                  <w:rPrChange w:id="741" w:author="薛媛媛（Grace）" w:date="2025-11-18T13:55:39Z">
                    <w:rPr>
                      <w:rFonts w:hint="eastAsia" w:eastAsiaTheme="minorEastAsia"/>
                      <w:color w:val="auto"/>
                      <w:sz w:val="22"/>
                      <w:szCs w:val="22"/>
                      <w:lang w:val="en-US" w:eastAsia="zh-CN"/>
                    </w:rPr>
                  </w:rPrChange>
                </w:rPr>
                <w:t>A</w:t>
              </w:r>
            </w:ins>
            <w:ins w:id="743" w:author="薛媛媛（Grace）" w:date="2025-11-13T16:39:20Z">
              <w:r>
                <w:rPr>
                  <w:rFonts w:hint="default" w:ascii="Arial" w:hAnsi="Arial" w:cs="Arial" w:eastAsiaTheme="minorEastAsia"/>
                  <w:color w:val="auto"/>
                  <w:sz w:val="20"/>
                  <w:szCs w:val="20"/>
                  <w:lang w:val="en-US" w:eastAsia="zh-CN"/>
                  <w:rPrChange w:id="744" w:author="薛媛媛（Grace）" w:date="2025-11-18T13:55:39Z">
                    <w:rPr>
                      <w:rFonts w:hint="eastAsia" w:eastAsiaTheme="minorEastAsia"/>
                      <w:color w:val="auto"/>
                      <w:sz w:val="22"/>
                      <w:szCs w:val="22"/>
                      <w:lang w:val="en-US" w:eastAsia="zh-CN"/>
                    </w:rPr>
                  </w:rPrChange>
                </w:rPr>
                <w:t xml:space="preserve">ccording </w:t>
              </w:r>
            </w:ins>
            <w:ins w:id="746" w:author="薛媛媛（Grace）" w:date="2025-11-13T16:39:21Z">
              <w:r>
                <w:rPr>
                  <w:rFonts w:hint="default" w:ascii="Arial" w:hAnsi="Arial" w:cs="Arial" w:eastAsiaTheme="minorEastAsia"/>
                  <w:color w:val="auto"/>
                  <w:sz w:val="20"/>
                  <w:szCs w:val="20"/>
                  <w:lang w:val="en-US" w:eastAsia="zh-CN"/>
                  <w:rPrChange w:id="747" w:author="薛媛媛（Grace）" w:date="2025-11-18T13:55:39Z">
                    <w:rPr>
                      <w:rFonts w:hint="eastAsia" w:eastAsiaTheme="minorEastAsia"/>
                      <w:color w:val="auto"/>
                      <w:sz w:val="22"/>
                      <w:szCs w:val="22"/>
                      <w:lang w:val="en-US" w:eastAsia="zh-CN"/>
                    </w:rPr>
                  </w:rPrChange>
                </w:rPr>
                <w:t>to</w:t>
              </w:r>
            </w:ins>
            <w:ins w:id="749" w:author="薛媛媛（Grace）" w:date="2025-11-13T16:39:31Z">
              <w:r>
                <w:rPr>
                  <w:rFonts w:hint="default" w:ascii="Arial" w:hAnsi="Arial" w:cs="Arial" w:eastAsiaTheme="minorEastAsia"/>
                  <w:color w:val="auto"/>
                  <w:sz w:val="20"/>
                  <w:szCs w:val="20"/>
                  <w:lang w:val="en-US" w:eastAsia="zh-CN"/>
                  <w:rPrChange w:id="750" w:author="薛媛媛（Grace）" w:date="2025-11-18T13:55:39Z">
                    <w:rPr>
                      <w:rFonts w:hint="eastAsia" w:eastAsiaTheme="minorEastAsia"/>
                      <w:color w:val="auto"/>
                      <w:sz w:val="22"/>
                      <w:szCs w:val="22"/>
                      <w:lang w:val="en-US" w:eastAsia="zh-CN"/>
                    </w:rPr>
                  </w:rPrChange>
                </w:rPr>
                <w:t xml:space="preserve"> </w:t>
              </w:r>
            </w:ins>
            <w:ins w:id="752" w:author="薛媛媛（Grace）" w:date="2025-11-13T16:39:30Z">
              <w:r>
                <w:rPr>
                  <w:rFonts w:hint="default" w:ascii="Arial" w:hAnsi="Arial" w:cs="Arial" w:eastAsiaTheme="minorEastAsia"/>
                  <w:color w:val="auto"/>
                  <w:sz w:val="20"/>
                  <w:szCs w:val="20"/>
                  <w:lang w:val="en-US" w:eastAsia="zh-CN"/>
                  <w:rPrChange w:id="753" w:author="薛媛媛（Grace）" w:date="2025-11-18T13:55:39Z">
                    <w:rPr>
                      <w:rFonts w:hint="eastAsia" w:cs="Arial" w:eastAsiaTheme="minorEastAsia"/>
                      <w:color w:val="auto"/>
                      <w:sz w:val="22"/>
                      <w:szCs w:val="22"/>
                      <w:lang w:val="en-US" w:eastAsia="zh-CN"/>
                    </w:rPr>
                  </w:rPrChange>
                </w:rPr>
                <w:t>IEC 62366</w:t>
              </w:r>
            </w:ins>
            <w:ins w:id="755" w:author="薛媛媛（Grace）" w:date="2025-11-13T16:39:21Z">
              <w:r>
                <w:rPr>
                  <w:rFonts w:hint="default" w:ascii="Arial" w:hAnsi="Arial" w:cs="Arial" w:eastAsiaTheme="minorEastAsia"/>
                  <w:color w:val="auto"/>
                  <w:sz w:val="20"/>
                  <w:szCs w:val="20"/>
                  <w:lang w:val="en-US" w:eastAsia="zh-CN"/>
                  <w:rPrChange w:id="756" w:author="薛媛媛（Grace）" w:date="2025-11-18T13:55:39Z">
                    <w:rPr>
                      <w:rFonts w:hint="eastAsia" w:eastAsiaTheme="minorEastAsia"/>
                      <w:color w:val="auto"/>
                      <w:sz w:val="22"/>
                      <w:szCs w:val="22"/>
                      <w:lang w:val="en-US" w:eastAsia="zh-CN"/>
                    </w:rPr>
                  </w:rPrChange>
                </w:rPr>
                <w:t xml:space="preserve"> </w:t>
              </w:r>
            </w:ins>
            <w:ins w:id="758" w:author="薛媛媛（Grace）" w:date="2025-11-13T16:39:37Z">
              <w:r>
                <w:rPr>
                  <w:rFonts w:hint="default" w:ascii="Arial" w:hAnsi="Arial" w:cs="Arial" w:eastAsiaTheme="minorEastAsia"/>
                  <w:color w:val="auto"/>
                  <w:sz w:val="20"/>
                  <w:szCs w:val="20"/>
                  <w:lang w:val="en-US" w:eastAsia="zh-CN"/>
                  <w:rPrChange w:id="759" w:author="薛媛媛（Grace）" w:date="2025-11-18T13:55:39Z">
                    <w:rPr>
                      <w:rFonts w:hint="eastAsia" w:eastAsiaTheme="minorEastAsia"/>
                      <w:color w:val="auto"/>
                      <w:sz w:val="22"/>
                      <w:szCs w:val="22"/>
                      <w:lang w:val="en-US" w:eastAsia="zh-CN"/>
                    </w:rPr>
                  </w:rPrChange>
                </w:rPr>
                <w:t>,</w:t>
              </w:r>
            </w:ins>
            <w:ins w:id="761" w:author="薛媛媛（Grace）" w:date="2025-11-13T16:39:38Z">
              <w:r>
                <w:rPr>
                  <w:rFonts w:hint="default" w:ascii="Arial" w:hAnsi="Arial" w:cs="Arial" w:eastAsiaTheme="minorEastAsia"/>
                  <w:color w:val="auto"/>
                  <w:sz w:val="20"/>
                  <w:szCs w:val="20"/>
                  <w:lang w:val="en-US" w:eastAsia="zh-CN"/>
                  <w:rPrChange w:id="762" w:author="薛媛媛（Grace）" w:date="2025-11-18T13:55:39Z">
                    <w:rPr>
                      <w:rFonts w:hint="eastAsia" w:eastAsiaTheme="minorEastAsia"/>
                      <w:color w:val="auto"/>
                      <w:sz w:val="22"/>
                      <w:szCs w:val="22"/>
                      <w:lang w:val="en-US" w:eastAsia="zh-CN"/>
                    </w:rPr>
                  </w:rPrChange>
                </w:rPr>
                <w:t xml:space="preserve"> </w:t>
              </w:r>
            </w:ins>
            <w:ins w:id="764" w:author="薛媛媛（Grace）" w:date="2025-11-13T16:40:22Z">
              <w:r>
                <w:rPr>
                  <w:rFonts w:hint="default" w:ascii="Arial" w:hAnsi="Arial" w:cs="Arial" w:eastAsiaTheme="minorEastAsia"/>
                  <w:color w:val="auto"/>
                  <w:sz w:val="20"/>
                  <w:szCs w:val="20"/>
                  <w:lang w:val="en-US" w:eastAsia="zh-CN"/>
                  <w:rPrChange w:id="765" w:author="薛媛媛（Grace）" w:date="2025-11-18T13:55:39Z">
                    <w:rPr>
                      <w:rFonts w:hint="eastAsia" w:eastAsiaTheme="minorEastAsia"/>
                      <w:color w:val="auto"/>
                      <w:sz w:val="22"/>
                      <w:szCs w:val="22"/>
                      <w:lang w:val="en-US" w:eastAsia="zh-CN"/>
                    </w:rPr>
                  </w:rPrChange>
                </w:rPr>
                <w:t>there</w:t>
              </w:r>
            </w:ins>
            <w:ins w:id="767" w:author="薛媛媛（Grace）" w:date="2025-11-13T16:40:24Z">
              <w:r>
                <w:rPr>
                  <w:rFonts w:hint="default" w:ascii="Arial" w:hAnsi="Arial" w:cs="Arial" w:eastAsiaTheme="minorEastAsia"/>
                  <w:color w:val="auto"/>
                  <w:sz w:val="20"/>
                  <w:szCs w:val="20"/>
                  <w:lang w:val="en-US" w:eastAsia="zh-CN"/>
                  <w:rPrChange w:id="768" w:author="薛媛媛（Grace）" w:date="2025-11-18T13:55:39Z">
                    <w:rPr>
                      <w:rFonts w:hint="eastAsia" w:eastAsiaTheme="minorEastAsia"/>
                      <w:color w:val="auto"/>
                      <w:sz w:val="22"/>
                      <w:szCs w:val="22"/>
                      <w:lang w:val="en-US" w:eastAsia="zh-CN"/>
                    </w:rPr>
                  </w:rPrChange>
                </w:rPr>
                <w:t xml:space="preserve"> </w:t>
              </w:r>
            </w:ins>
            <w:ins w:id="770" w:author="薛媛媛（Grace）" w:date="2025-11-13T16:40:27Z">
              <w:r>
                <w:rPr>
                  <w:rFonts w:hint="default" w:ascii="Arial" w:hAnsi="Arial" w:cs="Arial" w:eastAsiaTheme="minorEastAsia"/>
                  <w:color w:val="auto"/>
                  <w:sz w:val="20"/>
                  <w:szCs w:val="20"/>
                  <w:lang w:val="en-US" w:eastAsia="zh-CN"/>
                  <w:rPrChange w:id="771" w:author="薛媛媛（Grace）" w:date="2025-11-18T13:55:39Z">
                    <w:rPr>
                      <w:rFonts w:hint="eastAsia" w:eastAsiaTheme="minorEastAsia"/>
                      <w:color w:val="auto"/>
                      <w:sz w:val="22"/>
                      <w:szCs w:val="22"/>
                      <w:lang w:val="en-US" w:eastAsia="zh-CN"/>
                    </w:rPr>
                  </w:rPrChange>
                </w:rPr>
                <w:t>are</w:t>
              </w:r>
            </w:ins>
            <w:ins w:id="773" w:author="薛媛媛（Grace）" w:date="2025-11-13T16:40:28Z">
              <w:r>
                <w:rPr>
                  <w:rFonts w:hint="default" w:ascii="Arial" w:hAnsi="Arial" w:cs="Arial" w:eastAsiaTheme="minorEastAsia"/>
                  <w:color w:val="auto"/>
                  <w:sz w:val="20"/>
                  <w:szCs w:val="20"/>
                  <w:lang w:val="en-US" w:eastAsia="zh-CN"/>
                  <w:rPrChange w:id="774" w:author="薛媛媛（Grace）" w:date="2025-11-18T13:55:39Z">
                    <w:rPr>
                      <w:rFonts w:hint="eastAsia" w:eastAsiaTheme="minorEastAsia"/>
                      <w:color w:val="auto"/>
                      <w:sz w:val="22"/>
                      <w:szCs w:val="22"/>
                      <w:lang w:val="en-US" w:eastAsia="zh-CN"/>
                    </w:rPr>
                  </w:rPrChange>
                </w:rPr>
                <w:t xml:space="preserve"> </w:t>
              </w:r>
            </w:ins>
            <w:ins w:id="776" w:author="薛媛媛（Grace）" w:date="2025-11-13T16:47:46Z">
              <w:r>
                <w:rPr>
                  <w:rFonts w:hint="default" w:ascii="Arial" w:hAnsi="Arial" w:cs="Arial" w:eastAsiaTheme="minorEastAsia"/>
                  <w:color w:val="auto"/>
                  <w:sz w:val="20"/>
                  <w:szCs w:val="20"/>
                  <w:lang w:val="en-US" w:eastAsia="zh-CN"/>
                  <w:rPrChange w:id="777" w:author="薛媛媛（Grace）" w:date="2025-11-18T13:55:39Z">
                    <w:rPr>
                      <w:rFonts w:hint="eastAsia" w:eastAsiaTheme="minorEastAsia"/>
                      <w:color w:val="auto"/>
                      <w:sz w:val="22"/>
                      <w:szCs w:val="22"/>
                      <w:lang w:val="en-US" w:eastAsia="zh-CN"/>
                    </w:rPr>
                  </w:rPrChange>
                </w:rPr>
                <w:t>f</w:t>
              </w:r>
            </w:ins>
            <w:ins w:id="779" w:author="薛媛媛（Grace）" w:date="2025-11-13T16:39:04Z">
              <w:r>
                <w:rPr>
                  <w:rFonts w:hint="default" w:ascii="Arial" w:hAnsi="Arial" w:cs="Arial" w:eastAsiaTheme="minorEastAsia"/>
                  <w:color w:val="auto"/>
                  <w:sz w:val="20"/>
                  <w:szCs w:val="20"/>
                  <w:lang w:val="en-US" w:eastAsia="zh-CN"/>
                  <w:rPrChange w:id="780" w:author="薛媛媛（Grace）" w:date="2025-11-18T13:55:39Z">
                    <w:rPr>
                      <w:rFonts w:hint="eastAsia" w:eastAsiaTheme="minorEastAsia"/>
                      <w:color w:val="auto"/>
                      <w:sz w:val="22"/>
                      <w:szCs w:val="22"/>
                      <w:lang w:val="en-US" w:eastAsia="zh-CN"/>
                    </w:rPr>
                  </w:rPrChange>
                </w:rPr>
                <w:t xml:space="preserve">ormative </w:t>
              </w:r>
            </w:ins>
            <w:ins w:id="782" w:author="薛媛媛（Grace）" w:date="2025-11-13T16:47:50Z">
              <w:r>
                <w:rPr>
                  <w:rFonts w:hint="default" w:ascii="Arial" w:hAnsi="Arial" w:cs="Arial" w:eastAsiaTheme="minorEastAsia"/>
                  <w:color w:val="auto"/>
                  <w:sz w:val="20"/>
                  <w:szCs w:val="20"/>
                  <w:lang w:val="en-US" w:eastAsia="zh-CN"/>
                  <w:rPrChange w:id="783" w:author="薛媛媛（Grace）" w:date="2025-11-18T13:55:39Z">
                    <w:rPr>
                      <w:rFonts w:hint="eastAsia" w:eastAsiaTheme="minorEastAsia"/>
                      <w:color w:val="auto"/>
                      <w:sz w:val="22"/>
                      <w:szCs w:val="22"/>
                      <w:lang w:val="en-US" w:eastAsia="zh-CN"/>
                    </w:rPr>
                  </w:rPrChange>
                </w:rPr>
                <w:t>u</w:t>
              </w:r>
            </w:ins>
            <w:ins w:id="785" w:author="薛媛媛（Grace）" w:date="2025-11-13T16:39:04Z">
              <w:r>
                <w:rPr>
                  <w:rFonts w:hint="default" w:ascii="Arial" w:hAnsi="Arial" w:cs="Arial" w:eastAsiaTheme="minorEastAsia"/>
                  <w:color w:val="auto"/>
                  <w:sz w:val="20"/>
                  <w:szCs w:val="20"/>
                  <w:lang w:val="en-US" w:eastAsia="zh-CN"/>
                  <w:rPrChange w:id="786" w:author="薛媛媛（Grace）" w:date="2025-11-18T13:55:39Z">
                    <w:rPr>
                      <w:rFonts w:hint="eastAsia" w:eastAsiaTheme="minorEastAsia"/>
                      <w:color w:val="auto"/>
                      <w:sz w:val="22"/>
                      <w:szCs w:val="22"/>
                      <w:lang w:val="en-US" w:eastAsia="zh-CN"/>
                    </w:rPr>
                  </w:rPrChange>
                </w:rPr>
                <w:t xml:space="preserve">sability </w:t>
              </w:r>
            </w:ins>
            <w:ins w:id="788" w:author="薛媛媛（Grace）" w:date="2025-11-13T16:47:54Z">
              <w:r>
                <w:rPr>
                  <w:rFonts w:hint="default" w:ascii="Arial" w:hAnsi="Arial" w:cs="Arial" w:eastAsiaTheme="minorEastAsia"/>
                  <w:color w:val="auto"/>
                  <w:sz w:val="20"/>
                  <w:szCs w:val="20"/>
                  <w:lang w:val="en-US" w:eastAsia="zh-CN"/>
                  <w:rPrChange w:id="789" w:author="薛媛媛（Grace）" w:date="2025-11-18T13:55:39Z">
                    <w:rPr>
                      <w:rFonts w:hint="eastAsia" w:eastAsiaTheme="minorEastAsia"/>
                      <w:color w:val="auto"/>
                      <w:sz w:val="22"/>
                      <w:szCs w:val="22"/>
                      <w:lang w:val="en-US" w:eastAsia="zh-CN"/>
                    </w:rPr>
                  </w:rPrChange>
                </w:rPr>
                <w:t>e</w:t>
              </w:r>
            </w:ins>
            <w:ins w:id="791" w:author="薛媛媛（Grace）" w:date="2025-11-13T16:39:04Z">
              <w:r>
                <w:rPr>
                  <w:rFonts w:hint="default" w:ascii="Arial" w:hAnsi="Arial" w:cs="Arial" w:eastAsiaTheme="minorEastAsia"/>
                  <w:color w:val="auto"/>
                  <w:sz w:val="20"/>
                  <w:szCs w:val="20"/>
                  <w:lang w:val="en-US" w:eastAsia="zh-CN"/>
                  <w:rPrChange w:id="792" w:author="薛媛媛（Grace）" w:date="2025-11-18T13:55:39Z">
                    <w:rPr>
                      <w:rFonts w:hint="eastAsia" w:eastAsiaTheme="minorEastAsia"/>
                      <w:color w:val="auto"/>
                      <w:sz w:val="22"/>
                      <w:szCs w:val="22"/>
                      <w:lang w:val="en-US" w:eastAsia="zh-CN"/>
                    </w:rPr>
                  </w:rPrChange>
                </w:rPr>
                <w:t>valuation</w:t>
              </w:r>
            </w:ins>
            <w:ins w:id="794" w:author="薛媛媛（Grace）" w:date="2025-11-13T16:40:35Z">
              <w:r>
                <w:rPr>
                  <w:rFonts w:hint="default" w:ascii="Arial" w:hAnsi="Arial" w:cs="Arial" w:eastAsiaTheme="minorEastAsia"/>
                  <w:color w:val="auto"/>
                  <w:sz w:val="20"/>
                  <w:szCs w:val="20"/>
                  <w:lang w:val="en-US" w:eastAsia="zh-CN"/>
                  <w:rPrChange w:id="795" w:author="薛媛媛（Grace）" w:date="2025-11-18T13:55:39Z">
                    <w:rPr>
                      <w:rFonts w:hint="eastAsia" w:eastAsiaTheme="minorEastAsia"/>
                      <w:color w:val="auto"/>
                      <w:sz w:val="22"/>
                      <w:szCs w:val="22"/>
                      <w:lang w:val="en-US" w:eastAsia="zh-CN"/>
                    </w:rPr>
                  </w:rPrChange>
                </w:rPr>
                <w:t xml:space="preserve"> </w:t>
              </w:r>
            </w:ins>
            <w:ins w:id="797" w:author="薛媛媛（Grace）" w:date="2025-11-13T16:40:36Z">
              <w:r>
                <w:rPr>
                  <w:rFonts w:hint="default" w:ascii="Arial" w:hAnsi="Arial" w:cs="Arial" w:eastAsiaTheme="minorEastAsia"/>
                  <w:color w:val="auto"/>
                  <w:sz w:val="20"/>
                  <w:szCs w:val="20"/>
                  <w:lang w:val="en-US" w:eastAsia="zh-CN"/>
                  <w:rPrChange w:id="798" w:author="薛媛媛（Grace）" w:date="2025-11-18T13:55:39Z">
                    <w:rPr>
                      <w:rFonts w:hint="eastAsia" w:eastAsiaTheme="minorEastAsia"/>
                      <w:color w:val="auto"/>
                      <w:sz w:val="22"/>
                      <w:szCs w:val="22"/>
                      <w:lang w:val="en-US" w:eastAsia="zh-CN"/>
                    </w:rPr>
                  </w:rPrChange>
                </w:rPr>
                <w:t xml:space="preserve">and </w:t>
              </w:r>
            </w:ins>
            <w:ins w:id="800" w:author="薛媛媛（Grace）" w:date="2025-11-13T16:39:04Z">
              <w:r>
                <w:rPr>
                  <w:rFonts w:hint="default" w:ascii="Arial" w:hAnsi="Arial" w:cs="Arial" w:eastAsiaTheme="minorEastAsia"/>
                  <w:color w:val="auto"/>
                  <w:sz w:val="20"/>
                  <w:szCs w:val="20"/>
                  <w:lang w:val="en-US" w:eastAsia="zh-CN"/>
                  <w:rPrChange w:id="801" w:author="薛媛媛（Grace）" w:date="2025-11-18T13:55:39Z">
                    <w:rPr>
                      <w:rFonts w:hint="eastAsia" w:eastAsiaTheme="minorEastAsia"/>
                      <w:color w:val="auto"/>
                      <w:sz w:val="22"/>
                      <w:szCs w:val="22"/>
                      <w:lang w:val="en-US" w:eastAsia="zh-CN"/>
                    </w:rPr>
                  </w:rPrChange>
                </w:rPr>
                <w:t xml:space="preserve"> </w:t>
              </w:r>
            </w:ins>
            <w:ins w:id="803" w:author="薛媛媛（Grace）" w:date="2025-11-13T16:47:58Z">
              <w:r>
                <w:rPr>
                  <w:rFonts w:hint="default" w:ascii="Arial" w:hAnsi="Arial" w:cs="Arial" w:eastAsiaTheme="minorEastAsia"/>
                  <w:color w:val="auto"/>
                  <w:sz w:val="20"/>
                  <w:szCs w:val="20"/>
                  <w:lang w:val="en-US" w:eastAsia="zh-CN"/>
                  <w:rPrChange w:id="804" w:author="薛媛媛（Grace）" w:date="2025-11-18T13:55:39Z">
                    <w:rPr>
                      <w:rFonts w:hint="eastAsia" w:eastAsiaTheme="minorEastAsia"/>
                      <w:color w:val="auto"/>
                      <w:sz w:val="22"/>
                      <w:szCs w:val="22"/>
                      <w:lang w:val="en-US" w:eastAsia="zh-CN"/>
                    </w:rPr>
                  </w:rPrChange>
                </w:rPr>
                <w:t>s</w:t>
              </w:r>
            </w:ins>
            <w:ins w:id="806" w:author="薛媛媛（Grace）" w:date="2025-11-13T16:39:04Z">
              <w:r>
                <w:rPr>
                  <w:rFonts w:hint="default" w:ascii="Arial" w:hAnsi="Arial" w:cs="Arial" w:eastAsiaTheme="minorEastAsia"/>
                  <w:color w:val="auto"/>
                  <w:sz w:val="20"/>
                  <w:szCs w:val="20"/>
                  <w:lang w:val="en-US" w:eastAsia="zh-CN"/>
                  <w:rPrChange w:id="807" w:author="薛媛媛（Grace）" w:date="2025-11-18T13:55:39Z">
                    <w:rPr>
                      <w:rFonts w:hint="eastAsia" w:eastAsiaTheme="minorEastAsia"/>
                      <w:color w:val="auto"/>
                      <w:sz w:val="22"/>
                      <w:szCs w:val="22"/>
                      <w:lang w:val="en-US" w:eastAsia="zh-CN"/>
                    </w:rPr>
                  </w:rPrChange>
                </w:rPr>
                <w:t xml:space="preserve">ummative </w:t>
              </w:r>
            </w:ins>
            <w:ins w:id="809" w:author="薛媛媛（Grace）" w:date="2025-11-13T16:48:02Z">
              <w:r>
                <w:rPr>
                  <w:rFonts w:hint="default" w:ascii="Arial" w:hAnsi="Arial" w:cs="Arial" w:eastAsiaTheme="minorEastAsia"/>
                  <w:color w:val="auto"/>
                  <w:sz w:val="20"/>
                  <w:szCs w:val="20"/>
                  <w:lang w:val="en-US" w:eastAsia="zh-CN"/>
                  <w:rPrChange w:id="810" w:author="薛媛媛（Grace）" w:date="2025-11-18T13:55:39Z">
                    <w:rPr>
                      <w:rFonts w:hint="eastAsia" w:eastAsiaTheme="minorEastAsia"/>
                      <w:color w:val="auto"/>
                      <w:sz w:val="22"/>
                      <w:szCs w:val="22"/>
                      <w:lang w:val="en-US" w:eastAsia="zh-CN"/>
                    </w:rPr>
                  </w:rPrChange>
                </w:rPr>
                <w:t>u</w:t>
              </w:r>
            </w:ins>
            <w:ins w:id="812" w:author="薛媛媛（Grace）" w:date="2025-11-13T16:39:04Z">
              <w:r>
                <w:rPr>
                  <w:rFonts w:hint="default" w:ascii="Arial" w:hAnsi="Arial" w:cs="Arial" w:eastAsiaTheme="minorEastAsia"/>
                  <w:color w:val="auto"/>
                  <w:sz w:val="20"/>
                  <w:szCs w:val="20"/>
                  <w:lang w:val="en-US" w:eastAsia="zh-CN"/>
                  <w:rPrChange w:id="813" w:author="薛媛媛（Grace）" w:date="2025-11-18T13:55:39Z">
                    <w:rPr>
                      <w:rFonts w:hint="eastAsia" w:eastAsiaTheme="minorEastAsia"/>
                      <w:color w:val="auto"/>
                      <w:sz w:val="22"/>
                      <w:szCs w:val="22"/>
                      <w:lang w:val="en-US" w:eastAsia="zh-CN"/>
                    </w:rPr>
                  </w:rPrChange>
                </w:rPr>
                <w:t xml:space="preserve">sability </w:t>
              </w:r>
            </w:ins>
            <w:ins w:id="815" w:author="薛媛媛（Grace）" w:date="2025-11-13T16:48:05Z">
              <w:r>
                <w:rPr>
                  <w:rFonts w:hint="default" w:ascii="Arial" w:hAnsi="Arial" w:cs="Arial" w:eastAsiaTheme="minorEastAsia"/>
                  <w:color w:val="auto"/>
                  <w:sz w:val="20"/>
                  <w:szCs w:val="20"/>
                  <w:lang w:val="en-US" w:eastAsia="zh-CN"/>
                  <w:rPrChange w:id="816" w:author="薛媛媛（Grace）" w:date="2025-11-18T13:55:39Z">
                    <w:rPr>
                      <w:rFonts w:hint="eastAsia" w:eastAsiaTheme="minorEastAsia"/>
                      <w:color w:val="auto"/>
                      <w:sz w:val="22"/>
                      <w:szCs w:val="22"/>
                      <w:lang w:val="en-US" w:eastAsia="zh-CN"/>
                    </w:rPr>
                  </w:rPrChange>
                </w:rPr>
                <w:t>e</w:t>
              </w:r>
            </w:ins>
            <w:ins w:id="818" w:author="薛媛媛（Grace）" w:date="2025-11-13T16:39:04Z">
              <w:r>
                <w:rPr>
                  <w:rFonts w:hint="default" w:ascii="Arial" w:hAnsi="Arial" w:cs="Arial" w:eastAsiaTheme="minorEastAsia"/>
                  <w:color w:val="auto"/>
                  <w:sz w:val="20"/>
                  <w:szCs w:val="20"/>
                  <w:lang w:val="en-US" w:eastAsia="zh-CN"/>
                  <w:rPrChange w:id="819" w:author="薛媛媛（Grace）" w:date="2025-11-18T13:55:39Z">
                    <w:rPr>
                      <w:rFonts w:hint="eastAsia" w:eastAsiaTheme="minorEastAsia"/>
                      <w:color w:val="auto"/>
                      <w:sz w:val="22"/>
                      <w:szCs w:val="22"/>
                      <w:lang w:val="en-US" w:eastAsia="zh-CN"/>
                    </w:rPr>
                  </w:rPrChange>
                </w:rPr>
                <w:t>valuation</w:t>
              </w:r>
            </w:ins>
            <w:ins w:id="821" w:author="薛媛媛（Grace）" w:date="2025-11-13T16:40:44Z">
              <w:r>
                <w:rPr>
                  <w:rFonts w:hint="default" w:ascii="Arial" w:hAnsi="Arial" w:cs="Arial" w:eastAsiaTheme="minorEastAsia"/>
                  <w:color w:val="auto"/>
                  <w:sz w:val="20"/>
                  <w:szCs w:val="20"/>
                  <w:lang w:val="en-US" w:eastAsia="zh-CN"/>
                  <w:rPrChange w:id="822" w:author="薛媛媛（Grace）" w:date="2025-11-18T13:55:39Z">
                    <w:rPr>
                      <w:rFonts w:hint="eastAsia" w:eastAsiaTheme="minorEastAsia"/>
                      <w:color w:val="auto"/>
                      <w:sz w:val="22"/>
                      <w:szCs w:val="22"/>
                      <w:lang w:val="en-US" w:eastAsia="zh-CN"/>
                    </w:rPr>
                  </w:rPrChange>
                </w:rPr>
                <w:t xml:space="preserve">, </w:t>
              </w:r>
            </w:ins>
            <w:ins w:id="824" w:author="薛媛媛（Grace）" w:date="2025-11-13T16:40:48Z">
              <w:r>
                <w:rPr>
                  <w:rFonts w:hint="default" w:ascii="Arial" w:hAnsi="Arial" w:cs="Arial" w:eastAsiaTheme="minorEastAsia"/>
                  <w:color w:val="auto"/>
                  <w:sz w:val="20"/>
                  <w:szCs w:val="20"/>
                  <w:lang w:val="en-US" w:eastAsia="zh-CN"/>
                  <w:rPrChange w:id="825" w:author="薛媛媛（Grace）" w:date="2025-11-18T13:55:39Z">
                    <w:rPr>
                      <w:rFonts w:hint="eastAsia" w:eastAsiaTheme="minorEastAsia"/>
                      <w:color w:val="auto"/>
                      <w:sz w:val="22"/>
                      <w:szCs w:val="22"/>
                      <w:lang w:val="en-US" w:eastAsia="zh-CN"/>
                    </w:rPr>
                  </w:rPrChange>
                </w:rPr>
                <w:t>sin</w:t>
              </w:r>
            </w:ins>
            <w:ins w:id="827" w:author="薛媛媛（Grace）" w:date="2025-11-13T16:40:49Z">
              <w:r>
                <w:rPr>
                  <w:rFonts w:hint="default" w:ascii="Arial" w:hAnsi="Arial" w:cs="Arial" w:eastAsiaTheme="minorEastAsia"/>
                  <w:color w:val="auto"/>
                  <w:sz w:val="20"/>
                  <w:szCs w:val="20"/>
                  <w:lang w:val="en-US" w:eastAsia="zh-CN"/>
                  <w:rPrChange w:id="828" w:author="薛媛媛（Grace）" w:date="2025-11-18T13:55:39Z">
                    <w:rPr>
                      <w:rFonts w:hint="eastAsia" w:eastAsiaTheme="minorEastAsia"/>
                      <w:color w:val="auto"/>
                      <w:sz w:val="22"/>
                      <w:szCs w:val="22"/>
                      <w:lang w:val="en-US" w:eastAsia="zh-CN"/>
                    </w:rPr>
                  </w:rPrChange>
                </w:rPr>
                <w:t>ce</w:t>
              </w:r>
            </w:ins>
            <w:ins w:id="830" w:author="薛媛媛（Grace）" w:date="2025-11-13T16:40:50Z">
              <w:r>
                <w:rPr>
                  <w:rFonts w:hint="default" w:ascii="Arial" w:hAnsi="Arial" w:cs="Arial" w:eastAsiaTheme="minorEastAsia"/>
                  <w:color w:val="auto"/>
                  <w:sz w:val="20"/>
                  <w:szCs w:val="20"/>
                  <w:lang w:val="en-US" w:eastAsia="zh-CN"/>
                  <w:rPrChange w:id="831" w:author="薛媛媛（Grace）" w:date="2025-11-18T13:55:39Z">
                    <w:rPr>
                      <w:rFonts w:hint="eastAsia" w:eastAsiaTheme="minorEastAsia"/>
                      <w:color w:val="auto"/>
                      <w:sz w:val="22"/>
                      <w:szCs w:val="22"/>
                      <w:lang w:val="en-US" w:eastAsia="zh-CN"/>
                    </w:rPr>
                  </w:rPrChange>
                </w:rPr>
                <w:t xml:space="preserve"> the</w:t>
              </w:r>
            </w:ins>
            <w:ins w:id="833" w:author="薛媛媛（Grace）" w:date="2025-11-13T16:40:51Z">
              <w:r>
                <w:rPr>
                  <w:rFonts w:hint="default" w:ascii="Arial" w:hAnsi="Arial" w:cs="Arial" w:eastAsiaTheme="minorEastAsia"/>
                  <w:color w:val="auto"/>
                  <w:sz w:val="20"/>
                  <w:szCs w:val="20"/>
                  <w:lang w:val="en-US" w:eastAsia="zh-CN"/>
                  <w:rPrChange w:id="834" w:author="薛媛媛（Grace）" w:date="2025-11-18T13:55:39Z">
                    <w:rPr>
                      <w:rFonts w:hint="eastAsia" w:eastAsiaTheme="minorEastAsia"/>
                      <w:color w:val="auto"/>
                      <w:sz w:val="22"/>
                      <w:szCs w:val="22"/>
                      <w:lang w:val="en-US" w:eastAsia="zh-CN"/>
                    </w:rPr>
                  </w:rPrChange>
                </w:rPr>
                <w:t xml:space="preserve"> </w:t>
              </w:r>
            </w:ins>
            <w:ins w:id="836" w:author="薛媛媛（Grace）" w:date="2025-11-13T16:40:54Z">
              <w:r>
                <w:rPr>
                  <w:rFonts w:hint="default" w:ascii="Arial" w:hAnsi="Arial" w:cs="Arial" w:eastAsiaTheme="minorEastAsia"/>
                  <w:color w:val="auto"/>
                  <w:sz w:val="20"/>
                  <w:szCs w:val="20"/>
                  <w:lang w:val="en-US" w:eastAsia="zh-CN"/>
                  <w:rPrChange w:id="837" w:author="薛媛媛（Grace）" w:date="2025-11-18T13:55:39Z">
                    <w:rPr>
                      <w:rFonts w:hint="eastAsia" w:eastAsiaTheme="minorEastAsia"/>
                      <w:color w:val="auto"/>
                      <w:sz w:val="22"/>
                      <w:szCs w:val="22"/>
                      <w:lang w:val="en-US" w:eastAsia="zh-CN"/>
                    </w:rPr>
                  </w:rPrChange>
                </w:rPr>
                <w:t>S</w:t>
              </w:r>
            </w:ins>
            <w:ins w:id="839" w:author="薛媛媛（Grace）" w:date="2025-11-13T16:40:55Z">
              <w:r>
                <w:rPr>
                  <w:rFonts w:hint="default" w:ascii="Arial" w:hAnsi="Arial" w:cs="Arial" w:eastAsiaTheme="minorEastAsia"/>
                  <w:color w:val="auto"/>
                  <w:sz w:val="20"/>
                  <w:szCs w:val="20"/>
                  <w:lang w:val="en-US" w:eastAsia="zh-CN"/>
                  <w:rPrChange w:id="840" w:author="薛媛媛（Grace）" w:date="2025-11-18T13:55:39Z">
                    <w:rPr>
                      <w:rFonts w:hint="eastAsia" w:eastAsiaTheme="minorEastAsia"/>
                      <w:color w:val="auto"/>
                      <w:sz w:val="22"/>
                      <w:szCs w:val="22"/>
                      <w:lang w:val="en-US" w:eastAsia="zh-CN"/>
                    </w:rPr>
                  </w:rPrChange>
                </w:rPr>
                <w:t>imj</w:t>
              </w:r>
            </w:ins>
            <w:ins w:id="842" w:author="薛媛媛（Grace）" w:date="2025-11-13T16:40:56Z">
              <w:r>
                <w:rPr>
                  <w:rFonts w:hint="default" w:ascii="Arial" w:hAnsi="Arial" w:cs="Arial" w:eastAsiaTheme="minorEastAsia"/>
                  <w:color w:val="auto"/>
                  <w:sz w:val="20"/>
                  <w:szCs w:val="20"/>
                  <w:lang w:val="en-US" w:eastAsia="zh-CN"/>
                  <w:rPrChange w:id="843" w:author="薛媛媛（Grace）" w:date="2025-11-18T13:55:39Z">
                    <w:rPr>
                      <w:rFonts w:hint="eastAsia" w:eastAsiaTheme="minorEastAsia"/>
                      <w:color w:val="auto"/>
                      <w:sz w:val="22"/>
                      <w:szCs w:val="22"/>
                      <w:lang w:val="en-US" w:eastAsia="zh-CN"/>
                    </w:rPr>
                  </w:rPrChange>
                </w:rPr>
                <w:t>ect</w:t>
              </w:r>
            </w:ins>
            <w:ins w:id="845" w:author="薛媛媛（Grace）" w:date="2025-11-13T16:40:57Z">
              <w:r>
                <w:rPr>
                  <w:rFonts w:hint="default" w:ascii="Arial" w:hAnsi="Arial" w:cs="Arial" w:eastAsiaTheme="minorEastAsia"/>
                  <w:color w:val="auto"/>
                  <w:sz w:val="20"/>
                  <w:szCs w:val="20"/>
                  <w:lang w:val="en-US" w:eastAsia="zh-CN"/>
                  <w:rPrChange w:id="846" w:author="薛媛媛（Grace）" w:date="2025-11-18T13:55:39Z">
                    <w:rPr>
                      <w:rFonts w:hint="eastAsia" w:eastAsiaTheme="minorEastAsia"/>
                      <w:color w:val="auto"/>
                      <w:sz w:val="22"/>
                      <w:szCs w:val="22"/>
                      <w:lang w:val="en-US" w:eastAsia="zh-CN"/>
                    </w:rPr>
                  </w:rPrChange>
                </w:rPr>
                <w:t xml:space="preserve"> </w:t>
              </w:r>
            </w:ins>
            <w:ins w:id="848" w:author="薛媛媛（Grace）" w:date="2025-11-13T16:40:58Z">
              <w:r>
                <w:rPr>
                  <w:rFonts w:hint="default" w:ascii="Arial" w:hAnsi="Arial" w:cs="Arial" w:eastAsiaTheme="minorEastAsia"/>
                  <w:color w:val="auto"/>
                  <w:sz w:val="20"/>
                  <w:szCs w:val="20"/>
                  <w:lang w:val="en-US" w:eastAsia="zh-CN"/>
                  <w:rPrChange w:id="849" w:author="薛媛媛（Grace）" w:date="2025-11-18T13:55:39Z">
                    <w:rPr>
                      <w:rFonts w:hint="eastAsia" w:eastAsiaTheme="minorEastAsia"/>
                      <w:color w:val="auto"/>
                      <w:sz w:val="22"/>
                      <w:szCs w:val="22"/>
                      <w:lang w:val="en-US" w:eastAsia="zh-CN"/>
                    </w:rPr>
                  </w:rPrChange>
                </w:rPr>
                <w:t>is</w:t>
              </w:r>
            </w:ins>
            <w:ins w:id="851" w:author="薛媛媛（Grace）" w:date="2025-11-13T16:40:59Z">
              <w:r>
                <w:rPr>
                  <w:rFonts w:hint="default" w:ascii="Arial" w:hAnsi="Arial" w:cs="Arial" w:eastAsiaTheme="minorEastAsia"/>
                  <w:color w:val="auto"/>
                  <w:sz w:val="20"/>
                  <w:szCs w:val="20"/>
                  <w:lang w:val="en-US" w:eastAsia="zh-CN"/>
                  <w:rPrChange w:id="852" w:author="薛媛媛（Grace）" w:date="2025-11-18T13:55:39Z">
                    <w:rPr>
                      <w:rFonts w:hint="eastAsia" w:eastAsiaTheme="minorEastAsia"/>
                      <w:color w:val="auto"/>
                      <w:sz w:val="22"/>
                      <w:szCs w:val="22"/>
                      <w:lang w:val="en-US" w:eastAsia="zh-CN"/>
                    </w:rPr>
                  </w:rPrChange>
                </w:rPr>
                <w:t xml:space="preserve"> </w:t>
              </w:r>
            </w:ins>
            <w:ins w:id="854" w:author="薛媛媛（Grace）" w:date="2025-11-13T16:41:42Z">
              <w:r>
                <w:rPr>
                  <w:rFonts w:hint="default" w:ascii="Arial" w:hAnsi="Arial" w:cs="Arial" w:eastAsiaTheme="minorEastAsia"/>
                  <w:color w:val="auto"/>
                  <w:sz w:val="20"/>
                  <w:szCs w:val="20"/>
                  <w:lang w:val="en-US" w:eastAsia="zh-CN"/>
                  <w:rPrChange w:id="855" w:author="薛媛媛（Grace）" w:date="2025-11-18T13:55:39Z">
                    <w:rPr>
                      <w:rFonts w:hint="eastAsia" w:eastAsiaTheme="minorEastAsia"/>
                      <w:color w:val="auto"/>
                      <w:sz w:val="22"/>
                      <w:szCs w:val="22"/>
                      <w:lang w:val="en-US" w:eastAsia="zh-CN"/>
                    </w:rPr>
                  </w:rPrChange>
                </w:rPr>
                <w:t>sim</w:t>
              </w:r>
            </w:ins>
            <w:ins w:id="857" w:author="薛媛媛（Grace）" w:date="2025-11-13T16:41:43Z">
              <w:r>
                <w:rPr>
                  <w:rFonts w:hint="default" w:ascii="Arial" w:hAnsi="Arial" w:cs="Arial" w:eastAsiaTheme="minorEastAsia"/>
                  <w:color w:val="auto"/>
                  <w:sz w:val="20"/>
                  <w:szCs w:val="20"/>
                  <w:lang w:val="en-US" w:eastAsia="zh-CN"/>
                  <w:rPrChange w:id="858" w:author="薛媛媛（Grace）" w:date="2025-11-18T13:55:39Z">
                    <w:rPr>
                      <w:rFonts w:hint="eastAsia" w:eastAsiaTheme="minorEastAsia"/>
                      <w:color w:val="auto"/>
                      <w:sz w:val="22"/>
                      <w:szCs w:val="22"/>
                      <w:lang w:val="en-US" w:eastAsia="zh-CN"/>
                    </w:rPr>
                  </w:rPrChange>
                </w:rPr>
                <w:t>ilar</w:t>
              </w:r>
            </w:ins>
            <w:ins w:id="860" w:author="薛媛媛（Grace）" w:date="2025-11-13T16:41:45Z">
              <w:r>
                <w:rPr>
                  <w:rFonts w:hint="default" w:ascii="Arial" w:hAnsi="Arial" w:cs="Arial" w:eastAsiaTheme="minorEastAsia"/>
                  <w:color w:val="auto"/>
                  <w:sz w:val="20"/>
                  <w:szCs w:val="20"/>
                  <w:lang w:val="en-US" w:eastAsia="zh-CN"/>
                  <w:rPrChange w:id="861" w:author="薛媛媛（Grace）" w:date="2025-11-18T13:55:39Z">
                    <w:rPr>
                      <w:rFonts w:hint="eastAsia" w:eastAsiaTheme="minorEastAsia"/>
                      <w:color w:val="auto"/>
                      <w:sz w:val="22"/>
                      <w:szCs w:val="22"/>
                      <w:lang w:val="en-US" w:eastAsia="zh-CN"/>
                    </w:rPr>
                  </w:rPrChange>
                </w:rPr>
                <w:t xml:space="preserve"> wi</w:t>
              </w:r>
            </w:ins>
            <w:ins w:id="863" w:author="薛媛媛（Grace）" w:date="2025-11-13T16:41:46Z">
              <w:r>
                <w:rPr>
                  <w:rFonts w:hint="default" w:ascii="Arial" w:hAnsi="Arial" w:cs="Arial" w:eastAsiaTheme="minorEastAsia"/>
                  <w:color w:val="auto"/>
                  <w:sz w:val="20"/>
                  <w:szCs w:val="20"/>
                  <w:lang w:val="en-US" w:eastAsia="zh-CN"/>
                  <w:rPrChange w:id="864" w:author="薛媛媛（Grace）" w:date="2025-11-18T13:55:39Z">
                    <w:rPr>
                      <w:rFonts w:hint="eastAsia" w:eastAsiaTheme="minorEastAsia"/>
                      <w:color w:val="auto"/>
                      <w:sz w:val="22"/>
                      <w:szCs w:val="22"/>
                      <w:lang w:val="en-US" w:eastAsia="zh-CN"/>
                    </w:rPr>
                  </w:rPrChange>
                </w:rPr>
                <w:t>th</w:t>
              </w:r>
            </w:ins>
            <w:ins w:id="866" w:author="薛媛媛（Grace）" w:date="2025-11-13T16:41:47Z">
              <w:r>
                <w:rPr>
                  <w:rFonts w:hint="default" w:ascii="Arial" w:hAnsi="Arial" w:cs="Arial" w:eastAsiaTheme="minorEastAsia"/>
                  <w:color w:val="auto"/>
                  <w:sz w:val="20"/>
                  <w:szCs w:val="20"/>
                  <w:lang w:val="en-US" w:eastAsia="zh-CN"/>
                  <w:rPrChange w:id="867" w:author="薛媛媛（Grace）" w:date="2025-11-18T13:55:39Z">
                    <w:rPr>
                      <w:rFonts w:hint="eastAsia" w:eastAsiaTheme="minorEastAsia"/>
                      <w:color w:val="auto"/>
                      <w:sz w:val="22"/>
                      <w:szCs w:val="22"/>
                      <w:lang w:val="en-US" w:eastAsia="zh-CN"/>
                    </w:rPr>
                  </w:rPrChange>
                </w:rPr>
                <w:t xml:space="preserve"> the</w:t>
              </w:r>
            </w:ins>
            <w:ins w:id="869" w:author="薛媛媛（Grace）" w:date="2025-11-13T16:41:48Z">
              <w:r>
                <w:rPr>
                  <w:rFonts w:hint="default" w:ascii="Arial" w:hAnsi="Arial" w:cs="Arial" w:eastAsiaTheme="minorEastAsia"/>
                  <w:color w:val="auto"/>
                  <w:sz w:val="20"/>
                  <w:szCs w:val="20"/>
                  <w:lang w:val="en-US" w:eastAsia="zh-CN"/>
                  <w:rPrChange w:id="870" w:author="薛媛媛（Grace）" w:date="2025-11-18T13:55:39Z">
                    <w:rPr>
                      <w:rFonts w:hint="eastAsia" w:eastAsiaTheme="minorEastAsia"/>
                      <w:color w:val="auto"/>
                      <w:sz w:val="22"/>
                      <w:szCs w:val="22"/>
                      <w:lang w:val="en-US" w:eastAsia="zh-CN"/>
                    </w:rPr>
                  </w:rPrChange>
                </w:rPr>
                <w:t xml:space="preserve"> RL</w:t>
              </w:r>
            </w:ins>
            <w:ins w:id="872" w:author="薛媛媛（Grace）" w:date="2025-11-13T16:41:49Z">
              <w:r>
                <w:rPr>
                  <w:rFonts w:hint="default" w:ascii="Arial" w:hAnsi="Arial" w:cs="Arial" w:eastAsiaTheme="minorEastAsia"/>
                  <w:color w:val="auto"/>
                  <w:sz w:val="20"/>
                  <w:szCs w:val="20"/>
                  <w:lang w:val="en-US" w:eastAsia="zh-CN"/>
                  <w:rPrChange w:id="873" w:author="薛媛媛（Grace）" w:date="2025-11-18T13:55:39Z">
                    <w:rPr>
                      <w:rFonts w:hint="eastAsia" w:eastAsiaTheme="minorEastAsia"/>
                      <w:color w:val="auto"/>
                      <w:sz w:val="22"/>
                      <w:szCs w:val="22"/>
                      <w:lang w:val="en-US" w:eastAsia="zh-CN"/>
                    </w:rPr>
                  </w:rPrChange>
                </w:rPr>
                <w:t>D</w:t>
              </w:r>
            </w:ins>
            <w:ins w:id="875" w:author="薛媛媛（Grace）" w:date="2025-11-13T16:41:51Z">
              <w:r>
                <w:rPr>
                  <w:rFonts w:hint="default" w:ascii="Arial" w:hAnsi="Arial" w:cs="Arial" w:eastAsiaTheme="minorEastAsia"/>
                  <w:color w:val="auto"/>
                  <w:sz w:val="20"/>
                  <w:szCs w:val="20"/>
                  <w:lang w:val="en-US" w:eastAsia="zh-CN"/>
                  <w:rPrChange w:id="876" w:author="薛媛媛（Grace）" w:date="2025-11-18T13:55:39Z">
                    <w:rPr>
                      <w:rFonts w:hint="eastAsia" w:eastAsiaTheme="minorEastAsia"/>
                      <w:color w:val="auto"/>
                      <w:sz w:val="22"/>
                      <w:szCs w:val="22"/>
                      <w:lang w:val="en-US" w:eastAsia="zh-CN"/>
                    </w:rPr>
                  </w:rPrChange>
                </w:rPr>
                <w:t xml:space="preserve"> </w:t>
              </w:r>
            </w:ins>
            <w:ins w:id="878" w:author="薛媛媛（Grace）" w:date="2025-11-13T16:41:56Z">
              <w:r>
                <w:rPr>
                  <w:rFonts w:hint="default" w:ascii="Arial" w:hAnsi="Arial" w:cs="Arial" w:eastAsiaTheme="minorEastAsia"/>
                  <w:color w:val="auto"/>
                  <w:sz w:val="20"/>
                  <w:szCs w:val="20"/>
                  <w:lang w:val="en-US" w:eastAsia="zh-CN"/>
                  <w:rPrChange w:id="879" w:author="薛媛媛（Grace）" w:date="2025-11-18T13:55:39Z">
                    <w:rPr>
                      <w:rFonts w:hint="eastAsia" w:eastAsiaTheme="minorEastAsia"/>
                      <w:color w:val="auto"/>
                      <w:sz w:val="22"/>
                      <w:szCs w:val="22"/>
                      <w:lang w:val="en-US" w:eastAsia="zh-CN"/>
                    </w:rPr>
                  </w:rPrChange>
                </w:rPr>
                <w:t xml:space="preserve">and </w:t>
              </w:r>
            </w:ins>
            <w:ins w:id="881" w:author="薛媛媛（Grace）" w:date="2025-11-13T16:41:57Z">
              <w:r>
                <w:rPr>
                  <w:rFonts w:hint="default" w:ascii="Arial" w:hAnsi="Arial" w:cs="Arial" w:eastAsiaTheme="minorEastAsia"/>
                  <w:color w:val="auto"/>
                  <w:sz w:val="20"/>
                  <w:szCs w:val="20"/>
                  <w:lang w:val="en-US" w:eastAsia="zh-CN"/>
                  <w:rPrChange w:id="882" w:author="薛媛媛（Grace）" w:date="2025-11-18T13:55:39Z">
                    <w:rPr>
                      <w:rFonts w:hint="eastAsia" w:eastAsiaTheme="minorEastAsia"/>
                      <w:color w:val="auto"/>
                      <w:sz w:val="22"/>
                      <w:szCs w:val="22"/>
                      <w:lang w:val="en-US" w:eastAsia="zh-CN"/>
                    </w:rPr>
                  </w:rPrChange>
                </w:rPr>
                <w:t>hen</w:t>
              </w:r>
            </w:ins>
            <w:ins w:id="884" w:author="薛媛媛（Grace）" w:date="2025-11-13T16:41:58Z">
              <w:r>
                <w:rPr>
                  <w:rFonts w:hint="default" w:ascii="Arial" w:hAnsi="Arial" w:cs="Arial" w:eastAsiaTheme="minorEastAsia"/>
                  <w:color w:val="auto"/>
                  <w:sz w:val="20"/>
                  <w:szCs w:val="20"/>
                  <w:lang w:val="en-US" w:eastAsia="zh-CN"/>
                  <w:rPrChange w:id="885" w:author="薛媛媛（Grace）" w:date="2025-11-18T13:55:39Z">
                    <w:rPr>
                      <w:rFonts w:hint="eastAsia" w:eastAsiaTheme="minorEastAsia"/>
                      <w:color w:val="auto"/>
                      <w:sz w:val="22"/>
                      <w:szCs w:val="22"/>
                      <w:lang w:val="en-US" w:eastAsia="zh-CN"/>
                    </w:rPr>
                  </w:rPrChange>
                </w:rPr>
                <w:t>ce we</w:t>
              </w:r>
            </w:ins>
            <w:ins w:id="887" w:author="薛媛媛（Grace）" w:date="2025-11-13T16:41:59Z">
              <w:r>
                <w:rPr>
                  <w:rFonts w:hint="default" w:ascii="Arial" w:hAnsi="Arial" w:cs="Arial" w:eastAsiaTheme="minorEastAsia"/>
                  <w:color w:val="auto"/>
                  <w:sz w:val="20"/>
                  <w:szCs w:val="20"/>
                  <w:lang w:val="en-US" w:eastAsia="zh-CN"/>
                  <w:rPrChange w:id="888" w:author="薛媛媛（Grace）" w:date="2025-11-18T13:55:39Z">
                    <w:rPr>
                      <w:rFonts w:hint="eastAsia" w:eastAsiaTheme="minorEastAsia"/>
                      <w:color w:val="auto"/>
                      <w:sz w:val="22"/>
                      <w:szCs w:val="22"/>
                      <w:lang w:val="en-US" w:eastAsia="zh-CN"/>
                    </w:rPr>
                  </w:rPrChange>
                </w:rPr>
                <w:t xml:space="preserve"> </w:t>
              </w:r>
            </w:ins>
            <w:ins w:id="890" w:author="薛媛媛（Grace）" w:date="2025-11-13T16:42:00Z">
              <w:r>
                <w:rPr>
                  <w:rFonts w:hint="default" w:ascii="Arial" w:hAnsi="Arial" w:cs="Arial" w:eastAsiaTheme="minorEastAsia"/>
                  <w:color w:val="auto"/>
                  <w:sz w:val="20"/>
                  <w:szCs w:val="20"/>
                  <w:lang w:val="en-US" w:eastAsia="zh-CN"/>
                  <w:rPrChange w:id="891" w:author="薛媛媛（Grace）" w:date="2025-11-18T13:55:39Z">
                    <w:rPr>
                      <w:rFonts w:hint="eastAsia" w:eastAsiaTheme="minorEastAsia"/>
                      <w:color w:val="auto"/>
                      <w:sz w:val="22"/>
                      <w:szCs w:val="22"/>
                      <w:lang w:val="en-US" w:eastAsia="zh-CN"/>
                    </w:rPr>
                  </w:rPrChange>
                </w:rPr>
                <w:t>o</w:t>
              </w:r>
            </w:ins>
            <w:ins w:id="893" w:author="薛媛媛（Grace）" w:date="2025-11-13T16:42:01Z">
              <w:r>
                <w:rPr>
                  <w:rFonts w:hint="default" w:ascii="Arial" w:hAnsi="Arial" w:cs="Arial" w:eastAsiaTheme="minorEastAsia"/>
                  <w:color w:val="auto"/>
                  <w:sz w:val="20"/>
                  <w:szCs w:val="20"/>
                  <w:lang w:val="en-US" w:eastAsia="zh-CN"/>
                  <w:rPrChange w:id="894" w:author="薛媛媛（Grace）" w:date="2025-11-18T13:55:39Z">
                    <w:rPr>
                      <w:rFonts w:hint="eastAsia" w:eastAsiaTheme="minorEastAsia"/>
                      <w:color w:val="auto"/>
                      <w:sz w:val="22"/>
                      <w:szCs w:val="22"/>
                      <w:lang w:val="en-US" w:eastAsia="zh-CN"/>
                    </w:rPr>
                  </w:rPrChange>
                </w:rPr>
                <w:t>nly</w:t>
              </w:r>
            </w:ins>
            <w:ins w:id="896" w:author="薛媛媛（Grace）" w:date="2025-11-13T16:42:02Z">
              <w:r>
                <w:rPr>
                  <w:rFonts w:hint="default" w:ascii="Arial" w:hAnsi="Arial" w:cs="Arial" w:eastAsiaTheme="minorEastAsia"/>
                  <w:color w:val="auto"/>
                  <w:sz w:val="20"/>
                  <w:szCs w:val="20"/>
                  <w:lang w:val="en-US" w:eastAsia="zh-CN"/>
                  <w:rPrChange w:id="897" w:author="薛媛媛（Grace）" w:date="2025-11-18T13:55:39Z">
                    <w:rPr>
                      <w:rFonts w:hint="eastAsia" w:eastAsiaTheme="minorEastAsia"/>
                      <w:color w:val="auto"/>
                      <w:sz w:val="22"/>
                      <w:szCs w:val="22"/>
                      <w:lang w:val="en-US" w:eastAsia="zh-CN"/>
                    </w:rPr>
                  </w:rPrChange>
                </w:rPr>
                <w:t xml:space="preserve"> </w:t>
              </w:r>
            </w:ins>
            <w:ins w:id="899" w:author="薛媛媛（Grace）" w:date="2025-11-13T16:42:03Z">
              <w:r>
                <w:rPr>
                  <w:rFonts w:hint="default" w:ascii="Arial" w:hAnsi="Arial" w:cs="Arial" w:eastAsiaTheme="minorEastAsia"/>
                  <w:color w:val="auto"/>
                  <w:sz w:val="20"/>
                  <w:szCs w:val="20"/>
                  <w:lang w:val="en-US" w:eastAsia="zh-CN"/>
                  <w:rPrChange w:id="900" w:author="薛媛媛（Grace）" w:date="2025-11-18T13:55:39Z">
                    <w:rPr>
                      <w:rFonts w:hint="eastAsia" w:eastAsiaTheme="minorEastAsia"/>
                      <w:color w:val="auto"/>
                      <w:sz w:val="22"/>
                      <w:szCs w:val="22"/>
                      <w:lang w:val="en-US" w:eastAsia="zh-CN"/>
                    </w:rPr>
                  </w:rPrChange>
                </w:rPr>
                <w:t xml:space="preserve">do </w:t>
              </w:r>
            </w:ins>
            <w:ins w:id="902" w:author="薛媛媛（Grace）" w:date="2025-11-13T16:48:12Z">
              <w:r>
                <w:rPr>
                  <w:rFonts w:hint="default" w:ascii="Arial" w:hAnsi="Arial" w:cs="Arial" w:eastAsiaTheme="minorEastAsia"/>
                  <w:color w:val="auto"/>
                  <w:sz w:val="20"/>
                  <w:szCs w:val="20"/>
                  <w:lang w:val="en-US" w:eastAsia="zh-CN"/>
                  <w:rPrChange w:id="903" w:author="薛媛媛（Grace）" w:date="2025-11-18T13:55:39Z">
                    <w:rPr>
                      <w:rFonts w:hint="eastAsia" w:eastAsiaTheme="minorEastAsia"/>
                      <w:color w:val="auto"/>
                      <w:sz w:val="22"/>
                      <w:szCs w:val="22"/>
                      <w:lang w:val="en-US" w:eastAsia="zh-CN"/>
                    </w:rPr>
                  </w:rPrChange>
                </w:rPr>
                <w:t>f</w:t>
              </w:r>
            </w:ins>
            <w:ins w:id="905" w:author="薛媛媛（Grace）" w:date="2025-11-13T16:42:12Z">
              <w:r>
                <w:rPr>
                  <w:rFonts w:hint="default" w:ascii="Arial" w:hAnsi="Arial" w:cs="Arial" w:eastAsiaTheme="minorEastAsia"/>
                  <w:color w:val="auto"/>
                  <w:sz w:val="20"/>
                  <w:szCs w:val="20"/>
                  <w:lang w:val="en-US" w:eastAsia="zh-CN"/>
                  <w:rPrChange w:id="906" w:author="薛媛媛（Grace）" w:date="2025-11-18T13:55:39Z">
                    <w:rPr>
                      <w:rFonts w:hint="eastAsia" w:eastAsiaTheme="minorEastAsia"/>
                      <w:color w:val="auto"/>
                      <w:sz w:val="22"/>
                      <w:szCs w:val="22"/>
                      <w:lang w:val="en-US" w:eastAsia="zh-CN"/>
                    </w:rPr>
                  </w:rPrChange>
                </w:rPr>
                <w:t xml:space="preserve">ormative </w:t>
              </w:r>
            </w:ins>
            <w:ins w:id="908" w:author="薛媛媛（Grace）" w:date="2025-11-13T16:49:27Z">
              <w:r>
                <w:rPr>
                  <w:rFonts w:hint="default" w:ascii="Arial" w:hAnsi="Arial" w:cs="Arial" w:eastAsiaTheme="minorEastAsia"/>
                  <w:color w:val="auto"/>
                  <w:sz w:val="20"/>
                  <w:szCs w:val="20"/>
                  <w:lang w:val="en-US" w:eastAsia="zh-CN"/>
                  <w:rPrChange w:id="909" w:author="薛媛媛（Grace）" w:date="2025-11-18T13:55:39Z">
                    <w:rPr>
                      <w:rFonts w:hint="eastAsia" w:eastAsiaTheme="minorEastAsia"/>
                      <w:color w:val="auto"/>
                      <w:sz w:val="22"/>
                      <w:szCs w:val="22"/>
                      <w:lang w:val="en-US" w:eastAsia="zh-CN"/>
                    </w:rPr>
                  </w:rPrChange>
                </w:rPr>
                <w:t>u</w:t>
              </w:r>
            </w:ins>
            <w:ins w:id="911" w:author="薛媛媛（Grace）" w:date="2025-11-13T16:42:12Z">
              <w:r>
                <w:rPr>
                  <w:rFonts w:hint="default" w:ascii="Arial" w:hAnsi="Arial" w:cs="Arial" w:eastAsiaTheme="minorEastAsia"/>
                  <w:color w:val="auto"/>
                  <w:sz w:val="20"/>
                  <w:szCs w:val="20"/>
                  <w:lang w:val="en-US" w:eastAsia="zh-CN"/>
                  <w:rPrChange w:id="912" w:author="薛媛媛（Grace）" w:date="2025-11-18T13:55:39Z">
                    <w:rPr>
                      <w:rFonts w:hint="eastAsia" w:eastAsiaTheme="minorEastAsia"/>
                      <w:color w:val="auto"/>
                      <w:sz w:val="22"/>
                      <w:szCs w:val="22"/>
                      <w:lang w:val="en-US" w:eastAsia="zh-CN"/>
                    </w:rPr>
                  </w:rPrChange>
                </w:rPr>
                <w:t xml:space="preserve">sability </w:t>
              </w:r>
            </w:ins>
            <w:ins w:id="914" w:author="薛媛媛（Grace）" w:date="2025-11-13T16:49:32Z">
              <w:r>
                <w:rPr>
                  <w:rFonts w:hint="default" w:ascii="Arial" w:hAnsi="Arial" w:cs="Arial" w:eastAsiaTheme="minorEastAsia"/>
                  <w:color w:val="auto"/>
                  <w:sz w:val="20"/>
                  <w:szCs w:val="20"/>
                  <w:lang w:val="en-US" w:eastAsia="zh-CN"/>
                  <w:rPrChange w:id="915" w:author="薛媛媛（Grace）" w:date="2025-11-18T13:55:39Z">
                    <w:rPr>
                      <w:rFonts w:hint="eastAsia" w:eastAsiaTheme="minorEastAsia"/>
                      <w:color w:val="auto"/>
                      <w:sz w:val="22"/>
                      <w:szCs w:val="22"/>
                      <w:lang w:val="en-US" w:eastAsia="zh-CN"/>
                    </w:rPr>
                  </w:rPrChange>
                </w:rPr>
                <w:t>e</w:t>
              </w:r>
            </w:ins>
            <w:ins w:id="917" w:author="薛媛媛（Grace）" w:date="2025-11-13T16:42:12Z">
              <w:r>
                <w:rPr>
                  <w:rFonts w:hint="default" w:ascii="Arial" w:hAnsi="Arial" w:cs="Arial" w:eastAsiaTheme="minorEastAsia"/>
                  <w:color w:val="auto"/>
                  <w:sz w:val="20"/>
                  <w:szCs w:val="20"/>
                  <w:lang w:val="en-US" w:eastAsia="zh-CN"/>
                  <w:rPrChange w:id="918" w:author="薛媛媛（Grace）" w:date="2025-11-18T13:55:39Z">
                    <w:rPr>
                      <w:rFonts w:hint="eastAsia" w:eastAsiaTheme="minorEastAsia"/>
                      <w:color w:val="auto"/>
                      <w:sz w:val="22"/>
                      <w:szCs w:val="22"/>
                      <w:lang w:val="en-US" w:eastAsia="zh-CN"/>
                    </w:rPr>
                  </w:rPrChange>
                </w:rPr>
                <w:t>valuation</w:t>
              </w:r>
            </w:ins>
            <w:ins w:id="920" w:author="薛媛媛（Grace）" w:date="2025-11-13T16:43:58Z">
              <w:r>
                <w:rPr>
                  <w:rFonts w:hint="default" w:ascii="Arial" w:hAnsi="Arial" w:cs="Arial" w:eastAsiaTheme="minorEastAsia"/>
                  <w:color w:val="auto"/>
                  <w:sz w:val="20"/>
                  <w:szCs w:val="20"/>
                  <w:lang w:val="en-US" w:eastAsia="zh-CN"/>
                  <w:rPrChange w:id="921" w:author="薛媛媛（Grace）" w:date="2025-11-18T13:55:39Z">
                    <w:rPr>
                      <w:rFonts w:hint="eastAsia" w:eastAsiaTheme="minorEastAsia"/>
                      <w:color w:val="auto"/>
                      <w:sz w:val="22"/>
                      <w:szCs w:val="22"/>
                      <w:lang w:val="en-US" w:eastAsia="zh-CN"/>
                    </w:rPr>
                  </w:rPrChange>
                </w:rPr>
                <w:t xml:space="preserve"> </w:t>
              </w:r>
            </w:ins>
            <w:ins w:id="923" w:author="薛媛媛（Grace）" w:date="2025-11-13T16:43:59Z">
              <w:r>
                <w:rPr>
                  <w:rFonts w:hint="default" w:ascii="Arial" w:hAnsi="Arial" w:cs="Arial" w:eastAsiaTheme="minorEastAsia"/>
                  <w:color w:val="auto"/>
                  <w:sz w:val="20"/>
                  <w:szCs w:val="20"/>
                  <w:lang w:val="en-US" w:eastAsia="zh-CN"/>
                  <w:rPrChange w:id="924" w:author="薛媛媛（Grace）" w:date="2025-11-18T13:55:39Z">
                    <w:rPr>
                      <w:rFonts w:hint="eastAsia" w:eastAsiaTheme="minorEastAsia"/>
                      <w:color w:val="auto"/>
                      <w:sz w:val="22"/>
                      <w:szCs w:val="22"/>
                      <w:lang w:val="en-US" w:eastAsia="zh-CN"/>
                    </w:rPr>
                  </w:rPrChange>
                </w:rPr>
                <w:t>t</w:t>
              </w:r>
            </w:ins>
            <w:ins w:id="926" w:author="薛媛媛（Grace）" w:date="2025-11-13T16:43:55Z">
              <w:r>
                <w:rPr>
                  <w:rFonts w:hint="default" w:ascii="Arial" w:hAnsi="Arial" w:cs="Arial" w:eastAsiaTheme="minorEastAsia"/>
                  <w:color w:val="auto"/>
                  <w:sz w:val="20"/>
                  <w:szCs w:val="20"/>
                  <w:lang w:val="en-US" w:eastAsia="zh-CN"/>
                  <w:rPrChange w:id="927" w:author="薛媛媛（Grace）" w:date="2025-11-18T13:55:39Z">
                    <w:rPr>
                      <w:rFonts w:hint="eastAsia" w:eastAsiaTheme="minorEastAsia"/>
                      <w:color w:val="auto"/>
                      <w:sz w:val="22"/>
                      <w:szCs w:val="22"/>
                      <w:lang w:val="en-US" w:eastAsia="zh-CN"/>
                    </w:rPr>
                  </w:rPrChange>
                </w:rPr>
                <w:t>o detect and resolve usability flaws in the early design stage, guide iterative improvements of the medical device interface</w:t>
              </w:r>
            </w:ins>
            <w:ins w:id="929" w:author="薛媛媛（Grace）" w:date="2025-11-13T16:44:41Z">
              <w:r>
                <w:rPr>
                  <w:rFonts w:hint="default" w:ascii="Arial" w:hAnsi="Arial" w:cs="Arial" w:eastAsiaTheme="minorEastAsia"/>
                  <w:color w:val="auto"/>
                  <w:sz w:val="20"/>
                  <w:szCs w:val="20"/>
                  <w:lang w:val="en-US" w:eastAsia="zh-CN"/>
                  <w:rPrChange w:id="930" w:author="薛媛媛（Grace）" w:date="2025-11-18T13:55:39Z">
                    <w:rPr>
                      <w:rFonts w:hint="eastAsia" w:eastAsiaTheme="minorEastAsia"/>
                      <w:color w:val="auto"/>
                      <w:sz w:val="22"/>
                      <w:szCs w:val="22"/>
                      <w:lang w:val="en-US" w:eastAsia="zh-CN"/>
                    </w:rPr>
                  </w:rPrChange>
                </w:rPr>
                <w:t>.</w:t>
              </w:r>
            </w:ins>
          </w:p>
        </w:tc>
      </w:tr>
      <w:tr w14:paraId="77665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1DADD973">
            <w:pPr>
              <w:tabs>
                <w:tab w:val="left" w:pos="599"/>
              </w:tabs>
              <w:rPr>
                <w:rFonts w:ascii="Arial" w:hAnsi="Arial" w:cs="Arial"/>
                <w:sz w:val="20"/>
                <w:szCs w:val="20"/>
                <w:lang w:val="en-GB"/>
                <w:rPrChange w:id="932" w:author="薛媛媛（Grace）" w:date="2025-11-18T13:55:33Z">
                  <w:rPr>
                    <w:sz w:val="20"/>
                    <w:szCs w:val="20"/>
                    <w:lang w:val="en-GB"/>
                  </w:rPr>
                </w:rPrChange>
              </w:rPr>
            </w:pPr>
            <w:r>
              <w:rPr>
                <w:rFonts w:ascii="Arial" w:hAnsi="Arial" w:eastAsia="Times New Roman" w:cs="Arial"/>
                <w:color w:val="000000"/>
                <w:sz w:val="20"/>
                <w:szCs w:val="20"/>
                <w:lang w:val="en-GB" w:eastAsia="de-CH"/>
                <w:rPrChange w:id="933" w:author="薛媛媛（Grace）" w:date="2025-11-18T13:55:33Z">
                  <w:rPr>
                    <w:rFonts w:eastAsia="Times New Roman"/>
                    <w:color w:val="000000"/>
                    <w:sz w:val="20"/>
                    <w:szCs w:val="20"/>
                    <w:lang w:val="en-GB" w:eastAsia="de-CH"/>
                  </w:rPr>
                </w:rPrChange>
              </w:rPr>
              <w:t>2.</w:t>
            </w:r>
            <w:r>
              <w:rPr>
                <w:rFonts w:ascii="Arial" w:hAnsi="Arial" w:cs="Arial"/>
                <w:sz w:val="20"/>
                <w:szCs w:val="20"/>
                <w:lang w:val="en-GB"/>
                <w:rPrChange w:id="934" w:author="薛媛媛（Grace）" w:date="2025-11-18T13:55:39Z">
                  <w:rPr>
                    <w:lang w:val="en-GB"/>
                  </w:rPr>
                </w:rPrChange>
              </w:rPr>
              <w:tab/>
            </w:r>
            <w:r>
              <w:rPr>
                <w:rFonts w:ascii="Arial" w:hAnsi="Arial" w:eastAsia="Times New Roman" w:cs="Arial"/>
                <w:color w:val="000000"/>
                <w:sz w:val="20"/>
                <w:szCs w:val="20"/>
                <w:lang w:val="en-GB" w:eastAsia="de-CH"/>
                <w:rPrChange w:id="935" w:author="薛媛媛（Grace）" w:date="2025-11-18T13:55:33Z">
                  <w:rPr>
                    <w:rFonts w:eastAsia="Times New Roman"/>
                    <w:color w:val="000000"/>
                    <w:sz w:val="20"/>
                    <w:szCs w:val="20"/>
                    <w:lang w:val="en-GB" w:eastAsia="de-CH"/>
                  </w:rPr>
                </w:rPrChange>
              </w:rPr>
              <w:t>The requirement in this Annex to reduce risks as far as possible means the reduction of risks as far as possible without adversely affecting the benefit-risk ratio.</w:t>
            </w:r>
          </w:p>
        </w:tc>
        <w:tc>
          <w:tcPr>
            <w:tcW w:w="1198" w:type="dxa"/>
            <w:tcMar>
              <w:top w:w="113" w:type="dxa"/>
              <w:bottom w:w="113" w:type="dxa"/>
            </w:tcMar>
          </w:tcPr>
          <w:p w14:paraId="0C6692AF">
            <w:pPr>
              <w:rPr>
                <w:rFonts w:ascii="Arial" w:hAnsi="Arial" w:cs="Arial"/>
                <w:sz w:val="20"/>
                <w:szCs w:val="20"/>
                <w:lang w:val="en-GB"/>
                <w:rPrChange w:id="936" w:author="薛媛媛（Grace）" w:date="2025-11-18T13:55:33Z">
                  <w:rPr>
                    <w:sz w:val="20"/>
                    <w:szCs w:val="20"/>
                    <w:lang w:val="en-GB"/>
                  </w:rPr>
                </w:rPrChange>
              </w:rPr>
            </w:pPr>
            <w:ins w:id="937" w:author="薛媛媛（Grace）" w:date="2025-11-13T17:04:17Z">
              <w:r>
                <w:rPr>
                  <w:rFonts w:hint="default" w:ascii="Arial" w:hAnsi="Arial" w:eastAsia="宋体" w:cs="Arial"/>
                  <w:sz w:val="20"/>
                  <w:szCs w:val="20"/>
                  <w:lang w:val="en-US" w:eastAsia="zh-CN"/>
                  <w:rPrChange w:id="938" w:author="薛媛媛（Grace）" w:date="2025-11-18T13:55:33Z">
                    <w:rPr>
                      <w:rFonts w:hint="eastAsia" w:eastAsia="宋体"/>
                      <w:sz w:val="20"/>
                      <w:szCs w:val="20"/>
                      <w:lang w:val="en-US" w:eastAsia="zh-CN"/>
                    </w:rPr>
                  </w:rPrChange>
                </w:rPr>
                <w:t>Yes</w:t>
              </w:r>
            </w:ins>
          </w:p>
        </w:tc>
        <w:tc>
          <w:tcPr>
            <w:tcW w:w="3078" w:type="dxa"/>
            <w:tcMar>
              <w:top w:w="113" w:type="dxa"/>
              <w:bottom w:w="113" w:type="dxa"/>
            </w:tcMar>
          </w:tcPr>
          <w:p w14:paraId="3D3C9075">
            <w:pPr>
              <w:rPr>
                <w:rFonts w:ascii="Arial" w:hAnsi="Arial" w:cs="Arial"/>
                <w:sz w:val="20"/>
                <w:szCs w:val="20"/>
                <w:lang w:val="en-GB"/>
                <w:rPrChange w:id="940" w:author="薛媛媛（Grace）" w:date="2025-11-18T13:55:33Z">
                  <w:rPr>
                    <w:sz w:val="20"/>
                    <w:szCs w:val="20"/>
                    <w:lang w:val="en-GB"/>
                  </w:rPr>
                </w:rPrChange>
              </w:rPr>
            </w:pPr>
            <w:ins w:id="941" w:author="薛媛媛（Grace）" w:date="2025-11-13T17:02:41Z">
              <w:r>
                <w:rPr>
                  <w:rFonts w:hint="default" w:ascii="Arial" w:hAnsi="Arial" w:cs="Arial" w:eastAsiaTheme="minorHAnsi"/>
                  <w:sz w:val="20"/>
                  <w:szCs w:val="20"/>
                  <w:lang w:val="en-GB" w:eastAsia="zh-CN"/>
                  <w:rPrChange w:id="942" w:author="薛媛媛（Grace）" w:date="2025-11-18T13:55:39Z">
                    <w:rPr>
                      <w:rFonts w:hint="eastAsia" w:ascii="Arial" w:hAnsi="Arial" w:cs="Arial" w:eastAsiaTheme="minorHAnsi"/>
                      <w:sz w:val="22"/>
                      <w:szCs w:val="22"/>
                      <w:lang w:val="en-GB" w:eastAsia="zh-CN"/>
                    </w:rPr>
                  </w:rPrChange>
                </w:rPr>
                <w:t>EN ISO 14971</w:t>
              </w:r>
            </w:ins>
          </w:p>
        </w:tc>
        <w:tc>
          <w:tcPr>
            <w:tcW w:w="3078" w:type="dxa"/>
            <w:tcMar>
              <w:top w:w="113" w:type="dxa"/>
              <w:bottom w:w="113" w:type="dxa"/>
            </w:tcMar>
          </w:tcPr>
          <w:p w14:paraId="3924BE26">
            <w:pPr>
              <w:rPr>
                <w:rFonts w:hint="default" w:ascii="Arial" w:hAnsi="Arial" w:cs="Arial"/>
                <w:sz w:val="20"/>
                <w:szCs w:val="20"/>
                <w:lang w:val="en-GB" w:eastAsia="zh-CN"/>
                <w:rPrChange w:id="944" w:author="薛媛媛（Grace）" w:date="2025-11-18T13:55:39Z">
                  <w:rPr>
                    <w:rFonts w:hint="eastAsia"/>
                    <w:sz w:val="22"/>
                    <w:szCs w:val="22"/>
                    <w:lang w:val="en-GB" w:eastAsia="zh-CN"/>
                  </w:rPr>
                </w:rPrChange>
              </w:rPr>
            </w:pPr>
            <w:ins w:id="945" w:author="薛媛媛（Grace）" w:date="2025-11-13T17:03:07Z">
              <w:r>
                <w:rPr>
                  <w:rFonts w:hint="default" w:ascii="Arial" w:hAnsi="Arial" w:cs="Arial"/>
                  <w:sz w:val="20"/>
                  <w:szCs w:val="20"/>
                  <w:lang w:val="en-GB" w:eastAsia="zh-CN"/>
                  <w:rPrChange w:id="946" w:author="薛媛媛（Grace）" w:date="2025-11-18T13:55:39Z">
                    <w:rPr>
                      <w:rFonts w:hint="eastAsia"/>
                      <w:sz w:val="22"/>
                      <w:szCs w:val="22"/>
                      <w:lang w:val="en-GB" w:eastAsia="zh-CN"/>
                    </w:rPr>
                  </w:rPrChange>
                </w:rPr>
                <w:t>Risk Management Report</w:t>
              </w:r>
            </w:ins>
          </w:p>
        </w:tc>
        <w:tc>
          <w:tcPr>
            <w:tcW w:w="3078" w:type="dxa"/>
            <w:tcMar>
              <w:top w:w="113" w:type="dxa"/>
              <w:bottom w:w="113" w:type="dxa"/>
            </w:tcMar>
          </w:tcPr>
          <w:p w14:paraId="5E6318B5">
            <w:pPr>
              <w:rPr>
                <w:rFonts w:hint="default" w:ascii="Arial" w:hAnsi="Arial" w:cs="Arial"/>
                <w:sz w:val="20"/>
                <w:szCs w:val="20"/>
                <w:lang w:val="en-GB" w:eastAsia="zh-CN"/>
                <w:rPrChange w:id="948" w:author="薛媛媛（Grace）" w:date="2025-11-18T13:55:39Z">
                  <w:rPr>
                    <w:rFonts w:hint="eastAsia"/>
                    <w:sz w:val="22"/>
                    <w:szCs w:val="22"/>
                    <w:lang w:val="en-GB" w:eastAsia="zh-CN"/>
                  </w:rPr>
                </w:rPrChange>
              </w:rPr>
            </w:pPr>
          </w:p>
        </w:tc>
      </w:tr>
      <w:tr w14:paraId="5600F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2AA3E147">
            <w:pPr>
              <w:spacing w:before="120" w:line="240" w:lineRule="auto"/>
              <w:rPr>
                <w:rFonts w:ascii="Arial" w:hAnsi="Arial" w:eastAsia="Times New Roman" w:cs="Arial"/>
                <w:color w:val="000000"/>
                <w:sz w:val="20"/>
                <w:szCs w:val="20"/>
                <w:lang w:val="en-GB" w:eastAsia="de-CH"/>
                <w:rPrChange w:id="949"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950" w:author="薛媛媛（Grace）" w:date="2025-11-18T13:55:33Z">
                  <w:rPr>
                    <w:rFonts w:eastAsia="Times New Roman"/>
                    <w:color w:val="000000"/>
                    <w:sz w:val="20"/>
                    <w:szCs w:val="20"/>
                    <w:lang w:val="en-GB" w:eastAsia="de-CH"/>
                  </w:rPr>
                </w:rPrChange>
              </w:rPr>
              <w:t>3.</w:t>
            </w:r>
            <w:r>
              <w:rPr>
                <w:rFonts w:ascii="Arial" w:hAnsi="Arial" w:cs="Arial"/>
                <w:sz w:val="20"/>
                <w:szCs w:val="20"/>
                <w:lang w:val="en-GB"/>
                <w:rPrChange w:id="951" w:author="薛媛媛（Grace）" w:date="2025-11-18T13:55:39Z">
                  <w:rPr>
                    <w:lang w:val="en-GB"/>
                  </w:rPr>
                </w:rPrChange>
              </w:rPr>
              <w:tab/>
            </w:r>
            <w:r>
              <w:rPr>
                <w:rFonts w:ascii="Arial" w:hAnsi="Arial" w:eastAsia="Times New Roman" w:cs="Arial"/>
                <w:color w:val="000000"/>
                <w:sz w:val="20"/>
                <w:szCs w:val="20"/>
                <w:lang w:val="en-GB" w:eastAsia="de-CH"/>
                <w:rPrChange w:id="952" w:author="薛媛媛（Grace）" w:date="2025-11-18T13:55:33Z">
                  <w:rPr>
                    <w:rFonts w:eastAsia="Times New Roman"/>
                    <w:color w:val="000000"/>
                    <w:sz w:val="20"/>
                    <w:szCs w:val="20"/>
                    <w:lang w:val="en-GB" w:eastAsia="de-CH"/>
                  </w:rPr>
                </w:rPrChange>
              </w:rPr>
              <w:t>Manufacturers shall establish, implement, document and maintain a risk management system.</w:t>
            </w:r>
          </w:p>
          <w:p w14:paraId="714CF271">
            <w:pPr>
              <w:spacing w:before="120" w:line="240" w:lineRule="auto"/>
              <w:ind w:left="28" w:hanging="28"/>
              <w:rPr>
                <w:rFonts w:ascii="Arial" w:hAnsi="Arial" w:eastAsia="Times New Roman" w:cs="Arial"/>
                <w:color w:val="000000"/>
                <w:sz w:val="20"/>
                <w:szCs w:val="20"/>
                <w:lang w:val="en-GB" w:eastAsia="de-CH"/>
                <w:rPrChange w:id="953"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954" w:author="薛媛媛（Grace）" w:date="2025-11-18T13:55:33Z">
                  <w:rPr>
                    <w:rFonts w:eastAsia="Times New Roman"/>
                    <w:color w:val="000000"/>
                    <w:sz w:val="20"/>
                    <w:szCs w:val="20"/>
                    <w:lang w:val="en-GB" w:eastAsia="de-CH"/>
                  </w:rPr>
                </w:rPrChange>
              </w:rPr>
              <w:t>Risk management shall be understood as a continuous iterative process throughout the entire lifecycle of a device, requiring regular systematic updating. In carrying out risk management manufacturers shall:</w:t>
            </w:r>
          </w:p>
        </w:tc>
        <w:tc>
          <w:tcPr>
            <w:tcW w:w="1198" w:type="dxa"/>
            <w:tcMar>
              <w:top w:w="113" w:type="dxa"/>
              <w:bottom w:w="113" w:type="dxa"/>
            </w:tcMar>
          </w:tcPr>
          <w:p w14:paraId="254190FC">
            <w:pPr>
              <w:rPr>
                <w:rFonts w:ascii="Arial" w:hAnsi="Arial" w:cs="Arial"/>
                <w:sz w:val="20"/>
                <w:szCs w:val="20"/>
                <w:lang w:val="en-GB"/>
                <w:rPrChange w:id="955" w:author="薛媛媛（Grace）" w:date="2025-11-18T13:55:33Z">
                  <w:rPr>
                    <w:sz w:val="20"/>
                    <w:szCs w:val="20"/>
                    <w:lang w:val="en-GB"/>
                  </w:rPr>
                </w:rPrChange>
              </w:rPr>
            </w:pPr>
            <w:r>
              <w:rPr>
                <w:rFonts w:ascii="Arial" w:hAnsi="Arial" w:cs="Arial"/>
                <w:sz w:val="20"/>
                <w:szCs w:val="20"/>
                <w:lang w:val="en-GB"/>
                <w:rPrChange w:id="956" w:author="薛媛媛（Grace）" w:date="2025-11-18T13:55:33Z">
                  <w:rPr>
                    <w:sz w:val="20"/>
                    <w:szCs w:val="20"/>
                    <w:lang w:val="en-GB"/>
                  </w:rPr>
                </w:rPrChange>
              </w:rPr>
              <w:t xml:space="preserve"> </w:t>
            </w:r>
            <w:ins w:id="957" w:author="薛媛媛（Grace）" w:date="2025-11-13T17:04:19Z">
              <w:r>
                <w:rPr>
                  <w:rFonts w:hint="default" w:ascii="Arial" w:hAnsi="Arial" w:eastAsia="宋体" w:cs="Arial"/>
                  <w:sz w:val="20"/>
                  <w:szCs w:val="20"/>
                  <w:lang w:val="en-US" w:eastAsia="zh-CN"/>
                  <w:rPrChange w:id="958" w:author="薛媛媛（Grace）" w:date="2025-11-18T13:55:33Z">
                    <w:rPr>
                      <w:rFonts w:hint="eastAsia" w:eastAsia="宋体"/>
                      <w:sz w:val="20"/>
                      <w:szCs w:val="20"/>
                      <w:lang w:val="en-US" w:eastAsia="zh-CN"/>
                    </w:rPr>
                  </w:rPrChange>
                </w:rPr>
                <w:t>Yes</w:t>
              </w:r>
            </w:ins>
          </w:p>
        </w:tc>
        <w:tc>
          <w:tcPr>
            <w:tcW w:w="3078" w:type="dxa"/>
            <w:tcMar>
              <w:top w:w="113" w:type="dxa"/>
              <w:bottom w:w="113" w:type="dxa"/>
            </w:tcMar>
          </w:tcPr>
          <w:p w14:paraId="3C6B2725">
            <w:pPr>
              <w:rPr>
                <w:rFonts w:ascii="Arial" w:hAnsi="Arial" w:cs="Arial"/>
                <w:sz w:val="20"/>
                <w:szCs w:val="20"/>
                <w:lang w:val="en-GB"/>
                <w:rPrChange w:id="960" w:author="薛媛媛（Grace）" w:date="2025-11-18T13:55:33Z">
                  <w:rPr>
                    <w:sz w:val="20"/>
                    <w:szCs w:val="20"/>
                    <w:lang w:val="en-GB"/>
                  </w:rPr>
                </w:rPrChange>
              </w:rPr>
            </w:pPr>
            <w:ins w:id="961" w:author="薛媛媛（Grace）" w:date="2025-11-13T17:16:53Z">
              <w:r>
                <w:rPr>
                  <w:rFonts w:hint="default" w:ascii="Arial" w:hAnsi="Arial" w:cs="Arial" w:eastAsiaTheme="minorHAnsi"/>
                  <w:sz w:val="20"/>
                  <w:szCs w:val="20"/>
                  <w:lang w:val="en-GB" w:eastAsia="zh-CN"/>
                  <w:rPrChange w:id="962" w:author="薛媛媛（Grace）" w:date="2025-11-18T13:55:39Z">
                    <w:rPr>
                      <w:rFonts w:hint="eastAsia" w:ascii="Arial" w:hAnsi="Arial" w:cs="Arial" w:eastAsiaTheme="minorHAnsi"/>
                      <w:sz w:val="22"/>
                      <w:szCs w:val="22"/>
                      <w:lang w:val="en-GB" w:eastAsia="zh-CN"/>
                    </w:rPr>
                  </w:rPrChange>
                </w:rPr>
                <w:t>EN ISO 14971</w:t>
              </w:r>
            </w:ins>
          </w:p>
        </w:tc>
        <w:tc>
          <w:tcPr>
            <w:tcW w:w="3078" w:type="dxa"/>
            <w:tcMar>
              <w:top w:w="113" w:type="dxa"/>
              <w:bottom w:w="113" w:type="dxa"/>
            </w:tcMar>
          </w:tcPr>
          <w:p w14:paraId="60052126">
            <w:pPr>
              <w:rPr>
                <w:ins w:id="964" w:author="薛媛媛（Grace）" w:date="2025-11-13T17:40:20Z"/>
                <w:rFonts w:hint="default" w:ascii="Arial" w:hAnsi="Arial" w:cs="Arial"/>
                <w:sz w:val="20"/>
                <w:szCs w:val="20"/>
                <w:lang w:val="en-US" w:eastAsia="zh-CN"/>
                <w:rPrChange w:id="965" w:author="薛媛媛（Grace）" w:date="2025-11-18T13:55:39Z">
                  <w:rPr>
                    <w:ins w:id="966" w:author="薛媛媛（Grace）" w:date="2025-11-13T17:40:20Z"/>
                    <w:rFonts w:hint="default"/>
                    <w:sz w:val="22"/>
                    <w:szCs w:val="22"/>
                    <w:lang w:val="en-US" w:eastAsia="zh-CN"/>
                  </w:rPr>
                </w:rPrChange>
              </w:rPr>
            </w:pPr>
            <w:ins w:id="967" w:author="薛媛媛（Grace）" w:date="2025-11-13T17:40:20Z">
              <w:r>
                <w:rPr>
                  <w:rFonts w:hint="default" w:ascii="Arial" w:hAnsi="Arial" w:cs="Arial"/>
                  <w:sz w:val="20"/>
                  <w:szCs w:val="20"/>
                  <w:lang w:val="en-GB" w:eastAsia="zh-CN"/>
                  <w:rPrChange w:id="968" w:author="薛媛媛（Grace）" w:date="2025-11-18T13:55:39Z">
                    <w:rPr>
                      <w:rFonts w:hint="eastAsia"/>
                      <w:sz w:val="22"/>
                      <w:szCs w:val="22"/>
                      <w:lang w:val="en-GB" w:eastAsia="zh-CN"/>
                    </w:rPr>
                  </w:rPrChange>
                </w:rPr>
                <w:t xml:space="preserve">Risk Management </w:t>
              </w:r>
            </w:ins>
            <w:ins w:id="970" w:author="薛媛媛（Grace）" w:date="2025-11-13T17:40:24Z">
              <w:r>
                <w:rPr>
                  <w:rFonts w:hint="default" w:ascii="Arial" w:hAnsi="Arial" w:cs="Arial"/>
                  <w:sz w:val="20"/>
                  <w:szCs w:val="20"/>
                  <w:lang w:val="en-US" w:eastAsia="zh-CN"/>
                  <w:rPrChange w:id="971" w:author="薛媛媛（Grace）" w:date="2025-11-18T13:55:39Z">
                    <w:rPr>
                      <w:rFonts w:hint="eastAsia"/>
                      <w:sz w:val="22"/>
                      <w:szCs w:val="22"/>
                      <w:lang w:val="en-US" w:eastAsia="zh-CN"/>
                    </w:rPr>
                  </w:rPrChange>
                </w:rPr>
                <w:t>P</w:t>
              </w:r>
            </w:ins>
            <w:ins w:id="973" w:author="薛媛媛（Grace）" w:date="2025-11-13T17:40:25Z">
              <w:r>
                <w:rPr>
                  <w:rFonts w:hint="default" w:ascii="Arial" w:hAnsi="Arial" w:cs="Arial"/>
                  <w:sz w:val="20"/>
                  <w:szCs w:val="20"/>
                  <w:lang w:val="en-US" w:eastAsia="zh-CN"/>
                  <w:rPrChange w:id="974" w:author="薛媛媛（Grace）" w:date="2025-11-18T13:55:39Z">
                    <w:rPr>
                      <w:rFonts w:hint="eastAsia"/>
                      <w:sz w:val="22"/>
                      <w:szCs w:val="22"/>
                      <w:lang w:val="en-US" w:eastAsia="zh-CN"/>
                    </w:rPr>
                  </w:rPrChange>
                </w:rPr>
                <w:t>lan</w:t>
              </w:r>
            </w:ins>
          </w:p>
          <w:p w14:paraId="64E3879D">
            <w:pPr>
              <w:rPr>
                <w:ins w:id="976" w:author="薛媛媛（Grace）" w:date="2025-11-13T17:40:13Z"/>
                <w:rFonts w:hint="default" w:ascii="Arial" w:hAnsi="Arial" w:cs="Arial"/>
                <w:sz w:val="20"/>
                <w:szCs w:val="20"/>
                <w:lang w:val="en-GB" w:eastAsia="zh-CN"/>
                <w:rPrChange w:id="977" w:author="薛媛媛（Grace）" w:date="2025-11-18T13:55:39Z">
                  <w:rPr>
                    <w:ins w:id="978" w:author="薛媛媛（Grace）" w:date="2025-11-13T17:40:13Z"/>
                    <w:rFonts w:hint="eastAsia"/>
                    <w:sz w:val="22"/>
                    <w:szCs w:val="22"/>
                    <w:lang w:val="en-GB" w:eastAsia="zh-CN"/>
                  </w:rPr>
                </w:rPrChange>
              </w:rPr>
            </w:pPr>
            <w:ins w:id="979" w:author="薛媛媛（Grace）" w:date="2025-11-13T17:40:01Z">
              <w:r>
                <w:rPr>
                  <w:rFonts w:hint="default" w:ascii="Arial" w:hAnsi="Arial" w:cs="Arial"/>
                  <w:sz w:val="20"/>
                  <w:szCs w:val="20"/>
                  <w:lang w:val="en-GB" w:eastAsia="zh-CN"/>
                  <w:rPrChange w:id="980" w:author="薛媛媛（Grace）" w:date="2025-11-18T13:55:39Z">
                    <w:rPr>
                      <w:rFonts w:hint="eastAsia"/>
                      <w:sz w:val="22"/>
                      <w:szCs w:val="22"/>
                      <w:lang w:val="en-GB" w:eastAsia="zh-CN"/>
                    </w:rPr>
                  </w:rPrChange>
                </w:rPr>
                <w:t>Risk Management Report</w:t>
              </w:r>
            </w:ins>
          </w:p>
          <w:p w14:paraId="415AEB98">
            <w:pPr>
              <w:rPr>
                <w:rFonts w:hint="default" w:ascii="Arial" w:hAnsi="Arial" w:cs="Arial"/>
                <w:sz w:val="20"/>
                <w:szCs w:val="20"/>
                <w:lang w:val="en-GB" w:eastAsia="zh-CN"/>
                <w:rPrChange w:id="982" w:author="薛媛媛（Grace）" w:date="2025-11-18T13:55:39Z">
                  <w:rPr>
                    <w:rFonts w:hint="eastAsia"/>
                    <w:sz w:val="22"/>
                    <w:szCs w:val="22"/>
                    <w:lang w:val="en-GB" w:eastAsia="zh-CN"/>
                  </w:rPr>
                </w:rPrChange>
              </w:rPr>
            </w:pPr>
          </w:p>
        </w:tc>
        <w:tc>
          <w:tcPr>
            <w:tcW w:w="3078" w:type="dxa"/>
            <w:tcMar>
              <w:top w:w="113" w:type="dxa"/>
              <w:bottom w:w="113" w:type="dxa"/>
            </w:tcMar>
          </w:tcPr>
          <w:p w14:paraId="7A2DDB4B">
            <w:pPr>
              <w:rPr>
                <w:rFonts w:ascii="Arial" w:hAnsi="Arial" w:cs="Arial"/>
                <w:sz w:val="20"/>
                <w:szCs w:val="20"/>
                <w:lang w:val="en-GB"/>
                <w:rPrChange w:id="983" w:author="薛媛媛（Grace）" w:date="2025-11-18T13:55:33Z">
                  <w:rPr>
                    <w:sz w:val="20"/>
                    <w:szCs w:val="20"/>
                    <w:lang w:val="en-GB"/>
                  </w:rPr>
                </w:rPrChange>
              </w:rPr>
            </w:pPr>
          </w:p>
        </w:tc>
      </w:tr>
      <w:tr w14:paraId="06DBF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432B6FF3">
            <w:pPr>
              <w:pStyle w:val="16"/>
              <w:spacing w:before="120" w:line="240" w:lineRule="auto"/>
              <w:ind w:left="172"/>
              <w:rPr>
                <w:rFonts w:ascii="Arial" w:hAnsi="Arial" w:eastAsia="Times New Roman" w:cs="Arial"/>
                <w:color w:val="000000"/>
                <w:sz w:val="20"/>
                <w:szCs w:val="20"/>
                <w:lang w:val="en-GB" w:eastAsia="de-CH"/>
                <w:rPrChange w:id="984"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985" w:author="薛媛媛（Grace）" w:date="2025-11-18T13:55:33Z">
                  <w:rPr>
                    <w:rFonts w:eastAsia="Times New Roman"/>
                    <w:color w:val="000000"/>
                    <w:sz w:val="20"/>
                    <w:szCs w:val="20"/>
                    <w:lang w:val="en-GB" w:eastAsia="de-CH"/>
                  </w:rPr>
                </w:rPrChange>
              </w:rPr>
              <w:t>(a)  establish and document a risk management plan for each device;</w:t>
            </w:r>
          </w:p>
        </w:tc>
        <w:tc>
          <w:tcPr>
            <w:tcW w:w="1198" w:type="dxa"/>
            <w:shd w:val="clear" w:color="auto" w:fill="auto"/>
            <w:tcMar>
              <w:top w:w="113" w:type="dxa"/>
              <w:bottom w:w="113" w:type="dxa"/>
            </w:tcMar>
            <w:vAlign w:val="top"/>
          </w:tcPr>
          <w:p w14:paraId="2CE80D5F">
            <w:pPr>
              <w:rPr>
                <w:ins w:id="986" w:author="薛媛媛（Grace）" w:date="2025-11-13T17:40:59Z"/>
                <w:rFonts w:ascii="Arial" w:hAnsi="Arial" w:cs="Arial" w:eastAsiaTheme="minorHAnsi"/>
                <w:sz w:val="20"/>
                <w:szCs w:val="20"/>
                <w:lang w:val="en-GB" w:eastAsia="en-US" w:bidi="ar-SA"/>
                <w:rPrChange w:id="987" w:author="薛媛媛（Grace）" w:date="2025-11-18T13:55:33Z">
                  <w:rPr>
                    <w:ins w:id="988" w:author="薛媛媛（Grace）" w:date="2025-11-13T17:40:59Z"/>
                    <w:rFonts w:ascii="Arial" w:hAnsi="Arial" w:cs="Arial" w:eastAsiaTheme="minorHAnsi"/>
                    <w:sz w:val="20"/>
                    <w:szCs w:val="20"/>
                    <w:lang w:val="en-GB" w:eastAsia="en-US" w:bidi="ar-SA"/>
                  </w:rPr>
                </w:rPrChange>
              </w:rPr>
            </w:pPr>
            <w:ins w:id="989" w:author="薛媛媛（Grace）" w:date="2025-11-13T17:40:59Z">
              <w:r>
                <w:rPr>
                  <w:rFonts w:ascii="Arial" w:hAnsi="Arial" w:cs="Arial"/>
                  <w:sz w:val="20"/>
                  <w:szCs w:val="20"/>
                  <w:lang w:val="en-GB"/>
                  <w:rPrChange w:id="990" w:author="薛媛媛（Grace）" w:date="2025-11-18T13:55:33Z">
                    <w:rPr>
                      <w:sz w:val="20"/>
                      <w:szCs w:val="20"/>
                      <w:lang w:val="en-GB"/>
                    </w:rPr>
                  </w:rPrChange>
                </w:rPr>
                <w:t xml:space="preserve"> </w:t>
              </w:r>
            </w:ins>
            <w:ins w:id="992" w:author="薛媛媛（Grace）" w:date="2025-11-13T17:40:59Z">
              <w:r>
                <w:rPr>
                  <w:rFonts w:hint="default" w:ascii="Arial" w:hAnsi="Arial" w:eastAsia="宋体" w:cs="Arial"/>
                  <w:sz w:val="20"/>
                  <w:szCs w:val="20"/>
                  <w:lang w:val="en-US" w:eastAsia="zh-CN"/>
                  <w:rPrChange w:id="993" w:author="薛媛媛（Grace）" w:date="2025-11-18T13:55:33Z">
                    <w:rPr>
                      <w:rFonts w:hint="eastAsia" w:eastAsia="宋体"/>
                      <w:sz w:val="20"/>
                      <w:szCs w:val="20"/>
                      <w:lang w:val="en-US" w:eastAsia="zh-CN"/>
                    </w:rPr>
                  </w:rPrChange>
                </w:rPr>
                <w:t>Yes</w:t>
              </w:r>
            </w:ins>
          </w:p>
        </w:tc>
        <w:tc>
          <w:tcPr>
            <w:tcW w:w="3078" w:type="dxa"/>
            <w:shd w:val="clear" w:color="auto" w:fill="auto"/>
            <w:tcMar>
              <w:top w:w="113" w:type="dxa"/>
              <w:bottom w:w="113" w:type="dxa"/>
            </w:tcMar>
            <w:vAlign w:val="top"/>
          </w:tcPr>
          <w:p w14:paraId="5ED502DF">
            <w:pPr>
              <w:rPr>
                <w:ins w:id="995" w:author="薛媛媛（Grace）" w:date="2025-11-13T17:40:59Z"/>
                <w:rFonts w:ascii="Arial" w:hAnsi="Arial" w:cs="Arial" w:eastAsiaTheme="minorHAnsi"/>
                <w:sz w:val="20"/>
                <w:szCs w:val="20"/>
                <w:lang w:val="en-GB" w:eastAsia="en-US" w:bidi="ar-SA"/>
                <w:rPrChange w:id="996" w:author="薛媛媛（Grace）" w:date="2025-11-18T13:55:33Z">
                  <w:rPr>
                    <w:ins w:id="997" w:author="薛媛媛（Grace）" w:date="2025-11-13T17:40:59Z"/>
                    <w:rFonts w:ascii="Arial" w:hAnsi="Arial" w:cs="Arial" w:eastAsiaTheme="minorHAnsi"/>
                    <w:sz w:val="20"/>
                    <w:szCs w:val="20"/>
                    <w:lang w:val="en-GB" w:eastAsia="en-US" w:bidi="ar-SA"/>
                  </w:rPr>
                </w:rPrChange>
              </w:rPr>
            </w:pPr>
            <w:ins w:id="998" w:author="薛媛媛（Grace）" w:date="2025-11-13T17:40:59Z">
              <w:r>
                <w:rPr>
                  <w:rFonts w:hint="default" w:ascii="Arial" w:hAnsi="Arial" w:cs="Arial" w:eastAsiaTheme="minorHAnsi"/>
                  <w:sz w:val="20"/>
                  <w:szCs w:val="20"/>
                  <w:lang w:val="en-GB" w:eastAsia="zh-CN"/>
                  <w:rPrChange w:id="999" w:author="薛媛媛（Grace）" w:date="2025-11-18T13:55:39Z">
                    <w:rPr>
                      <w:rFonts w:hint="eastAsia" w:ascii="Arial" w:hAnsi="Arial" w:cs="Arial" w:eastAsiaTheme="minorHAnsi"/>
                      <w:sz w:val="22"/>
                      <w:szCs w:val="22"/>
                      <w:lang w:val="en-GB" w:eastAsia="zh-CN"/>
                    </w:rPr>
                  </w:rPrChange>
                </w:rPr>
                <w:t>EN ISO 14971</w:t>
              </w:r>
            </w:ins>
          </w:p>
        </w:tc>
        <w:tc>
          <w:tcPr>
            <w:tcW w:w="3078" w:type="dxa"/>
            <w:shd w:val="clear" w:color="auto" w:fill="auto"/>
            <w:tcMar>
              <w:top w:w="113" w:type="dxa"/>
              <w:bottom w:w="113" w:type="dxa"/>
            </w:tcMar>
            <w:vAlign w:val="top"/>
          </w:tcPr>
          <w:p w14:paraId="622DC8AB">
            <w:pPr>
              <w:rPr>
                <w:ins w:id="1001" w:author="薛媛媛（Grace）" w:date="2025-11-13T17:40:59Z"/>
                <w:rFonts w:hint="default" w:ascii="Arial" w:hAnsi="Arial" w:cs="Arial"/>
                <w:sz w:val="20"/>
                <w:szCs w:val="20"/>
                <w:lang w:val="en-US" w:eastAsia="zh-CN"/>
                <w:rPrChange w:id="1002" w:author="薛媛媛（Grace）" w:date="2025-11-18T13:55:39Z">
                  <w:rPr>
                    <w:ins w:id="1003" w:author="薛媛媛（Grace）" w:date="2025-11-13T17:40:59Z"/>
                    <w:rFonts w:hint="default"/>
                    <w:sz w:val="22"/>
                    <w:szCs w:val="22"/>
                    <w:lang w:val="en-US" w:eastAsia="zh-CN"/>
                  </w:rPr>
                </w:rPrChange>
              </w:rPr>
            </w:pPr>
            <w:ins w:id="1004" w:author="薛媛媛（Grace）" w:date="2025-11-13T17:40:59Z">
              <w:r>
                <w:rPr>
                  <w:rFonts w:hint="default" w:ascii="Arial" w:hAnsi="Arial" w:cs="Arial"/>
                  <w:sz w:val="20"/>
                  <w:szCs w:val="20"/>
                  <w:lang w:val="en-GB" w:eastAsia="zh-CN"/>
                  <w:rPrChange w:id="1005" w:author="薛媛媛（Grace）" w:date="2025-11-18T13:55:39Z">
                    <w:rPr>
                      <w:rFonts w:hint="eastAsia"/>
                      <w:sz w:val="22"/>
                      <w:szCs w:val="22"/>
                      <w:lang w:val="en-GB" w:eastAsia="zh-CN"/>
                    </w:rPr>
                  </w:rPrChange>
                </w:rPr>
                <w:t xml:space="preserve">Risk Management </w:t>
              </w:r>
            </w:ins>
            <w:ins w:id="1007" w:author="薛媛媛（Grace）" w:date="2025-11-13T17:40:59Z">
              <w:r>
                <w:rPr>
                  <w:rFonts w:hint="default" w:ascii="Arial" w:hAnsi="Arial" w:cs="Arial"/>
                  <w:sz w:val="20"/>
                  <w:szCs w:val="20"/>
                  <w:lang w:val="en-US" w:eastAsia="zh-CN"/>
                  <w:rPrChange w:id="1008" w:author="薛媛媛（Grace）" w:date="2025-11-18T13:55:39Z">
                    <w:rPr>
                      <w:rFonts w:hint="eastAsia"/>
                      <w:sz w:val="22"/>
                      <w:szCs w:val="22"/>
                      <w:lang w:val="en-US" w:eastAsia="zh-CN"/>
                    </w:rPr>
                  </w:rPrChange>
                </w:rPr>
                <w:t>Plan</w:t>
              </w:r>
            </w:ins>
          </w:p>
          <w:p w14:paraId="0898F010">
            <w:pPr>
              <w:rPr>
                <w:ins w:id="1010" w:author="薛媛媛（Grace）" w:date="2025-11-13T17:40:59Z"/>
                <w:rFonts w:hint="default" w:ascii="Arial" w:hAnsi="Arial" w:cs="Arial" w:eastAsiaTheme="minorHAnsi"/>
                <w:sz w:val="20"/>
                <w:szCs w:val="20"/>
                <w:lang w:val="en-GB" w:eastAsia="zh-CN" w:bidi="ar-SA"/>
                <w:rPrChange w:id="1011" w:author="薛媛媛（Grace）" w:date="2025-11-18T13:55:39Z">
                  <w:rPr>
                    <w:ins w:id="1012" w:author="薛媛媛（Grace）" w:date="2025-11-13T17:40:59Z"/>
                    <w:rFonts w:hint="eastAsia" w:ascii="Arial" w:hAnsi="Arial" w:cs="Arial" w:eastAsiaTheme="minorHAnsi"/>
                    <w:sz w:val="22"/>
                    <w:szCs w:val="22"/>
                    <w:lang w:val="en-GB" w:eastAsia="zh-CN" w:bidi="ar-SA"/>
                  </w:rPr>
                </w:rPrChange>
              </w:rPr>
            </w:pPr>
          </w:p>
        </w:tc>
        <w:tc>
          <w:tcPr>
            <w:tcW w:w="3078" w:type="dxa"/>
            <w:tcMar>
              <w:top w:w="113" w:type="dxa"/>
              <w:bottom w:w="113" w:type="dxa"/>
            </w:tcMar>
          </w:tcPr>
          <w:p w14:paraId="181E2DAD">
            <w:pPr>
              <w:rPr>
                <w:rFonts w:ascii="Arial" w:hAnsi="Arial" w:cs="Arial"/>
                <w:sz w:val="20"/>
                <w:szCs w:val="20"/>
                <w:lang w:val="en-GB"/>
                <w:rPrChange w:id="1013" w:author="薛媛媛（Grace）" w:date="2025-11-18T13:55:33Z">
                  <w:rPr>
                    <w:sz w:val="20"/>
                    <w:szCs w:val="20"/>
                    <w:lang w:val="en-GB"/>
                  </w:rPr>
                </w:rPrChange>
              </w:rPr>
            </w:pPr>
          </w:p>
        </w:tc>
      </w:tr>
      <w:tr w14:paraId="567EE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76A3E41C">
            <w:pPr>
              <w:pStyle w:val="16"/>
              <w:spacing w:before="120" w:line="240" w:lineRule="auto"/>
              <w:ind w:left="172"/>
              <w:rPr>
                <w:rFonts w:ascii="Arial" w:hAnsi="Arial" w:eastAsia="Times New Roman" w:cs="Arial"/>
                <w:color w:val="000000"/>
                <w:sz w:val="20"/>
                <w:szCs w:val="20"/>
                <w:lang w:val="en-GB" w:eastAsia="de-CH"/>
                <w:rPrChange w:id="1014"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1015" w:author="薛媛媛（Grace）" w:date="2025-11-18T13:55:33Z">
                  <w:rPr>
                    <w:rFonts w:eastAsia="Times New Roman"/>
                    <w:color w:val="000000"/>
                    <w:sz w:val="20"/>
                    <w:szCs w:val="20"/>
                    <w:lang w:val="en-GB" w:eastAsia="de-CH"/>
                  </w:rPr>
                </w:rPrChange>
              </w:rPr>
              <w:t>(b)  identify and analyse the known and foreseeable hazards associated with each device;</w:t>
            </w:r>
          </w:p>
        </w:tc>
        <w:tc>
          <w:tcPr>
            <w:tcW w:w="1198" w:type="dxa"/>
            <w:shd w:val="clear" w:color="auto" w:fill="auto"/>
            <w:tcMar>
              <w:top w:w="113" w:type="dxa"/>
              <w:bottom w:w="113" w:type="dxa"/>
            </w:tcMar>
            <w:vAlign w:val="top"/>
          </w:tcPr>
          <w:p w14:paraId="7A15A20C">
            <w:pPr>
              <w:rPr>
                <w:ins w:id="1016" w:author="薛媛媛（Grace）" w:date="2025-11-13T17:41:10Z"/>
                <w:rFonts w:ascii="Arial" w:hAnsi="Arial" w:cs="Arial" w:eastAsiaTheme="minorHAnsi"/>
                <w:sz w:val="20"/>
                <w:szCs w:val="20"/>
                <w:lang w:val="en-GB" w:eastAsia="en-US" w:bidi="ar-SA"/>
                <w:rPrChange w:id="1017" w:author="薛媛媛（Grace）" w:date="2025-11-18T13:55:33Z">
                  <w:rPr>
                    <w:ins w:id="1018" w:author="薛媛媛（Grace）" w:date="2025-11-13T17:41:10Z"/>
                    <w:rFonts w:ascii="Arial" w:hAnsi="Arial" w:cs="Arial" w:eastAsiaTheme="minorHAnsi"/>
                    <w:sz w:val="20"/>
                    <w:szCs w:val="20"/>
                    <w:lang w:val="en-GB" w:eastAsia="en-US" w:bidi="ar-SA"/>
                  </w:rPr>
                </w:rPrChange>
              </w:rPr>
            </w:pPr>
            <w:ins w:id="1019" w:author="薛媛媛（Grace）" w:date="2025-11-13T17:41:10Z">
              <w:r>
                <w:rPr>
                  <w:rFonts w:ascii="Arial" w:hAnsi="Arial" w:cs="Arial"/>
                  <w:sz w:val="20"/>
                  <w:szCs w:val="20"/>
                  <w:lang w:val="en-GB"/>
                  <w:rPrChange w:id="1020" w:author="薛媛媛（Grace）" w:date="2025-11-18T13:55:33Z">
                    <w:rPr>
                      <w:sz w:val="20"/>
                      <w:szCs w:val="20"/>
                      <w:lang w:val="en-GB"/>
                    </w:rPr>
                  </w:rPrChange>
                </w:rPr>
                <w:t xml:space="preserve"> </w:t>
              </w:r>
            </w:ins>
            <w:ins w:id="1022" w:author="薛媛媛（Grace）" w:date="2025-11-13T17:41:10Z">
              <w:r>
                <w:rPr>
                  <w:rFonts w:hint="default" w:ascii="Arial" w:hAnsi="Arial" w:eastAsia="宋体" w:cs="Arial"/>
                  <w:sz w:val="20"/>
                  <w:szCs w:val="20"/>
                  <w:lang w:val="en-US" w:eastAsia="zh-CN"/>
                  <w:rPrChange w:id="1023" w:author="薛媛媛（Grace）" w:date="2025-11-18T13:55:33Z">
                    <w:rPr>
                      <w:rFonts w:hint="eastAsia" w:eastAsia="宋体"/>
                      <w:sz w:val="20"/>
                      <w:szCs w:val="20"/>
                      <w:lang w:val="en-US" w:eastAsia="zh-CN"/>
                    </w:rPr>
                  </w:rPrChange>
                </w:rPr>
                <w:t>Yes</w:t>
              </w:r>
            </w:ins>
          </w:p>
        </w:tc>
        <w:tc>
          <w:tcPr>
            <w:tcW w:w="3078" w:type="dxa"/>
            <w:shd w:val="clear" w:color="auto" w:fill="auto"/>
            <w:tcMar>
              <w:top w:w="113" w:type="dxa"/>
              <w:bottom w:w="113" w:type="dxa"/>
            </w:tcMar>
            <w:vAlign w:val="top"/>
          </w:tcPr>
          <w:p w14:paraId="586859BE">
            <w:pPr>
              <w:rPr>
                <w:ins w:id="1025" w:author="薛媛媛（Grace）" w:date="2025-11-13T17:41:10Z"/>
                <w:rFonts w:ascii="Arial" w:hAnsi="Arial" w:cs="Arial" w:eastAsiaTheme="minorHAnsi"/>
                <w:sz w:val="20"/>
                <w:szCs w:val="20"/>
                <w:lang w:val="en-GB" w:eastAsia="en-US" w:bidi="ar-SA"/>
                <w:rPrChange w:id="1026" w:author="薛媛媛（Grace）" w:date="2025-11-18T13:55:33Z">
                  <w:rPr>
                    <w:ins w:id="1027" w:author="薛媛媛（Grace）" w:date="2025-11-13T17:41:10Z"/>
                    <w:rFonts w:ascii="Arial" w:hAnsi="Arial" w:cs="Arial" w:eastAsiaTheme="minorHAnsi"/>
                    <w:sz w:val="20"/>
                    <w:szCs w:val="20"/>
                    <w:lang w:val="en-GB" w:eastAsia="en-US" w:bidi="ar-SA"/>
                  </w:rPr>
                </w:rPrChange>
              </w:rPr>
            </w:pPr>
            <w:ins w:id="1028" w:author="薛媛媛（Grace）" w:date="2025-11-13T17:41:10Z">
              <w:r>
                <w:rPr>
                  <w:rFonts w:hint="default" w:ascii="Arial" w:hAnsi="Arial" w:cs="Arial" w:eastAsiaTheme="minorHAnsi"/>
                  <w:sz w:val="20"/>
                  <w:szCs w:val="20"/>
                  <w:lang w:val="en-GB" w:eastAsia="zh-CN"/>
                  <w:rPrChange w:id="1029" w:author="薛媛媛（Grace）" w:date="2025-11-18T13:55:39Z">
                    <w:rPr>
                      <w:rFonts w:hint="eastAsia" w:ascii="Arial" w:hAnsi="Arial" w:cs="Arial" w:eastAsiaTheme="minorHAnsi"/>
                      <w:sz w:val="22"/>
                      <w:szCs w:val="22"/>
                      <w:lang w:val="en-GB" w:eastAsia="zh-CN"/>
                    </w:rPr>
                  </w:rPrChange>
                </w:rPr>
                <w:t>EN ISO 14971</w:t>
              </w:r>
            </w:ins>
          </w:p>
        </w:tc>
        <w:tc>
          <w:tcPr>
            <w:tcW w:w="3078" w:type="dxa"/>
            <w:shd w:val="clear" w:color="auto" w:fill="auto"/>
            <w:tcMar>
              <w:top w:w="113" w:type="dxa"/>
              <w:bottom w:w="113" w:type="dxa"/>
            </w:tcMar>
            <w:vAlign w:val="top"/>
          </w:tcPr>
          <w:p w14:paraId="0017E402">
            <w:pPr>
              <w:rPr>
                <w:ins w:id="1031" w:author="薛媛媛（Grace）" w:date="2025-11-13T17:41:10Z"/>
                <w:rFonts w:hint="default" w:ascii="Arial" w:hAnsi="Arial" w:cs="Arial"/>
                <w:sz w:val="20"/>
                <w:szCs w:val="20"/>
                <w:lang w:val="en-GB" w:eastAsia="zh-CN"/>
                <w:rPrChange w:id="1032" w:author="薛媛媛（Grace）" w:date="2025-11-18T13:55:39Z">
                  <w:rPr>
                    <w:ins w:id="1033" w:author="薛媛媛（Grace）" w:date="2025-11-13T17:41:10Z"/>
                    <w:rFonts w:hint="eastAsia"/>
                    <w:sz w:val="22"/>
                    <w:szCs w:val="22"/>
                    <w:lang w:val="en-GB" w:eastAsia="zh-CN"/>
                  </w:rPr>
                </w:rPrChange>
              </w:rPr>
            </w:pPr>
            <w:ins w:id="1034" w:author="薛媛媛（Grace）" w:date="2025-11-13T17:41:10Z">
              <w:r>
                <w:rPr>
                  <w:rFonts w:hint="default" w:ascii="Arial" w:hAnsi="Arial" w:cs="Arial"/>
                  <w:sz w:val="20"/>
                  <w:szCs w:val="20"/>
                  <w:lang w:val="en-GB" w:eastAsia="zh-CN"/>
                  <w:rPrChange w:id="1035" w:author="薛媛媛（Grace）" w:date="2025-11-18T13:55:39Z">
                    <w:rPr>
                      <w:rFonts w:hint="eastAsia"/>
                      <w:sz w:val="22"/>
                      <w:szCs w:val="22"/>
                      <w:lang w:val="en-GB" w:eastAsia="zh-CN"/>
                    </w:rPr>
                  </w:rPrChange>
                </w:rPr>
                <w:t>Risk Management Report</w:t>
              </w:r>
            </w:ins>
          </w:p>
          <w:p w14:paraId="191B1FE3">
            <w:pPr>
              <w:rPr>
                <w:ins w:id="1037" w:author="薛媛媛（Grace）" w:date="2025-11-13T17:41:10Z"/>
                <w:rFonts w:hint="default" w:ascii="Arial" w:hAnsi="Arial" w:cs="Arial" w:eastAsiaTheme="minorHAnsi"/>
                <w:sz w:val="20"/>
                <w:szCs w:val="20"/>
                <w:lang w:val="en-GB" w:eastAsia="zh-CN" w:bidi="ar-SA"/>
                <w:rPrChange w:id="1038" w:author="薛媛媛（Grace）" w:date="2025-11-18T13:55:39Z">
                  <w:rPr>
                    <w:ins w:id="1039" w:author="薛媛媛（Grace）" w:date="2025-11-13T17:41:10Z"/>
                    <w:rFonts w:hint="eastAsia" w:ascii="Arial" w:hAnsi="Arial" w:cs="Arial" w:eastAsiaTheme="minorHAnsi"/>
                    <w:sz w:val="22"/>
                    <w:szCs w:val="22"/>
                    <w:lang w:val="en-GB" w:eastAsia="zh-CN" w:bidi="ar-SA"/>
                  </w:rPr>
                </w:rPrChange>
              </w:rPr>
            </w:pPr>
          </w:p>
        </w:tc>
        <w:tc>
          <w:tcPr>
            <w:tcW w:w="3078" w:type="dxa"/>
            <w:tcMar>
              <w:top w:w="113" w:type="dxa"/>
              <w:bottom w:w="113" w:type="dxa"/>
            </w:tcMar>
          </w:tcPr>
          <w:p w14:paraId="778FA475">
            <w:pPr>
              <w:rPr>
                <w:rFonts w:ascii="Arial" w:hAnsi="Arial" w:cs="Arial"/>
                <w:sz w:val="20"/>
                <w:szCs w:val="20"/>
                <w:lang w:val="en-GB"/>
                <w:rPrChange w:id="1040" w:author="薛媛媛（Grace）" w:date="2025-11-18T13:55:33Z">
                  <w:rPr>
                    <w:sz w:val="20"/>
                    <w:szCs w:val="20"/>
                    <w:lang w:val="en-GB"/>
                  </w:rPr>
                </w:rPrChange>
              </w:rPr>
            </w:pPr>
          </w:p>
        </w:tc>
      </w:tr>
      <w:tr w14:paraId="1FB18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481D2EF0">
            <w:pPr>
              <w:pStyle w:val="16"/>
              <w:spacing w:before="120" w:line="240" w:lineRule="auto"/>
              <w:ind w:left="172"/>
              <w:rPr>
                <w:rFonts w:ascii="Arial" w:hAnsi="Arial" w:eastAsia="Times New Roman" w:cs="Arial"/>
                <w:color w:val="000000"/>
                <w:sz w:val="20"/>
                <w:szCs w:val="20"/>
                <w:lang w:val="en-GB" w:eastAsia="de-CH"/>
                <w:rPrChange w:id="1041"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1042" w:author="薛媛媛（Grace）" w:date="2025-11-18T13:55:33Z">
                  <w:rPr>
                    <w:rFonts w:eastAsia="Times New Roman"/>
                    <w:color w:val="000000"/>
                    <w:sz w:val="20"/>
                    <w:szCs w:val="20"/>
                    <w:lang w:val="en-GB" w:eastAsia="de-CH"/>
                  </w:rPr>
                </w:rPrChange>
              </w:rPr>
              <w:t>(c)  estimate and evaluate the risks associated with, and occurring during, the intended use and during reasonably foreseeable misuse;</w:t>
            </w:r>
          </w:p>
        </w:tc>
        <w:tc>
          <w:tcPr>
            <w:tcW w:w="1198" w:type="dxa"/>
            <w:shd w:val="clear" w:color="auto" w:fill="auto"/>
            <w:tcMar>
              <w:top w:w="113" w:type="dxa"/>
              <w:bottom w:w="113" w:type="dxa"/>
            </w:tcMar>
            <w:vAlign w:val="top"/>
          </w:tcPr>
          <w:p w14:paraId="3516A7F5">
            <w:pPr>
              <w:rPr>
                <w:ins w:id="1043" w:author="薛媛媛（Grace）" w:date="2025-11-13T17:41:25Z"/>
                <w:rFonts w:ascii="Arial" w:hAnsi="Arial" w:cs="Arial" w:eastAsiaTheme="minorHAnsi"/>
                <w:sz w:val="20"/>
                <w:szCs w:val="20"/>
                <w:lang w:val="en-GB" w:eastAsia="en-US" w:bidi="ar-SA"/>
                <w:rPrChange w:id="1044" w:author="薛媛媛（Grace）" w:date="2025-11-18T13:55:33Z">
                  <w:rPr>
                    <w:ins w:id="1045" w:author="薛媛媛（Grace）" w:date="2025-11-13T17:41:25Z"/>
                    <w:rFonts w:ascii="Arial" w:hAnsi="Arial" w:cs="Arial" w:eastAsiaTheme="minorHAnsi"/>
                    <w:sz w:val="20"/>
                    <w:szCs w:val="20"/>
                    <w:lang w:val="en-GB" w:eastAsia="en-US" w:bidi="ar-SA"/>
                  </w:rPr>
                </w:rPrChange>
              </w:rPr>
            </w:pPr>
            <w:ins w:id="1046" w:author="薛媛媛（Grace）" w:date="2025-11-13T17:41:25Z">
              <w:r>
                <w:rPr>
                  <w:rFonts w:ascii="Arial" w:hAnsi="Arial" w:cs="Arial"/>
                  <w:sz w:val="20"/>
                  <w:szCs w:val="20"/>
                  <w:lang w:val="en-GB"/>
                  <w:rPrChange w:id="1047" w:author="薛媛媛（Grace）" w:date="2025-11-18T13:55:33Z">
                    <w:rPr>
                      <w:sz w:val="20"/>
                      <w:szCs w:val="20"/>
                      <w:lang w:val="en-GB"/>
                    </w:rPr>
                  </w:rPrChange>
                </w:rPr>
                <w:t xml:space="preserve"> </w:t>
              </w:r>
            </w:ins>
            <w:ins w:id="1049" w:author="薛媛媛（Grace）" w:date="2025-11-13T17:41:25Z">
              <w:r>
                <w:rPr>
                  <w:rFonts w:hint="default" w:ascii="Arial" w:hAnsi="Arial" w:eastAsia="宋体" w:cs="Arial"/>
                  <w:sz w:val="20"/>
                  <w:szCs w:val="20"/>
                  <w:lang w:val="en-US" w:eastAsia="zh-CN"/>
                  <w:rPrChange w:id="1050" w:author="薛媛媛（Grace）" w:date="2025-11-18T13:55:33Z">
                    <w:rPr>
                      <w:rFonts w:hint="eastAsia" w:eastAsia="宋体"/>
                      <w:sz w:val="20"/>
                      <w:szCs w:val="20"/>
                      <w:lang w:val="en-US" w:eastAsia="zh-CN"/>
                    </w:rPr>
                  </w:rPrChange>
                </w:rPr>
                <w:t>Yes</w:t>
              </w:r>
            </w:ins>
          </w:p>
        </w:tc>
        <w:tc>
          <w:tcPr>
            <w:tcW w:w="3078" w:type="dxa"/>
            <w:shd w:val="clear" w:color="auto" w:fill="auto"/>
            <w:tcMar>
              <w:top w:w="113" w:type="dxa"/>
              <w:bottom w:w="113" w:type="dxa"/>
            </w:tcMar>
            <w:vAlign w:val="top"/>
          </w:tcPr>
          <w:p w14:paraId="213D2C7C">
            <w:pPr>
              <w:rPr>
                <w:ins w:id="1052" w:author="薛媛媛（Grace）" w:date="2025-11-13T17:41:25Z"/>
                <w:rFonts w:ascii="Arial" w:hAnsi="Arial" w:cs="Arial" w:eastAsiaTheme="minorHAnsi"/>
                <w:sz w:val="20"/>
                <w:szCs w:val="20"/>
                <w:lang w:val="en-GB" w:eastAsia="en-US" w:bidi="ar-SA"/>
                <w:rPrChange w:id="1053" w:author="薛媛媛（Grace）" w:date="2025-11-18T13:55:33Z">
                  <w:rPr>
                    <w:ins w:id="1054" w:author="薛媛媛（Grace）" w:date="2025-11-13T17:41:25Z"/>
                    <w:rFonts w:ascii="Arial" w:hAnsi="Arial" w:cs="Arial" w:eastAsiaTheme="minorHAnsi"/>
                    <w:sz w:val="20"/>
                    <w:szCs w:val="20"/>
                    <w:lang w:val="en-GB" w:eastAsia="en-US" w:bidi="ar-SA"/>
                  </w:rPr>
                </w:rPrChange>
              </w:rPr>
            </w:pPr>
            <w:ins w:id="1055" w:author="薛媛媛（Grace）" w:date="2025-11-13T17:41:25Z">
              <w:r>
                <w:rPr>
                  <w:rFonts w:hint="default" w:ascii="Arial" w:hAnsi="Arial" w:cs="Arial" w:eastAsiaTheme="minorHAnsi"/>
                  <w:sz w:val="20"/>
                  <w:szCs w:val="20"/>
                  <w:lang w:val="en-GB" w:eastAsia="zh-CN"/>
                  <w:rPrChange w:id="1056" w:author="薛媛媛（Grace）" w:date="2025-11-18T13:55:39Z">
                    <w:rPr>
                      <w:rFonts w:hint="eastAsia" w:ascii="Arial" w:hAnsi="Arial" w:cs="Arial" w:eastAsiaTheme="minorHAnsi"/>
                      <w:sz w:val="22"/>
                      <w:szCs w:val="22"/>
                      <w:lang w:val="en-GB" w:eastAsia="zh-CN"/>
                    </w:rPr>
                  </w:rPrChange>
                </w:rPr>
                <w:t>EN ISO 14971</w:t>
              </w:r>
            </w:ins>
          </w:p>
        </w:tc>
        <w:tc>
          <w:tcPr>
            <w:tcW w:w="3078" w:type="dxa"/>
            <w:shd w:val="clear" w:color="auto" w:fill="auto"/>
            <w:tcMar>
              <w:top w:w="113" w:type="dxa"/>
              <w:bottom w:w="113" w:type="dxa"/>
            </w:tcMar>
            <w:vAlign w:val="top"/>
          </w:tcPr>
          <w:p w14:paraId="5331DE48">
            <w:pPr>
              <w:rPr>
                <w:ins w:id="1058" w:author="薛媛媛（Grace）" w:date="2025-11-13T17:41:25Z"/>
                <w:rFonts w:hint="default" w:ascii="Arial" w:hAnsi="Arial" w:cs="Arial"/>
                <w:sz w:val="20"/>
                <w:szCs w:val="20"/>
                <w:lang w:val="en-GB" w:eastAsia="zh-CN"/>
                <w:rPrChange w:id="1059" w:author="薛媛媛（Grace）" w:date="2025-11-18T13:55:39Z">
                  <w:rPr>
                    <w:ins w:id="1060" w:author="薛媛媛（Grace）" w:date="2025-11-13T17:41:25Z"/>
                    <w:rFonts w:hint="eastAsia"/>
                    <w:sz w:val="22"/>
                    <w:szCs w:val="22"/>
                    <w:lang w:val="en-GB" w:eastAsia="zh-CN"/>
                  </w:rPr>
                </w:rPrChange>
              </w:rPr>
            </w:pPr>
            <w:ins w:id="1061" w:author="薛媛媛（Grace）" w:date="2025-11-13T17:41:25Z">
              <w:r>
                <w:rPr>
                  <w:rFonts w:hint="default" w:ascii="Arial" w:hAnsi="Arial" w:cs="Arial"/>
                  <w:sz w:val="20"/>
                  <w:szCs w:val="20"/>
                  <w:lang w:val="en-GB" w:eastAsia="zh-CN"/>
                  <w:rPrChange w:id="1062" w:author="薛媛媛（Grace）" w:date="2025-11-18T13:55:39Z">
                    <w:rPr>
                      <w:rFonts w:hint="eastAsia"/>
                      <w:sz w:val="22"/>
                      <w:szCs w:val="22"/>
                      <w:lang w:val="en-GB" w:eastAsia="zh-CN"/>
                    </w:rPr>
                  </w:rPrChange>
                </w:rPr>
                <w:t>Risk Management Report</w:t>
              </w:r>
            </w:ins>
          </w:p>
          <w:p w14:paraId="0A46ED83">
            <w:pPr>
              <w:rPr>
                <w:ins w:id="1064" w:author="薛媛媛（Grace）" w:date="2025-11-13T17:41:25Z"/>
                <w:rFonts w:hint="default" w:ascii="Arial" w:hAnsi="Arial" w:cs="Arial" w:eastAsiaTheme="minorHAnsi"/>
                <w:sz w:val="20"/>
                <w:szCs w:val="20"/>
                <w:lang w:val="en-GB" w:eastAsia="zh-CN" w:bidi="ar-SA"/>
                <w:rPrChange w:id="1065" w:author="薛媛媛（Grace）" w:date="2025-11-18T13:55:39Z">
                  <w:rPr>
                    <w:ins w:id="1066" w:author="薛媛媛（Grace）" w:date="2025-11-13T17:41:25Z"/>
                    <w:rFonts w:hint="eastAsia" w:ascii="Arial" w:hAnsi="Arial" w:cs="Arial" w:eastAsiaTheme="minorHAnsi"/>
                    <w:sz w:val="22"/>
                    <w:szCs w:val="22"/>
                    <w:lang w:val="en-GB" w:eastAsia="zh-CN" w:bidi="ar-SA"/>
                  </w:rPr>
                </w:rPrChange>
              </w:rPr>
            </w:pPr>
          </w:p>
        </w:tc>
        <w:tc>
          <w:tcPr>
            <w:tcW w:w="3078" w:type="dxa"/>
            <w:tcMar>
              <w:top w:w="113" w:type="dxa"/>
              <w:bottom w:w="113" w:type="dxa"/>
            </w:tcMar>
          </w:tcPr>
          <w:p w14:paraId="33D68154">
            <w:pPr>
              <w:rPr>
                <w:rFonts w:ascii="Arial" w:hAnsi="Arial" w:cs="Arial"/>
                <w:sz w:val="20"/>
                <w:szCs w:val="20"/>
                <w:lang w:val="en-GB"/>
                <w:rPrChange w:id="1067" w:author="薛媛媛（Grace）" w:date="2025-11-18T13:55:33Z">
                  <w:rPr>
                    <w:sz w:val="20"/>
                    <w:szCs w:val="20"/>
                    <w:lang w:val="en-GB"/>
                  </w:rPr>
                </w:rPrChange>
              </w:rPr>
            </w:pPr>
          </w:p>
        </w:tc>
      </w:tr>
      <w:tr w14:paraId="651CB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25B2C440">
            <w:pPr>
              <w:pStyle w:val="16"/>
              <w:spacing w:before="120" w:line="240" w:lineRule="auto"/>
              <w:ind w:left="172"/>
              <w:rPr>
                <w:rFonts w:ascii="Arial" w:hAnsi="Arial" w:eastAsia="Times New Roman" w:cs="Arial"/>
                <w:color w:val="000000"/>
                <w:sz w:val="20"/>
                <w:szCs w:val="20"/>
                <w:lang w:val="en-GB" w:eastAsia="de-CH"/>
                <w:rPrChange w:id="1068"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1069" w:author="薛媛媛（Grace）" w:date="2025-11-18T13:55:33Z">
                  <w:rPr>
                    <w:rFonts w:eastAsia="Times New Roman"/>
                    <w:color w:val="000000"/>
                    <w:sz w:val="20"/>
                    <w:szCs w:val="20"/>
                    <w:lang w:val="en-GB" w:eastAsia="de-CH"/>
                  </w:rPr>
                </w:rPrChange>
              </w:rPr>
              <w:t>(d)  eliminate or control the risks referred to in point (c) in accordance with the requirements of Section 4;</w:t>
            </w:r>
          </w:p>
        </w:tc>
        <w:tc>
          <w:tcPr>
            <w:tcW w:w="1198" w:type="dxa"/>
            <w:shd w:val="clear" w:color="auto" w:fill="auto"/>
            <w:tcMar>
              <w:top w:w="113" w:type="dxa"/>
              <w:bottom w:w="113" w:type="dxa"/>
            </w:tcMar>
            <w:vAlign w:val="top"/>
          </w:tcPr>
          <w:p w14:paraId="62C7D2FA">
            <w:pPr>
              <w:rPr>
                <w:ins w:id="1070" w:author="薛媛媛（Grace）" w:date="2025-11-13T17:41:35Z"/>
                <w:rFonts w:ascii="Arial" w:hAnsi="Arial" w:cs="Arial" w:eastAsiaTheme="minorHAnsi"/>
                <w:sz w:val="20"/>
                <w:szCs w:val="20"/>
                <w:lang w:val="en-GB" w:eastAsia="en-US" w:bidi="ar-SA"/>
                <w:rPrChange w:id="1071" w:author="薛媛媛（Grace）" w:date="2025-11-18T13:55:33Z">
                  <w:rPr>
                    <w:ins w:id="1072" w:author="薛媛媛（Grace）" w:date="2025-11-13T17:41:35Z"/>
                    <w:rFonts w:ascii="Arial" w:hAnsi="Arial" w:cs="Arial" w:eastAsiaTheme="minorHAnsi"/>
                    <w:sz w:val="20"/>
                    <w:szCs w:val="20"/>
                    <w:lang w:val="en-GB" w:eastAsia="en-US" w:bidi="ar-SA"/>
                  </w:rPr>
                </w:rPrChange>
              </w:rPr>
            </w:pPr>
            <w:ins w:id="1073" w:author="薛媛媛（Grace）" w:date="2025-11-13T17:41:35Z">
              <w:r>
                <w:rPr>
                  <w:rFonts w:ascii="Arial" w:hAnsi="Arial" w:cs="Arial"/>
                  <w:sz w:val="20"/>
                  <w:szCs w:val="20"/>
                  <w:lang w:val="en-GB"/>
                  <w:rPrChange w:id="1074" w:author="薛媛媛（Grace）" w:date="2025-11-18T13:55:33Z">
                    <w:rPr>
                      <w:sz w:val="20"/>
                      <w:szCs w:val="20"/>
                      <w:lang w:val="en-GB"/>
                    </w:rPr>
                  </w:rPrChange>
                </w:rPr>
                <w:t xml:space="preserve"> </w:t>
              </w:r>
            </w:ins>
            <w:ins w:id="1076" w:author="薛媛媛（Grace）" w:date="2025-11-13T17:41:35Z">
              <w:r>
                <w:rPr>
                  <w:rFonts w:hint="default" w:ascii="Arial" w:hAnsi="Arial" w:eastAsia="宋体" w:cs="Arial"/>
                  <w:sz w:val="20"/>
                  <w:szCs w:val="20"/>
                  <w:lang w:val="en-US" w:eastAsia="zh-CN"/>
                  <w:rPrChange w:id="1077" w:author="薛媛媛（Grace）" w:date="2025-11-18T13:55:33Z">
                    <w:rPr>
                      <w:rFonts w:hint="eastAsia" w:eastAsia="宋体"/>
                      <w:sz w:val="20"/>
                      <w:szCs w:val="20"/>
                      <w:lang w:val="en-US" w:eastAsia="zh-CN"/>
                    </w:rPr>
                  </w:rPrChange>
                </w:rPr>
                <w:t>Yes</w:t>
              </w:r>
            </w:ins>
          </w:p>
        </w:tc>
        <w:tc>
          <w:tcPr>
            <w:tcW w:w="3078" w:type="dxa"/>
            <w:shd w:val="clear" w:color="auto" w:fill="auto"/>
            <w:tcMar>
              <w:top w:w="113" w:type="dxa"/>
              <w:bottom w:w="113" w:type="dxa"/>
            </w:tcMar>
            <w:vAlign w:val="top"/>
          </w:tcPr>
          <w:p w14:paraId="79829485">
            <w:pPr>
              <w:rPr>
                <w:ins w:id="1079" w:author="薛媛媛（Grace）" w:date="2025-11-13T17:41:35Z"/>
                <w:rFonts w:ascii="Arial" w:hAnsi="Arial" w:cs="Arial" w:eastAsiaTheme="minorHAnsi"/>
                <w:sz w:val="20"/>
                <w:szCs w:val="20"/>
                <w:lang w:val="en-GB" w:eastAsia="en-US" w:bidi="ar-SA"/>
                <w:rPrChange w:id="1080" w:author="薛媛媛（Grace）" w:date="2025-11-18T13:55:33Z">
                  <w:rPr>
                    <w:ins w:id="1081" w:author="薛媛媛（Grace）" w:date="2025-11-13T17:41:35Z"/>
                    <w:rFonts w:ascii="Arial" w:hAnsi="Arial" w:cs="Arial" w:eastAsiaTheme="minorHAnsi"/>
                    <w:sz w:val="20"/>
                    <w:szCs w:val="20"/>
                    <w:lang w:val="en-GB" w:eastAsia="en-US" w:bidi="ar-SA"/>
                  </w:rPr>
                </w:rPrChange>
              </w:rPr>
            </w:pPr>
            <w:ins w:id="1082" w:author="薛媛媛（Grace）" w:date="2025-11-13T17:41:35Z">
              <w:r>
                <w:rPr>
                  <w:rFonts w:hint="default" w:ascii="Arial" w:hAnsi="Arial" w:cs="Arial" w:eastAsiaTheme="minorHAnsi"/>
                  <w:sz w:val="20"/>
                  <w:szCs w:val="20"/>
                  <w:lang w:val="en-GB" w:eastAsia="zh-CN"/>
                  <w:rPrChange w:id="1083" w:author="薛媛媛（Grace）" w:date="2025-11-18T13:55:39Z">
                    <w:rPr>
                      <w:rFonts w:hint="eastAsia" w:ascii="Arial" w:hAnsi="Arial" w:cs="Arial" w:eastAsiaTheme="minorHAnsi"/>
                      <w:sz w:val="22"/>
                      <w:szCs w:val="22"/>
                      <w:lang w:val="en-GB" w:eastAsia="zh-CN"/>
                    </w:rPr>
                  </w:rPrChange>
                </w:rPr>
                <w:t>EN ISO 14971</w:t>
              </w:r>
            </w:ins>
          </w:p>
        </w:tc>
        <w:tc>
          <w:tcPr>
            <w:tcW w:w="3078" w:type="dxa"/>
            <w:shd w:val="clear" w:color="auto" w:fill="auto"/>
            <w:tcMar>
              <w:top w:w="113" w:type="dxa"/>
              <w:bottom w:w="113" w:type="dxa"/>
            </w:tcMar>
            <w:vAlign w:val="top"/>
          </w:tcPr>
          <w:p w14:paraId="6D44B152">
            <w:pPr>
              <w:rPr>
                <w:ins w:id="1085" w:author="薛媛媛（Grace）" w:date="2025-11-13T17:41:35Z"/>
                <w:rFonts w:hint="default" w:ascii="Arial" w:hAnsi="Arial" w:cs="Arial"/>
                <w:sz w:val="20"/>
                <w:szCs w:val="20"/>
                <w:lang w:val="en-GB" w:eastAsia="zh-CN"/>
                <w:rPrChange w:id="1086" w:author="薛媛媛（Grace）" w:date="2025-11-18T13:55:39Z">
                  <w:rPr>
                    <w:ins w:id="1087" w:author="薛媛媛（Grace）" w:date="2025-11-13T17:41:35Z"/>
                    <w:rFonts w:hint="eastAsia"/>
                    <w:sz w:val="22"/>
                    <w:szCs w:val="22"/>
                    <w:lang w:val="en-GB" w:eastAsia="zh-CN"/>
                  </w:rPr>
                </w:rPrChange>
              </w:rPr>
            </w:pPr>
            <w:ins w:id="1088" w:author="薛媛媛（Grace）" w:date="2025-11-13T17:41:35Z">
              <w:r>
                <w:rPr>
                  <w:rFonts w:hint="default" w:ascii="Arial" w:hAnsi="Arial" w:cs="Arial"/>
                  <w:sz w:val="20"/>
                  <w:szCs w:val="20"/>
                  <w:lang w:val="en-GB" w:eastAsia="zh-CN"/>
                  <w:rPrChange w:id="1089" w:author="薛媛媛（Grace）" w:date="2025-11-18T13:55:39Z">
                    <w:rPr>
                      <w:rFonts w:hint="eastAsia"/>
                      <w:sz w:val="22"/>
                      <w:szCs w:val="22"/>
                      <w:lang w:val="en-GB" w:eastAsia="zh-CN"/>
                    </w:rPr>
                  </w:rPrChange>
                </w:rPr>
                <w:t>Risk Management Report</w:t>
              </w:r>
            </w:ins>
          </w:p>
          <w:p w14:paraId="18ED610E">
            <w:pPr>
              <w:rPr>
                <w:ins w:id="1091" w:author="薛媛媛（Grace）" w:date="2025-11-13T17:41:35Z"/>
                <w:rFonts w:hint="default" w:ascii="Arial" w:hAnsi="Arial" w:cs="Arial" w:eastAsiaTheme="minorHAnsi"/>
                <w:sz w:val="20"/>
                <w:szCs w:val="20"/>
                <w:lang w:val="en-GB" w:eastAsia="zh-CN" w:bidi="ar-SA"/>
                <w:rPrChange w:id="1092" w:author="薛媛媛（Grace）" w:date="2025-11-18T13:55:39Z">
                  <w:rPr>
                    <w:ins w:id="1093" w:author="薛媛媛（Grace）" w:date="2025-11-13T17:41:35Z"/>
                    <w:rFonts w:hint="eastAsia" w:ascii="Arial" w:hAnsi="Arial" w:cs="Arial" w:eastAsiaTheme="minorHAnsi"/>
                    <w:sz w:val="22"/>
                    <w:szCs w:val="22"/>
                    <w:lang w:val="en-GB" w:eastAsia="zh-CN" w:bidi="ar-SA"/>
                  </w:rPr>
                </w:rPrChange>
              </w:rPr>
            </w:pPr>
          </w:p>
        </w:tc>
        <w:tc>
          <w:tcPr>
            <w:tcW w:w="3078" w:type="dxa"/>
            <w:tcMar>
              <w:top w:w="113" w:type="dxa"/>
              <w:bottom w:w="113" w:type="dxa"/>
            </w:tcMar>
          </w:tcPr>
          <w:p w14:paraId="09CAA830">
            <w:pPr>
              <w:rPr>
                <w:rFonts w:ascii="Arial" w:hAnsi="Arial" w:cs="Arial"/>
                <w:sz w:val="20"/>
                <w:szCs w:val="20"/>
                <w:lang w:val="en-GB"/>
                <w:rPrChange w:id="1094" w:author="薛媛媛（Grace）" w:date="2025-11-18T13:55:33Z">
                  <w:rPr>
                    <w:sz w:val="20"/>
                    <w:szCs w:val="20"/>
                    <w:lang w:val="en-GB"/>
                  </w:rPr>
                </w:rPrChange>
              </w:rPr>
            </w:pPr>
          </w:p>
        </w:tc>
      </w:tr>
      <w:tr w14:paraId="3D074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57690560">
            <w:pPr>
              <w:pStyle w:val="16"/>
              <w:spacing w:before="120" w:line="240" w:lineRule="auto"/>
              <w:ind w:left="172"/>
              <w:rPr>
                <w:rFonts w:ascii="Arial" w:hAnsi="Arial" w:eastAsia="Times New Roman" w:cs="Arial"/>
                <w:color w:val="000000"/>
                <w:sz w:val="20"/>
                <w:szCs w:val="20"/>
                <w:lang w:val="en-GB" w:eastAsia="de-CH"/>
                <w:rPrChange w:id="1095"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1096" w:author="薛媛媛（Grace）" w:date="2025-11-18T13:55:33Z">
                  <w:rPr>
                    <w:rFonts w:eastAsia="Times New Roman"/>
                    <w:color w:val="000000"/>
                    <w:sz w:val="20"/>
                    <w:szCs w:val="20"/>
                    <w:lang w:val="en-GB" w:eastAsia="de-CH"/>
                  </w:rPr>
                </w:rPrChange>
              </w:rPr>
              <w:t>(e)  evaluate the impact of information from the production phase and, in particular, from the post-market surveillance system, on hazards and the frequency of occurrence thereof, on estimates of their associated risks, as well as on the overall risk, benefit-risk ratio and risk acceptability; and</w:t>
            </w:r>
          </w:p>
        </w:tc>
        <w:tc>
          <w:tcPr>
            <w:tcW w:w="1198" w:type="dxa"/>
            <w:shd w:val="clear" w:color="auto" w:fill="auto"/>
            <w:tcMar>
              <w:top w:w="113" w:type="dxa"/>
              <w:bottom w:w="113" w:type="dxa"/>
            </w:tcMar>
            <w:vAlign w:val="top"/>
          </w:tcPr>
          <w:p w14:paraId="7E4C33D2">
            <w:pPr>
              <w:rPr>
                <w:ins w:id="1097" w:author="薛媛媛（Grace）" w:date="2025-11-13T17:44:10Z"/>
                <w:rFonts w:ascii="Arial" w:hAnsi="Arial" w:cs="Arial" w:eastAsiaTheme="minorHAnsi"/>
                <w:sz w:val="20"/>
                <w:szCs w:val="20"/>
                <w:lang w:val="en-GB" w:eastAsia="en-US" w:bidi="ar-SA"/>
                <w:rPrChange w:id="1098" w:author="薛媛媛（Grace）" w:date="2025-11-18T13:55:33Z">
                  <w:rPr>
                    <w:ins w:id="1099" w:author="薛媛媛（Grace）" w:date="2025-11-13T17:44:10Z"/>
                    <w:rFonts w:ascii="Arial" w:hAnsi="Arial" w:cs="Arial" w:eastAsiaTheme="minorHAnsi"/>
                    <w:sz w:val="20"/>
                    <w:szCs w:val="20"/>
                    <w:lang w:val="en-GB" w:eastAsia="en-US" w:bidi="ar-SA"/>
                  </w:rPr>
                </w:rPrChange>
              </w:rPr>
            </w:pPr>
            <w:ins w:id="1100" w:author="薛媛媛（Grace）" w:date="2025-11-13T17:44:10Z">
              <w:r>
                <w:rPr>
                  <w:rFonts w:ascii="Arial" w:hAnsi="Arial" w:cs="Arial"/>
                  <w:sz w:val="20"/>
                  <w:szCs w:val="20"/>
                  <w:lang w:val="en-GB"/>
                  <w:rPrChange w:id="1101" w:author="薛媛媛（Grace）" w:date="2025-11-18T13:55:33Z">
                    <w:rPr>
                      <w:sz w:val="20"/>
                      <w:szCs w:val="20"/>
                      <w:lang w:val="en-GB"/>
                    </w:rPr>
                  </w:rPrChange>
                </w:rPr>
                <w:t xml:space="preserve"> </w:t>
              </w:r>
            </w:ins>
            <w:ins w:id="1103" w:author="薛媛媛（Grace）" w:date="2025-11-13T17:44:10Z">
              <w:r>
                <w:rPr>
                  <w:rFonts w:hint="default" w:ascii="Arial" w:hAnsi="Arial" w:eastAsia="宋体" w:cs="Arial"/>
                  <w:sz w:val="20"/>
                  <w:szCs w:val="20"/>
                  <w:lang w:val="en-US" w:eastAsia="zh-CN"/>
                  <w:rPrChange w:id="1104" w:author="薛媛媛（Grace）" w:date="2025-11-18T13:55:33Z">
                    <w:rPr>
                      <w:rFonts w:hint="eastAsia" w:eastAsia="宋体"/>
                      <w:sz w:val="20"/>
                      <w:szCs w:val="20"/>
                      <w:lang w:val="en-US" w:eastAsia="zh-CN"/>
                    </w:rPr>
                  </w:rPrChange>
                </w:rPr>
                <w:t>Yes</w:t>
              </w:r>
            </w:ins>
          </w:p>
        </w:tc>
        <w:tc>
          <w:tcPr>
            <w:tcW w:w="3078" w:type="dxa"/>
            <w:shd w:val="clear" w:color="auto" w:fill="auto"/>
            <w:tcMar>
              <w:top w:w="113" w:type="dxa"/>
              <w:bottom w:w="113" w:type="dxa"/>
            </w:tcMar>
            <w:vAlign w:val="top"/>
          </w:tcPr>
          <w:p w14:paraId="13CA9D5F">
            <w:pPr>
              <w:rPr>
                <w:ins w:id="1106" w:author="薛媛媛（Grace）" w:date="2025-11-13T17:44:10Z"/>
                <w:rFonts w:ascii="Arial" w:hAnsi="Arial" w:cs="Arial" w:eastAsiaTheme="minorHAnsi"/>
                <w:sz w:val="20"/>
                <w:szCs w:val="20"/>
                <w:lang w:val="en-GB" w:eastAsia="en-US" w:bidi="ar-SA"/>
                <w:rPrChange w:id="1107" w:author="薛媛媛（Grace）" w:date="2025-11-18T13:55:33Z">
                  <w:rPr>
                    <w:ins w:id="1108" w:author="薛媛媛（Grace）" w:date="2025-11-13T17:44:10Z"/>
                    <w:rFonts w:ascii="Arial" w:hAnsi="Arial" w:cs="Arial" w:eastAsiaTheme="minorHAnsi"/>
                    <w:sz w:val="20"/>
                    <w:szCs w:val="20"/>
                    <w:lang w:val="en-GB" w:eastAsia="en-US" w:bidi="ar-SA"/>
                  </w:rPr>
                </w:rPrChange>
              </w:rPr>
            </w:pPr>
            <w:ins w:id="1109" w:author="薛媛媛（Grace）" w:date="2025-11-13T17:44:10Z">
              <w:r>
                <w:rPr>
                  <w:rFonts w:hint="default" w:ascii="Arial" w:hAnsi="Arial" w:cs="Arial" w:eastAsiaTheme="minorHAnsi"/>
                  <w:sz w:val="20"/>
                  <w:szCs w:val="20"/>
                  <w:lang w:val="en-GB" w:eastAsia="zh-CN"/>
                  <w:rPrChange w:id="1110" w:author="薛媛媛（Grace）" w:date="2025-11-18T13:55:39Z">
                    <w:rPr>
                      <w:rFonts w:hint="eastAsia" w:ascii="Arial" w:hAnsi="Arial" w:cs="Arial" w:eastAsiaTheme="minorHAnsi"/>
                      <w:sz w:val="22"/>
                      <w:szCs w:val="22"/>
                      <w:lang w:val="en-GB" w:eastAsia="zh-CN"/>
                    </w:rPr>
                  </w:rPrChange>
                </w:rPr>
                <w:t>EN ISO 14971</w:t>
              </w:r>
            </w:ins>
          </w:p>
        </w:tc>
        <w:tc>
          <w:tcPr>
            <w:tcW w:w="3078" w:type="dxa"/>
            <w:shd w:val="clear" w:color="auto" w:fill="auto"/>
            <w:tcMar>
              <w:top w:w="113" w:type="dxa"/>
              <w:bottom w:w="113" w:type="dxa"/>
            </w:tcMar>
            <w:vAlign w:val="top"/>
          </w:tcPr>
          <w:p w14:paraId="452D4DD8">
            <w:pPr>
              <w:rPr>
                <w:ins w:id="1112" w:author="薛媛媛（Grace）" w:date="2025-11-13T17:44:10Z"/>
                <w:rFonts w:hint="default" w:ascii="Arial" w:hAnsi="Arial" w:cs="Arial"/>
                <w:sz w:val="20"/>
                <w:szCs w:val="20"/>
                <w:lang w:val="en-GB" w:eastAsia="zh-CN"/>
                <w:rPrChange w:id="1113" w:author="薛媛媛（Grace）" w:date="2025-11-18T13:55:39Z">
                  <w:rPr>
                    <w:ins w:id="1114" w:author="薛媛媛（Grace）" w:date="2025-11-13T17:44:10Z"/>
                    <w:rFonts w:hint="eastAsia"/>
                    <w:sz w:val="22"/>
                    <w:szCs w:val="22"/>
                    <w:lang w:val="en-GB" w:eastAsia="zh-CN"/>
                  </w:rPr>
                </w:rPrChange>
              </w:rPr>
            </w:pPr>
            <w:ins w:id="1115" w:author="薛媛媛（Grace）" w:date="2025-11-13T17:44:10Z">
              <w:r>
                <w:rPr>
                  <w:rFonts w:hint="default" w:ascii="Arial" w:hAnsi="Arial" w:cs="Arial"/>
                  <w:sz w:val="20"/>
                  <w:szCs w:val="20"/>
                  <w:lang w:val="en-GB" w:eastAsia="zh-CN"/>
                  <w:rPrChange w:id="1116" w:author="薛媛媛（Grace）" w:date="2025-11-18T13:55:39Z">
                    <w:rPr>
                      <w:rFonts w:hint="eastAsia"/>
                      <w:sz w:val="22"/>
                      <w:szCs w:val="22"/>
                      <w:lang w:val="en-GB" w:eastAsia="zh-CN"/>
                    </w:rPr>
                  </w:rPrChange>
                </w:rPr>
                <w:t>Risk Management Report</w:t>
              </w:r>
            </w:ins>
          </w:p>
          <w:p w14:paraId="7DFD2E62">
            <w:pPr>
              <w:rPr>
                <w:ins w:id="1118" w:author="薛媛媛（Grace）" w:date="2025-11-13T17:44:10Z"/>
                <w:rFonts w:hint="default" w:ascii="Arial" w:hAnsi="Arial" w:cs="Arial" w:eastAsiaTheme="minorHAnsi"/>
                <w:sz w:val="20"/>
                <w:szCs w:val="20"/>
                <w:lang w:val="en-GB" w:eastAsia="zh-CN" w:bidi="ar-SA"/>
                <w:rPrChange w:id="1119" w:author="薛媛媛（Grace）" w:date="2025-11-18T13:55:39Z">
                  <w:rPr>
                    <w:ins w:id="1120" w:author="薛媛媛（Grace）" w:date="2025-11-13T17:44:10Z"/>
                    <w:rFonts w:hint="eastAsia" w:ascii="Arial" w:hAnsi="Arial" w:cs="Arial" w:eastAsiaTheme="minorHAnsi"/>
                    <w:sz w:val="22"/>
                    <w:szCs w:val="22"/>
                    <w:lang w:val="en-GB" w:eastAsia="zh-CN" w:bidi="ar-SA"/>
                  </w:rPr>
                </w:rPrChange>
              </w:rPr>
            </w:pPr>
          </w:p>
        </w:tc>
        <w:tc>
          <w:tcPr>
            <w:tcW w:w="3078" w:type="dxa"/>
            <w:tcMar>
              <w:top w:w="113" w:type="dxa"/>
              <w:bottom w:w="113" w:type="dxa"/>
            </w:tcMar>
          </w:tcPr>
          <w:p w14:paraId="2A177103">
            <w:pPr>
              <w:rPr>
                <w:rFonts w:ascii="Arial" w:hAnsi="Arial" w:cs="Arial"/>
                <w:sz w:val="20"/>
                <w:szCs w:val="20"/>
                <w:lang w:val="en-GB"/>
                <w:rPrChange w:id="1121" w:author="薛媛媛（Grace）" w:date="2025-11-18T13:55:33Z">
                  <w:rPr>
                    <w:sz w:val="20"/>
                    <w:szCs w:val="20"/>
                    <w:lang w:val="en-GB"/>
                  </w:rPr>
                </w:rPrChange>
              </w:rPr>
            </w:pPr>
          </w:p>
        </w:tc>
      </w:tr>
      <w:tr w14:paraId="6E5C9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10A53B1D">
            <w:pPr>
              <w:tabs>
                <w:tab w:val="left" w:pos="563"/>
              </w:tabs>
              <w:spacing w:before="120" w:line="240" w:lineRule="auto"/>
              <w:ind w:left="172"/>
              <w:rPr>
                <w:rFonts w:ascii="Arial" w:hAnsi="Arial" w:eastAsia="Times New Roman" w:cs="Arial"/>
                <w:color w:val="000000"/>
                <w:sz w:val="20"/>
                <w:szCs w:val="20"/>
                <w:lang w:val="en-GB" w:eastAsia="de-CH"/>
                <w:rPrChange w:id="1122"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1123" w:author="薛媛媛（Grace）" w:date="2025-11-18T13:55:33Z">
                  <w:rPr>
                    <w:rFonts w:eastAsia="Times New Roman"/>
                    <w:color w:val="000000"/>
                    <w:sz w:val="20"/>
                    <w:szCs w:val="20"/>
                    <w:lang w:val="en-GB" w:eastAsia="de-CH"/>
                  </w:rPr>
                </w:rPrChange>
              </w:rPr>
              <w:t>(f)  based on the evaluation of the impact of the information referred to in point (e), if necessary amend control measures in line with the requirements of Section 4.</w:t>
            </w:r>
          </w:p>
        </w:tc>
        <w:tc>
          <w:tcPr>
            <w:tcW w:w="1198" w:type="dxa"/>
            <w:shd w:val="clear" w:color="auto" w:fill="auto"/>
            <w:tcMar>
              <w:top w:w="113" w:type="dxa"/>
              <w:bottom w:w="113" w:type="dxa"/>
            </w:tcMar>
            <w:vAlign w:val="top"/>
          </w:tcPr>
          <w:p w14:paraId="4A86321F">
            <w:pPr>
              <w:rPr>
                <w:ins w:id="1124" w:author="薛媛媛（Grace）" w:date="2025-11-13T17:44:12Z"/>
                <w:rFonts w:ascii="Arial" w:hAnsi="Arial" w:cs="Arial" w:eastAsiaTheme="minorHAnsi"/>
                <w:sz w:val="20"/>
                <w:szCs w:val="20"/>
                <w:lang w:val="en-GB" w:eastAsia="en-US" w:bidi="ar-SA"/>
                <w:rPrChange w:id="1125" w:author="薛媛媛（Grace）" w:date="2025-11-18T13:55:33Z">
                  <w:rPr>
                    <w:ins w:id="1126" w:author="薛媛媛（Grace）" w:date="2025-11-13T17:44:12Z"/>
                    <w:rFonts w:ascii="Arial" w:hAnsi="Arial" w:cs="Arial" w:eastAsiaTheme="minorHAnsi"/>
                    <w:sz w:val="20"/>
                    <w:szCs w:val="20"/>
                    <w:lang w:val="en-GB" w:eastAsia="en-US" w:bidi="ar-SA"/>
                  </w:rPr>
                </w:rPrChange>
              </w:rPr>
            </w:pPr>
            <w:ins w:id="1127" w:author="薛媛媛（Grace）" w:date="2025-11-13T17:44:13Z">
              <w:r>
                <w:rPr>
                  <w:rFonts w:ascii="Arial" w:hAnsi="Arial" w:cs="Arial"/>
                  <w:sz w:val="20"/>
                  <w:szCs w:val="20"/>
                  <w:lang w:val="en-GB"/>
                  <w:rPrChange w:id="1128" w:author="薛媛媛（Grace）" w:date="2025-11-18T13:55:33Z">
                    <w:rPr>
                      <w:sz w:val="20"/>
                      <w:szCs w:val="20"/>
                      <w:lang w:val="en-GB"/>
                    </w:rPr>
                  </w:rPrChange>
                </w:rPr>
                <w:t xml:space="preserve"> </w:t>
              </w:r>
            </w:ins>
            <w:ins w:id="1130" w:author="薛媛媛（Grace）" w:date="2025-11-13T17:44:13Z">
              <w:r>
                <w:rPr>
                  <w:rFonts w:hint="default" w:ascii="Arial" w:hAnsi="Arial" w:eastAsia="宋体" w:cs="Arial"/>
                  <w:sz w:val="20"/>
                  <w:szCs w:val="20"/>
                  <w:lang w:val="en-US" w:eastAsia="zh-CN"/>
                  <w:rPrChange w:id="1131" w:author="薛媛媛（Grace）" w:date="2025-11-18T13:55:33Z">
                    <w:rPr>
                      <w:rFonts w:hint="eastAsia" w:eastAsia="宋体"/>
                      <w:sz w:val="20"/>
                      <w:szCs w:val="20"/>
                      <w:lang w:val="en-US" w:eastAsia="zh-CN"/>
                    </w:rPr>
                  </w:rPrChange>
                </w:rPr>
                <w:t>Yes</w:t>
              </w:r>
            </w:ins>
          </w:p>
        </w:tc>
        <w:tc>
          <w:tcPr>
            <w:tcW w:w="3078" w:type="dxa"/>
            <w:shd w:val="clear" w:color="auto" w:fill="auto"/>
            <w:tcMar>
              <w:top w:w="113" w:type="dxa"/>
              <w:bottom w:w="113" w:type="dxa"/>
            </w:tcMar>
            <w:vAlign w:val="top"/>
          </w:tcPr>
          <w:p w14:paraId="72312276">
            <w:pPr>
              <w:rPr>
                <w:ins w:id="1133" w:author="薛媛媛（Grace）" w:date="2025-11-13T17:44:12Z"/>
                <w:rFonts w:ascii="Arial" w:hAnsi="Arial" w:cs="Arial" w:eastAsiaTheme="minorHAnsi"/>
                <w:sz w:val="20"/>
                <w:szCs w:val="20"/>
                <w:lang w:val="en-GB" w:eastAsia="en-US" w:bidi="ar-SA"/>
                <w:rPrChange w:id="1134" w:author="薛媛媛（Grace）" w:date="2025-11-18T13:55:33Z">
                  <w:rPr>
                    <w:ins w:id="1135" w:author="薛媛媛（Grace）" w:date="2025-11-13T17:44:12Z"/>
                    <w:rFonts w:ascii="Arial" w:hAnsi="Arial" w:cs="Arial" w:eastAsiaTheme="minorHAnsi"/>
                    <w:sz w:val="20"/>
                    <w:szCs w:val="20"/>
                    <w:lang w:val="en-GB" w:eastAsia="en-US" w:bidi="ar-SA"/>
                  </w:rPr>
                </w:rPrChange>
              </w:rPr>
            </w:pPr>
            <w:ins w:id="1136" w:author="薛媛媛（Grace）" w:date="2025-11-13T17:44:13Z">
              <w:r>
                <w:rPr>
                  <w:rFonts w:hint="default" w:ascii="Arial" w:hAnsi="Arial" w:cs="Arial" w:eastAsiaTheme="minorHAnsi"/>
                  <w:sz w:val="20"/>
                  <w:szCs w:val="20"/>
                  <w:lang w:val="en-GB" w:eastAsia="zh-CN"/>
                  <w:rPrChange w:id="1137" w:author="薛媛媛（Grace）" w:date="2025-11-18T13:55:39Z">
                    <w:rPr>
                      <w:rFonts w:hint="eastAsia" w:ascii="Arial" w:hAnsi="Arial" w:cs="Arial" w:eastAsiaTheme="minorHAnsi"/>
                      <w:sz w:val="22"/>
                      <w:szCs w:val="22"/>
                      <w:lang w:val="en-GB" w:eastAsia="zh-CN"/>
                    </w:rPr>
                  </w:rPrChange>
                </w:rPr>
                <w:t>EN ISO 14971</w:t>
              </w:r>
            </w:ins>
          </w:p>
        </w:tc>
        <w:tc>
          <w:tcPr>
            <w:tcW w:w="3078" w:type="dxa"/>
            <w:shd w:val="clear" w:color="auto" w:fill="auto"/>
            <w:tcMar>
              <w:top w:w="113" w:type="dxa"/>
              <w:bottom w:w="113" w:type="dxa"/>
            </w:tcMar>
            <w:vAlign w:val="top"/>
          </w:tcPr>
          <w:p w14:paraId="7C43CC66">
            <w:pPr>
              <w:rPr>
                <w:ins w:id="1139" w:author="薛媛媛（Grace）" w:date="2025-11-13T17:44:13Z"/>
                <w:rFonts w:hint="default" w:ascii="Arial" w:hAnsi="Arial" w:cs="Arial"/>
                <w:sz w:val="20"/>
                <w:szCs w:val="20"/>
                <w:lang w:val="en-GB" w:eastAsia="zh-CN"/>
                <w:rPrChange w:id="1140" w:author="薛媛媛（Grace）" w:date="2025-11-18T13:55:39Z">
                  <w:rPr>
                    <w:ins w:id="1141" w:author="薛媛媛（Grace）" w:date="2025-11-13T17:44:13Z"/>
                    <w:rFonts w:hint="eastAsia"/>
                    <w:sz w:val="22"/>
                    <w:szCs w:val="22"/>
                    <w:lang w:val="en-GB" w:eastAsia="zh-CN"/>
                  </w:rPr>
                </w:rPrChange>
              </w:rPr>
            </w:pPr>
            <w:ins w:id="1142" w:author="薛媛媛（Grace）" w:date="2025-11-13T17:44:13Z">
              <w:r>
                <w:rPr>
                  <w:rFonts w:hint="default" w:ascii="Arial" w:hAnsi="Arial" w:cs="Arial"/>
                  <w:sz w:val="20"/>
                  <w:szCs w:val="20"/>
                  <w:lang w:val="en-GB" w:eastAsia="zh-CN"/>
                  <w:rPrChange w:id="1143" w:author="薛媛媛（Grace）" w:date="2025-11-18T13:55:39Z">
                    <w:rPr>
                      <w:rFonts w:hint="eastAsia"/>
                      <w:sz w:val="22"/>
                      <w:szCs w:val="22"/>
                      <w:lang w:val="en-GB" w:eastAsia="zh-CN"/>
                    </w:rPr>
                  </w:rPrChange>
                </w:rPr>
                <w:t>Risk Management Report</w:t>
              </w:r>
            </w:ins>
          </w:p>
          <w:p w14:paraId="43AEFA7D">
            <w:pPr>
              <w:rPr>
                <w:ins w:id="1145" w:author="薛媛媛（Grace）" w:date="2025-11-13T17:44:12Z"/>
                <w:rFonts w:hint="default" w:ascii="Arial" w:hAnsi="Arial" w:cs="Arial" w:eastAsiaTheme="minorHAnsi"/>
                <w:sz w:val="20"/>
                <w:szCs w:val="20"/>
                <w:lang w:val="en-GB" w:eastAsia="zh-CN" w:bidi="ar-SA"/>
                <w:rPrChange w:id="1146" w:author="薛媛媛（Grace）" w:date="2025-11-18T13:55:39Z">
                  <w:rPr>
                    <w:ins w:id="1147" w:author="薛媛媛（Grace）" w:date="2025-11-13T17:44:12Z"/>
                    <w:rFonts w:hint="eastAsia" w:ascii="Arial" w:hAnsi="Arial" w:cs="Arial" w:eastAsiaTheme="minorHAnsi"/>
                    <w:sz w:val="22"/>
                    <w:szCs w:val="22"/>
                    <w:lang w:val="en-GB" w:eastAsia="zh-CN" w:bidi="ar-SA"/>
                  </w:rPr>
                </w:rPrChange>
              </w:rPr>
            </w:pPr>
          </w:p>
        </w:tc>
        <w:tc>
          <w:tcPr>
            <w:tcW w:w="3078" w:type="dxa"/>
            <w:tcMar>
              <w:top w:w="113" w:type="dxa"/>
              <w:bottom w:w="113" w:type="dxa"/>
            </w:tcMar>
          </w:tcPr>
          <w:p w14:paraId="5CF7D0A3">
            <w:pPr>
              <w:rPr>
                <w:rFonts w:ascii="Arial" w:hAnsi="Arial" w:cs="Arial"/>
                <w:sz w:val="20"/>
                <w:szCs w:val="20"/>
                <w:lang w:val="en-GB"/>
                <w:rPrChange w:id="1148" w:author="薛媛媛（Grace）" w:date="2025-11-18T13:55:33Z">
                  <w:rPr>
                    <w:sz w:val="20"/>
                    <w:szCs w:val="20"/>
                    <w:lang w:val="en-GB"/>
                  </w:rPr>
                </w:rPrChange>
              </w:rPr>
            </w:pPr>
          </w:p>
        </w:tc>
      </w:tr>
      <w:tr w14:paraId="1D967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12F521BA">
            <w:pPr>
              <w:tabs>
                <w:tab w:val="left" w:pos="563"/>
              </w:tabs>
              <w:spacing w:before="120" w:line="240" w:lineRule="auto"/>
              <w:rPr>
                <w:rFonts w:ascii="Arial" w:hAnsi="Arial" w:eastAsia="Times New Roman" w:cs="Arial"/>
                <w:color w:val="000000"/>
                <w:sz w:val="20"/>
                <w:szCs w:val="20"/>
                <w:lang w:val="en-GB" w:eastAsia="de-CH"/>
                <w:rPrChange w:id="1149"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1150" w:author="薛媛媛（Grace）" w:date="2025-11-18T13:55:33Z">
                  <w:rPr>
                    <w:rFonts w:eastAsia="Times New Roman"/>
                    <w:color w:val="000000"/>
                    <w:sz w:val="20"/>
                    <w:szCs w:val="20"/>
                    <w:lang w:val="en-GB" w:eastAsia="de-CH"/>
                  </w:rPr>
                </w:rPrChange>
              </w:rPr>
              <w:t>4.</w:t>
            </w:r>
            <w:r>
              <w:rPr>
                <w:rFonts w:ascii="Arial" w:hAnsi="Arial" w:cs="Arial"/>
                <w:sz w:val="20"/>
                <w:szCs w:val="20"/>
                <w:lang w:val="en-GB"/>
                <w:rPrChange w:id="1151" w:author="薛媛媛（Grace）" w:date="2025-11-18T13:55:39Z">
                  <w:rPr>
                    <w:lang w:val="en-GB"/>
                  </w:rPr>
                </w:rPrChange>
              </w:rPr>
              <w:tab/>
            </w:r>
            <w:r>
              <w:rPr>
                <w:rFonts w:ascii="Arial" w:hAnsi="Arial" w:eastAsia="Times New Roman" w:cs="Arial"/>
                <w:color w:val="000000"/>
                <w:sz w:val="20"/>
                <w:szCs w:val="20"/>
                <w:lang w:val="en-GB" w:eastAsia="de-CH"/>
                <w:rPrChange w:id="1152" w:author="薛媛媛（Grace）" w:date="2025-11-18T13:55:33Z">
                  <w:rPr>
                    <w:rFonts w:eastAsia="Times New Roman"/>
                    <w:color w:val="000000"/>
                    <w:sz w:val="20"/>
                    <w:szCs w:val="20"/>
                    <w:lang w:val="en-GB" w:eastAsia="de-CH"/>
                  </w:rPr>
                </w:rPrChange>
              </w:rPr>
              <w:t>Risk control measures adopted by manufacturers for the design and manufacture of the devices shall conform to safety principles, taking account of the generally acknowledged state of the art. To reduce risks, Manufacturers shall manage risks so that the residual risk associated with each hazard as well as the overall residual risk is judged acceptable. In selecting the most appropriate solutions, manufacturers shall, in the following order of priority:</w:t>
            </w:r>
          </w:p>
          <w:p w14:paraId="71D80EB5">
            <w:pPr>
              <w:tabs>
                <w:tab w:val="left" w:pos="563"/>
              </w:tabs>
              <w:spacing w:before="120" w:line="240" w:lineRule="auto"/>
              <w:rPr>
                <w:rFonts w:ascii="Arial" w:hAnsi="Arial" w:eastAsia="Times New Roman" w:cs="Arial"/>
                <w:color w:val="000000"/>
                <w:sz w:val="20"/>
                <w:szCs w:val="20"/>
                <w:lang w:val="en-GB" w:eastAsia="de-CH"/>
                <w:rPrChange w:id="1153" w:author="薛媛媛（Grace）" w:date="2025-11-18T13:55:33Z">
                  <w:rPr>
                    <w:rFonts w:eastAsia="Times New Roman"/>
                    <w:color w:val="000000"/>
                    <w:sz w:val="20"/>
                    <w:szCs w:val="20"/>
                    <w:lang w:val="en-GB" w:eastAsia="de-CH"/>
                  </w:rPr>
                </w:rPrChange>
              </w:rPr>
            </w:pPr>
          </w:p>
          <w:p w14:paraId="71002A6C">
            <w:pPr>
              <w:pStyle w:val="16"/>
              <w:spacing w:before="4" w:line="240" w:lineRule="auto"/>
              <w:ind w:left="172"/>
              <w:rPr>
                <w:rFonts w:ascii="Arial" w:hAnsi="Arial" w:eastAsia="Times New Roman" w:cs="Arial"/>
                <w:color w:val="000000"/>
                <w:sz w:val="20"/>
                <w:szCs w:val="20"/>
                <w:lang w:val="en-GB" w:eastAsia="de-CH"/>
                <w:rPrChange w:id="1154"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1155" w:author="薛媛媛（Grace）" w:date="2025-11-18T13:55:33Z">
                  <w:rPr>
                    <w:rFonts w:eastAsia="Times New Roman"/>
                    <w:color w:val="000000"/>
                    <w:sz w:val="20"/>
                    <w:szCs w:val="20"/>
                    <w:lang w:val="en-GB" w:eastAsia="de-CH"/>
                  </w:rPr>
                </w:rPrChange>
              </w:rPr>
              <w:t>(a)  eliminate or reduce risks as far as possible through safe design and manufacture;</w:t>
            </w:r>
          </w:p>
          <w:p w14:paraId="69E91B07">
            <w:pPr>
              <w:pStyle w:val="16"/>
              <w:spacing w:before="4" w:line="240" w:lineRule="auto"/>
              <w:ind w:left="172" w:hanging="1"/>
              <w:rPr>
                <w:rFonts w:ascii="Arial" w:hAnsi="Arial" w:eastAsia="Times New Roman" w:cs="Arial"/>
                <w:color w:val="000000"/>
                <w:sz w:val="20"/>
                <w:szCs w:val="20"/>
                <w:lang w:val="en-GB" w:eastAsia="de-CH"/>
                <w:rPrChange w:id="1156" w:author="薛媛媛（Grace）" w:date="2025-11-18T13:55:33Z">
                  <w:rPr>
                    <w:rFonts w:eastAsia="Times New Roman"/>
                    <w:color w:val="000000"/>
                    <w:sz w:val="20"/>
                    <w:szCs w:val="20"/>
                    <w:lang w:val="en-GB" w:eastAsia="de-CH"/>
                  </w:rPr>
                </w:rPrChange>
              </w:rPr>
            </w:pPr>
          </w:p>
          <w:p w14:paraId="33001D37">
            <w:pPr>
              <w:spacing w:before="4" w:line="240" w:lineRule="auto"/>
              <w:ind w:left="172"/>
              <w:rPr>
                <w:rFonts w:ascii="Arial" w:hAnsi="Arial" w:eastAsia="Times New Roman" w:cs="Arial"/>
                <w:color w:val="000000"/>
                <w:sz w:val="20"/>
                <w:szCs w:val="20"/>
                <w:lang w:val="en-GB" w:eastAsia="de-CH"/>
                <w:rPrChange w:id="1157"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1158" w:author="薛媛媛（Grace）" w:date="2025-11-18T13:55:33Z">
                  <w:rPr>
                    <w:rFonts w:eastAsia="Times New Roman"/>
                    <w:color w:val="000000"/>
                    <w:sz w:val="20"/>
                    <w:szCs w:val="20"/>
                    <w:lang w:val="en-GB" w:eastAsia="de-CH"/>
                  </w:rPr>
                </w:rPrChange>
              </w:rPr>
              <w:t>(b)   where appropriate, take adequate protection measures, including alarms if necessary, in relation to risks that cannot be eliminated; and</w:t>
            </w:r>
          </w:p>
          <w:p w14:paraId="05DA6037">
            <w:pPr>
              <w:spacing w:before="4" w:line="240" w:lineRule="auto"/>
              <w:ind w:left="172"/>
              <w:rPr>
                <w:rFonts w:ascii="Arial" w:hAnsi="Arial" w:eastAsia="Times New Roman" w:cs="Arial"/>
                <w:color w:val="000000"/>
                <w:sz w:val="20"/>
                <w:szCs w:val="20"/>
                <w:lang w:val="en-GB" w:eastAsia="de-CH"/>
                <w:rPrChange w:id="1159" w:author="薛媛媛（Grace）" w:date="2025-11-18T13:55:33Z">
                  <w:rPr>
                    <w:rFonts w:eastAsia="Times New Roman"/>
                    <w:color w:val="000000"/>
                    <w:sz w:val="20"/>
                    <w:szCs w:val="20"/>
                    <w:lang w:val="en-GB" w:eastAsia="de-CH"/>
                  </w:rPr>
                </w:rPrChange>
              </w:rPr>
            </w:pPr>
          </w:p>
          <w:p w14:paraId="32ABDFA2">
            <w:pPr>
              <w:spacing w:before="4" w:line="240" w:lineRule="auto"/>
              <w:ind w:left="172"/>
              <w:rPr>
                <w:rFonts w:ascii="Arial" w:hAnsi="Arial" w:eastAsia="Times New Roman" w:cs="Arial"/>
                <w:color w:val="000000"/>
                <w:sz w:val="20"/>
                <w:szCs w:val="20"/>
                <w:lang w:val="en-GB" w:eastAsia="de-CH"/>
                <w:rPrChange w:id="1160"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1161" w:author="薛媛媛（Grace）" w:date="2025-11-18T13:55:33Z">
                  <w:rPr>
                    <w:rFonts w:eastAsia="Times New Roman"/>
                    <w:color w:val="000000"/>
                    <w:sz w:val="20"/>
                    <w:szCs w:val="20"/>
                    <w:lang w:val="en-GB" w:eastAsia="de-CH"/>
                  </w:rPr>
                </w:rPrChange>
              </w:rPr>
              <w:t>(c)   provide information for safety (warnings/precautions/contra-indications) and, where appropriate, training to users.</w:t>
            </w:r>
            <w:r>
              <w:rPr>
                <w:rFonts w:ascii="Arial" w:hAnsi="Arial" w:eastAsia="Times New Roman" w:cs="Arial"/>
                <w:color w:val="000000"/>
                <w:sz w:val="20"/>
                <w:szCs w:val="20"/>
                <w:lang w:val="en-GB" w:eastAsia="de-CH"/>
                <w:rPrChange w:id="1162" w:author="薛媛媛（Grace）" w:date="2025-11-18T13:55:33Z">
                  <w:rPr>
                    <w:rFonts w:eastAsia="Times New Roman"/>
                    <w:color w:val="000000"/>
                    <w:sz w:val="20"/>
                    <w:szCs w:val="20"/>
                    <w:lang w:val="en-GB" w:eastAsia="de-CH"/>
                  </w:rPr>
                </w:rPrChange>
              </w:rPr>
              <w:br w:type="textWrapping"/>
            </w:r>
            <w:r>
              <w:rPr>
                <w:rFonts w:ascii="Arial" w:hAnsi="Arial" w:eastAsia="Times New Roman" w:cs="Arial"/>
                <w:color w:val="000000"/>
                <w:sz w:val="20"/>
                <w:szCs w:val="20"/>
                <w:lang w:val="en-GB" w:eastAsia="de-CH"/>
                <w:rPrChange w:id="1163" w:author="薛媛媛（Grace）" w:date="2025-11-18T13:55:33Z">
                  <w:rPr>
                    <w:rFonts w:eastAsia="Times New Roman"/>
                    <w:color w:val="000000"/>
                    <w:sz w:val="20"/>
                    <w:szCs w:val="20"/>
                    <w:lang w:val="en-GB" w:eastAsia="de-CH"/>
                  </w:rPr>
                </w:rPrChange>
              </w:rPr>
              <w:t>Manufacturers shall inform users of any residual risks.</w:t>
            </w:r>
          </w:p>
        </w:tc>
        <w:tc>
          <w:tcPr>
            <w:tcW w:w="1198" w:type="dxa"/>
            <w:tcMar>
              <w:top w:w="113" w:type="dxa"/>
              <w:bottom w:w="113" w:type="dxa"/>
            </w:tcMar>
          </w:tcPr>
          <w:p w14:paraId="6C4DA256">
            <w:pPr>
              <w:rPr>
                <w:rFonts w:hint="default" w:ascii="Arial" w:hAnsi="Arial" w:cs="Arial"/>
                <w:sz w:val="20"/>
                <w:szCs w:val="20"/>
                <w:lang w:val="en-GB" w:eastAsia="zh-CN"/>
                <w:rPrChange w:id="1164" w:author="薛媛媛（Grace）" w:date="2025-11-18T13:55:39Z">
                  <w:rPr>
                    <w:rFonts w:hint="eastAsia"/>
                    <w:sz w:val="22"/>
                    <w:szCs w:val="22"/>
                    <w:lang w:val="en-GB" w:eastAsia="zh-CN"/>
                  </w:rPr>
                </w:rPrChange>
              </w:rPr>
            </w:pPr>
            <w:ins w:id="1165" w:author="薛媛媛（Grace）" w:date="2025-11-14T09:37:28Z">
              <w:r>
                <w:rPr>
                  <w:rFonts w:hint="default" w:ascii="Arial" w:hAnsi="Arial" w:cs="Arial" w:eastAsiaTheme="minorHAnsi"/>
                  <w:sz w:val="20"/>
                  <w:szCs w:val="20"/>
                  <w:lang w:val="en-GB" w:eastAsia="zh-CN"/>
                  <w:rPrChange w:id="1166" w:author="薛媛媛（Grace）" w:date="2025-11-18T13:55:39Z">
                    <w:rPr>
                      <w:rFonts w:hint="eastAsia" w:eastAsiaTheme="minorHAnsi"/>
                      <w:sz w:val="22"/>
                      <w:szCs w:val="22"/>
                      <w:lang w:val="en-GB" w:eastAsia="zh-CN"/>
                    </w:rPr>
                  </w:rPrChange>
                </w:rPr>
                <w:t>Yes</w:t>
              </w:r>
            </w:ins>
          </w:p>
        </w:tc>
        <w:tc>
          <w:tcPr>
            <w:tcW w:w="3078" w:type="dxa"/>
            <w:tcMar>
              <w:top w:w="113" w:type="dxa"/>
              <w:bottom w:w="113" w:type="dxa"/>
            </w:tcMar>
          </w:tcPr>
          <w:p w14:paraId="1BF9AAF8">
            <w:pPr>
              <w:rPr>
                <w:ins w:id="1168" w:author="薛媛媛（Grace）" w:date="2025-11-14T09:36:40Z"/>
                <w:rFonts w:hint="default" w:ascii="Arial" w:hAnsi="Arial" w:cs="Arial"/>
                <w:sz w:val="20"/>
                <w:szCs w:val="20"/>
                <w:lang w:val="en-GB" w:eastAsia="zh-CN"/>
                <w:rPrChange w:id="1169" w:author="薛媛媛（Grace）" w:date="2025-11-18T13:55:39Z">
                  <w:rPr>
                    <w:ins w:id="1170" w:author="薛媛媛（Grace）" w:date="2025-11-14T09:36:40Z"/>
                    <w:rFonts w:hint="default"/>
                    <w:sz w:val="22"/>
                    <w:szCs w:val="22"/>
                    <w:lang w:val="en-GB" w:eastAsia="zh-CN"/>
                  </w:rPr>
                </w:rPrChange>
              </w:rPr>
            </w:pPr>
            <w:ins w:id="1171" w:author="薛媛媛（Grace）" w:date="2025-11-14T09:36:27Z">
              <w:r>
                <w:rPr>
                  <w:rFonts w:hint="default" w:ascii="Arial" w:hAnsi="Arial" w:cs="Arial"/>
                  <w:sz w:val="20"/>
                  <w:szCs w:val="20"/>
                  <w:lang w:val="en-GB" w:eastAsia="zh-CN"/>
                  <w:rPrChange w:id="1172" w:author="薛媛媛（Grace）" w:date="2025-11-18T13:55:39Z">
                    <w:rPr>
                      <w:rFonts w:hint="default"/>
                      <w:sz w:val="22"/>
                      <w:szCs w:val="22"/>
                      <w:lang w:val="en-GB" w:eastAsia="zh-CN"/>
                    </w:rPr>
                  </w:rPrChange>
                </w:rPr>
                <w:t>EN ISO 14971</w:t>
              </w:r>
            </w:ins>
          </w:p>
          <w:p w14:paraId="7EDF78B2">
            <w:pPr>
              <w:rPr>
                <w:ins w:id="1174" w:author="薛媛媛（Grace）" w:date="2025-11-14T09:36:50Z"/>
                <w:rFonts w:hint="default" w:ascii="Arial" w:hAnsi="Arial" w:cs="Arial"/>
                <w:sz w:val="20"/>
                <w:szCs w:val="20"/>
                <w:lang w:val="en-GB" w:eastAsia="zh-CN"/>
                <w:rPrChange w:id="1175" w:author="薛媛媛（Grace）" w:date="2025-11-18T13:55:39Z">
                  <w:rPr>
                    <w:ins w:id="1176" w:author="薛媛媛（Grace）" w:date="2025-11-14T09:36:50Z"/>
                    <w:rFonts w:hint="eastAsia" w:ascii="Arial" w:hAnsi="Arial" w:cs="Arial"/>
                    <w:sz w:val="22"/>
                    <w:szCs w:val="22"/>
                    <w:lang w:val="en-GB" w:eastAsia="zh-CN"/>
                  </w:rPr>
                </w:rPrChange>
              </w:rPr>
            </w:pPr>
            <w:ins w:id="1177" w:author="薛媛媛（Grace）" w:date="2025-11-14T09:36:41Z">
              <w:r>
                <w:rPr>
                  <w:rFonts w:hint="default" w:ascii="Arial" w:hAnsi="Arial" w:cs="Arial"/>
                  <w:sz w:val="20"/>
                  <w:szCs w:val="20"/>
                  <w:lang w:val="en-GB" w:eastAsia="zh-CN"/>
                  <w:rPrChange w:id="1178" w:author="薛媛媛（Grace）" w:date="2025-11-18T13:55:39Z">
                    <w:rPr>
                      <w:rFonts w:hint="eastAsia" w:ascii="Arial" w:hAnsi="Arial" w:cs="Arial"/>
                      <w:sz w:val="22"/>
                      <w:szCs w:val="22"/>
                      <w:lang w:val="en-GB" w:eastAsia="zh-CN"/>
                    </w:rPr>
                  </w:rPrChange>
                </w:rPr>
                <w:t>EN ISO 15223-1</w:t>
              </w:r>
            </w:ins>
          </w:p>
          <w:p w14:paraId="63A99C6C">
            <w:pPr>
              <w:rPr>
                <w:rFonts w:hint="default" w:ascii="Arial" w:hAnsi="Arial" w:cs="Arial"/>
                <w:sz w:val="20"/>
                <w:szCs w:val="20"/>
                <w:lang w:val="en-GB" w:eastAsia="zh-CN"/>
                <w:rPrChange w:id="1180" w:author="薛媛媛（Grace）" w:date="2025-11-18T13:55:39Z">
                  <w:rPr>
                    <w:rFonts w:hint="default" w:ascii="Arial" w:hAnsi="Arial" w:cs="Arial"/>
                    <w:sz w:val="22"/>
                    <w:szCs w:val="22"/>
                    <w:lang w:val="en-GB" w:eastAsia="zh-CN"/>
                  </w:rPr>
                </w:rPrChange>
              </w:rPr>
            </w:pPr>
            <w:ins w:id="1181" w:author="薛媛媛（Grace）" w:date="2025-11-14T09:36:51Z">
              <w:r>
                <w:rPr>
                  <w:rFonts w:hint="default" w:ascii="Arial" w:hAnsi="Arial" w:cs="Arial"/>
                  <w:sz w:val="20"/>
                  <w:szCs w:val="20"/>
                  <w:lang w:val="en-GB" w:eastAsia="zh-CN"/>
                  <w:rPrChange w:id="1182" w:author="薛媛媛（Grace）" w:date="2025-11-18T13:55:39Z">
                    <w:rPr>
                      <w:rFonts w:hint="eastAsia" w:ascii="Arial" w:hAnsi="Arial" w:cs="Arial"/>
                      <w:sz w:val="22"/>
                      <w:szCs w:val="22"/>
                      <w:lang w:val="en-GB" w:eastAsia="zh-CN"/>
                    </w:rPr>
                  </w:rPrChange>
                </w:rPr>
                <w:t>EN ISO 20417</w:t>
              </w:r>
            </w:ins>
          </w:p>
        </w:tc>
        <w:tc>
          <w:tcPr>
            <w:tcW w:w="3078" w:type="dxa"/>
            <w:tcMar>
              <w:top w:w="113" w:type="dxa"/>
              <w:bottom w:w="113" w:type="dxa"/>
            </w:tcMar>
          </w:tcPr>
          <w:p w14:paraId="668ED3B9">
            <w:pPr>
              <w:rPr>
                <w:ins w:id="1184" w:author="薛媛媛（Grace）" w:date="2025-11-14T09:37:03Z"/>
                <w:rFonts w:hint="default" w:ascii="Arial" w:hAnsi="Arial" w:cs="Arial"/>
                <w:sz w:val="20"/>
                <w:szCs w:val="20"/>
                <w:lang w:val="en-GB" w:eastAsia="zh-CN"/>
                <w:rPrChange w:id="1185" w:author="薛媛媛（Grace）" w:date="2025-11-18T13:55:39Z">
                  <w:rPr>
                    <w:ins w:id="1186" w:author="薛媛媛（Grace）" w:date="2025-11-14T09:37:03Z"/>
                    <w:rFonts w:hint="eastAsia" w:ascii="Arial" w:hAnsi="Arial" w:cs="Arial"/>
                    <w:sz w:val="22"/>
                    <w:szCs w:val="22"/>
                    <w:lang w:val="en-GB" w:eastAsia="zh-CN"/>
                  </w:rPr>
                </w:rPrChange>
              </w:rPr>
            </w:pPr>
            <w:ins w:id="1187" w:author="薛媛媛（Grace）" w:date="2025-11-14T09:37:03Z">
              <w:r>
                <w:rPr>
                  <w:rFonts w:hint="default" w:ascii="Arial" w:hAnsi="Arial" w:cs="Arial" w:eastAsiaTheme="minorHAnsi"/>
                  <w:sz w:val="20"/>
                  <w:szCs w:val="20"/>
                  <w:lang w:val="en-GB" w:eastAsia="zh-CN"/>
                  <w:rPrChange w:id="1188" w:author="薛媛媛（Grace）" w:date="2025-11-18T13:55:39Z">
                    <w:rPr>
                      <w:rFonts w:hint="default" w:ascii="Arial" w:hAnsi="Arial" w:cs="Arial" w:eastAsiaTheme="minorHAnsi"/>
                      <w:sz w:val="22"/>
                      <w:szCs w:val="22"/>
                      <w:lang w:val="en-GB" w:eastAsia="zh-CN"/>
                    </w:rPr>
                  </w:rPrChange>
                </w:rPr>
                <w:t>Risk Management Report</w:t>
              </w:r>
            </w:ins>
          </w:p>
          <w:p w14:paraId="61B558A6">
            <w:pPr>
              <w:rPr>
                <w:ins w:id="1190" w:author="薛媛媛（Grace）" w:date="2025-11-14T09:37:17Z"/>
                <w:rFonts w:hint="default" w:ascii="Arial" w:hAnsi="Arial" w:cs="Arial" w:eastAsiaTheme="minorHAnsi"/>
                <w:sz w:val="20"/>
                <w:szCs w:val="20"/>
                <w:lang w:val="en-GB" w:eastAsia="zh-CN"/>
                <w:rPrChange w:id="1191" w:author="薛媛媛（Grace）" w:date="2025-11-18T13:55:39Z">
                  <w:rPr>
                    <w:ins w:id="1192" w:author="薛媛媛（Grace）" w:date="2025-11-14T09:37:17Z"/>
                    <w:rFonts w:hint="default" w:ascii="Arial" w:hAnsi="Arial" w:cs="Arial" w:eastAsiaTheme="minorHAnsi"/>
                    <w:sz w:val="22"/>
                    <w:szCs w:val="22"/>
                    <w:lang w:val="en-GB" w:eastAsia="zh-CN"/>
                  </w:rPr>
                </w:rPrChange>
              </w:rPr>
            </w:pPr>
            <w:ins w:id="1193" w:author="薛媛媛（Grace）" w:date="2025-11-14T09:37:15Z">
              <w:r>
                <w:rPr>
                  <w:rFonts w:hint="default" w:ascii="Arial" w:hAnsi="Arial" w:cs="Arial" w:eastAsiaTheme="minorHAnsi"/>
                  <w:sz w:val="20"/>
                  <w:szCs w:val="20"/>
                  <w:lang w:val="en-GB" w:eastAsia="zh-CN"/>
                  <w:rPrChange w:id="1194" w:author="薛媛媛（Grace）" w:date="2025-11-18T13:55:39Z">
                    <w:rPr>
                      <w:rFonts w:hint="default" w:ascii="Arial" w:hAnsi="Arial" w:cs="Arial" w:eastAsiaTheme="minorHAnsi"/>
                      <w:sz w:val="22"/>
                      <w:szCs w:val="22"/>
                      <w:lang w:val="en-GB" w:eastAsia="zh-CN"/>
                    </w:rPr>
                  </w:rPrChange>
                </w:rPr>
                <w:t>Instruction For Use</w:t>
              </w:r>
            </w:ins>
          </w:p>
          <w:p w14:paraId="3B7BC344">
            <w:pPr>
              <w:rPr>
                <w:rFonts w:hint="default" w:ascii="Arial" w:hAnsi="Arial" w:cs="Arial"/>
                <w:sz w:val="20"/>
                <w:szCs w:val="20"/>
                <w:lang w:val="en-GB" w:eastAsia="zh-CN"/>
                <w:rPrChange w:id="1196" w:author="薛媛媛（Grace）" w:date="2025-11-18T13:55:39Z">
                  <w:rPr>
                    <w:rFonts w:hint="eastAsia"/>
                    <w:sz w:val="22"/>
                    <w:szCs w:val="22"/>
                    <w:lang w:val="en-GB" w:eastAsia="zh-CN"/>
                  </w:rPr>
                </w:rPrChange>
              </w:rPr>
            </w:pPr>
            <w:ins w:id="1197" w:author="薛媛媛（Grace）" w:date="2025-11-14T09:37:15Z">
              <w:r>
                <w:rPr>
                  <w:rFonts w:hint="default" w:ascii="Arial" w:hAnsi="Arial" w:cs="Arial" w:eastAsiaTheme="minorHAnsi"/>
                  <w:sz w:val="20"/>
                  <w:szCs w:val="20"/>
                  <w:lang w:val="en-GB" w:eastAsia="zh-CN"/>
                  <w:rPrChange w:id="1198" w:author="薛媛媛（Grace）" w:date="2025-11-18T13:55:39Z">
                    <w:rPr>
                      <w:rFonts w:hint="eastAsia" w:ascii="Arial" w:hAnsi="Arial" w:cs="Arial" w:eastAsiaTheme="minorHAnsi"/>
                      <w:sz w:val="22"/>
                      <w:szCs w:val="22"/>
                      <w:lang w:val="en-GB" w:eastAsia="zh-CN"/>
                    </w:rPr>
                  </w:rPrChange>
                </w:rPr>
                <w:t xml:space="preserve">Label </w:t>
              </w:r>
            </w:ins>
          </w:p>
        </w:tc>
        <w:tc>
          <w:tcPr>
            <w:tcW w:w="3078" w:type="dxa"/>
            <w:tcMar>
              <w:top w:w="113" w:type="dxa"/>
              <w:bottom w:w="113" w:type="dxa"/>
            </w:tcMar>
          </w:tcPr>
          <w:p w14:paraId="5F835809">
            <w:pPr>
              <w:rPr>
                <w:rFonts w:ascii="Arial" w:hAnsi="Arial" w:cs="Arial"/>
                <w:sz w:val="20"/>
                <w:szCs w:val="20"/>
                <w:lang w:val="en-GB"/>
                <w:rPrChange w:id="1200" w:author="薛媛媛（Grace）" w:date="2025-11-18T13:55:33Z">
                  <w:rPr>
                    <w:sz w:val="20"/>
                    <w:szCs w:val="20"/>
                    <w:lang w:val="en-GB"/>
                  </w:rPr>
                </w:rPrChange>
              </w:rPr>
            </w:pPr>
          </w:p>
        </w:tc>
      </w:tr>
      <w:tr w14:paraId="0B008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7EF1DABB">
            <w:pPr>
              <w:tabs>
                <w:tab w:val="left" w:pos="506"/>
              </w:tabs>
              <w:spacing w:before="120" w:line="240" w:lineRule="auto"/>
              <w:jc w:val="both"/>
              <w:rPr>
                <w:rFonts w:ascii="Arial" w:hAnsi="Arial" w:eastAsia="Times New Roman" w:cs="Arial"/>
                <w:color w:val="000000"/>
                <w:sz w:val="20"/>
                <w:szCs w:val="20"/>
                <w:lang w:val="en-GB" w:eastAsia="de-CH"/>
                <w:rPrChange w:id="1201"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1202" w:author="薛媛媛（Grace）" w:date="2025-11-18T13:55:33Z">
                  <w:rPr>
                    <w:rFonts w:eastAsia="Times New Roman"/>
                    <w:color w:val="000000"/>
                    <w:sz w:val="20"/>
                    <w:szCs w:val="20"/>
                    <w:lang w:val="en-GB" w:eastAsia="de-CH"/>
                  </w:rPr>
                </w:rPrChange>
              </w:rPr>
              <w:t>5.</w:t>
            </w:r>
            <w:r>
              <w:rPr>
                <w:rFonts w:ascii="Arial" w:hAnsi="Arial" w:cs="Arial"/>
                <w:sz w:val="20"/>
                <w:szCs w:val="20"/>
                <w:lang w:val="en-GB"/>
                <w:rPrChange w:id="1203" w:author="薛媛媛（Grace）" w:date="2025-11-18T13:55:39Z">
                  <w:rPr>
                    <w:lang w:val="en-GB"/>
                  </w:rPr>
                </w:rPrChange>
              </w:rPr>
              <w:tab/>
            </w:r>
            <w:r>
              <w:rPr>
                <w:rFonts w:ascii="Arial" w:hAnsi="Arial" w:eastAsia="Times New Roman" w:cs="Arial"/>
                <w:color w:val="000000"/>
                <w:sz w:val="20"/>
                <w:szCs w:val="20"/>
                <w:lang w:val="en-GB" w:eastAsia="de-CH"/>
                <w:rPrChange w:id="1204" w:author="薛媛媛（Grace）" w:date="2025-11-18T13:55:33Z">
                  <w:rPr>
                    <w:rFonts w:eastAsia="Times New Roman"/>
                    <w:color w:val="000000"/>
                    <w:sz w:val="20"/>
                    <w:szCs w:val="20"/>
                    <w:lang w:val="en-GB" w:eastAsia="de-CH"/>
                  </w:rPr>
                </w:rPrChange>
              </w:rPr>
              <w:t>In eliminating or reducing risks related to use error, the manufacturer shall:</w:t>
            </w:r>
          </w:p>
          <w:p w14:paraId="2DCA5201">
            <w:pPr>
              <w:pStyle w:val="16"/>
              <w:spacing w:before="120" w:line="240" w:lineRule="auto"/>
              <w:ind w:left="0" w:firstLine="29"/>
              <w:jc w:val="both"/>
              <w:rPr>
                <w:rFonts w:ascii="Arial" w:hAnsi="Arial" w:eastAsia="Times New Roman" w:cs="Arial"/>
                <w:color w:val="000000"/>
                <w:sz w:val="20"/>
                <w:szCs w:val="20"/>
                <w:lang w:val="en-GB" w:eastAsia="de-CH"/>
                <w:rPrChange w:id="1205"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1206" w:author="薛媛媛（Grace）" w:date="2025-11-18T13:55:33Z">
                  <w:rPr>
                    <w:rFonts w:eastAsia="Times New Roman"/>
                    <w:color w:val="000000"/>
                    <w:sz w:val="20"/>
                    <w:szCs w:val="20"/>
                    <w:lang w:val="en-GB" w:eastAsia="de-CH"/>
                  </w:rPr>
                </w:rPrChange>
              </w:rPr>
              <w:t>(a)   reduce as far as possible the risks related to the ergonomic features of the device and the environment in which the device is intended to be used (design for patient safety), and</w:t>
            </w:r>
          </w:p>
          <w:p w14:paraId="7AB01C41">
            <w:pPr>
              <w:pStyle w:val="16"/>
              <w:spacing w:before="120" w:line="240" w:lineRule="auto"/>
              <w:ind w:left="454" w:hanging="425"/>
              <w:jc w:val="both"/>
              <w:rPr>
                <w:rFonts w:ascii="Arial" w:hAnsi="Arial" w:eastAsia="Times New Roman" w:cs="Arial"/>
                <w:color w:val="000000"/>
                <w:sz w:val="20"/>
                <w:szCs w:val="20"/>
                <w:lang w:val="en-GB" w:eastAsia="de-CH"/>
                <w:rPrChange w:id="1207" w:author="薛媛媛（Grace）" w:date="2025-11-18T13:55:33Z">
                  <w:rPr>
                    <w:rFonts w:eastAsia="Times New Roman"/>
                    <w:color w:val="000000"/>
                    <w:sz w:val="20"/>
                    <w:szCs w:val="20"/>
                    <w:lang w:val="en-GB" w:eastAsia="de-CH"/>
                  </w:rPr>
                </w:rPrChange>
              </w:rPr>
            </w:pPr>
          </w:p>
          <w:p w14:paraId="151D3D8F">
            <w:pPr>
              <w:pStyle w:val="16"/>
              <w:spacing w:before="120" w:line="240" w:lineRule="auto"/>
              <w:ind w:left="30" w:hanging="1"/>
              <w:jc w:val="both"/>
              <w:rPr>
                <w:rFonts w:ascii="Arial" w:hAnsi="Arial" w:eastAsia="Times New Roman" w:cs="Arial"/>
                <w:color w:val="000000"/>
                <w:sz w:val="20"/>
                <w:szCs w:val="20"/>
                <w:lang w:val="en-GB" w:eastAsia="de-CH"/>
                <w:rPrChange w:id="1208"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1209" w:author="薛媛媛（Grace）" w:date="2025-11-18T13:55:33Z">
                  <w:rPr>
                    <w:rFonts w:eastAsia="Times New Roman"/>
                    <w:color w:val="000000"/>
                    <w:sz w:val="20"/>
                    <w:szCs w:val="20"/>
                    <w:lang w:val="en-GB" w:eastAsia="de-CH"/>
                  </w:rPr>
                </w:rPrChange>
              </w:rPr>
              <w:t>(b)   give consideration to the technical knowledge, experience, education, training and use environment, where applicable, and the medical and physical conditions of intended users (design for lay, professional, disabled or other users).</w:t>
            </w:r>
          </w:p>
        </w:tc>
        <w:tc>
          <w:tcPr>
            <w:tcW w:w="1198" w:type="dxa"/>
            <w:shd w:val="clear" w:color="auto" w:fill="auto"/>
            <w:tcMar>
              <w:top w:w="113" w:type="dxa"/>
              <w:bottom w:w="113" w:type="dxa"/>
            </w:tcMar>
            <w:vAlign w:val="top"/>
          </w:tcPr>
          <w:p w14:paraId="29DB2762">
            <w:pPr>
              <w:rPr>
                <w:ins w:id="1210" w:author="薛媛媛（Grace）" w:date="2025-11-14T10:14:14Z"/>
                <w:rFonts w:hint="default" w:ascii="Arial" w:hAnsi="Arial" w:cs="Arial" w:eastAsiaTheme="minorHAnsi"/>
                <w:sz w:val="20"/>
                <w:szCs w:val="20"/>
                <w:lang w:val="en-GB" w:eastAsia="zh-CN" w:bidi="ar-SA"/>
                <w:rPrChange w:id="1211" w:author="薛媛媛（Grace）" w:date="2025-11-18T13:55:39Z">
                  <w:rPr>
                    <w:ins w:id="1212" w:author="薛媛媛（Grace）" w:date="2025-11-14T10:14:14Z"/>
                    <w:rFonts w:hint="eastAsia" w:ascii="Arial" w:hAnsi="Arial" w:cs="Arial" w:eastAsiaTheme="minorHAnsi"/>
                    <w:sz w:val="22"/>
                    <w:szCs w:val="22"/>
                    <w:lang w:val="en-GB" w:eastAsia="zh-CN" w:bidi="ar-SA"/>
                  </w:rPr>
                </w:rPrChange>
              </w:rPr>
            </w:pPr>
            <w:ins w:id="1213" w:author="薛媛媛（Grace）" w:date="2025-11-14T10:14:14Z">
              <w:r>
                <w:rPr>
                  <w:rFonts w:hint="default" w:ascii="Arial" w:hAnsi="Arial" w:cs="Arial" w:eastAsiaTheme="minorHAnsi"/>
                  <w:sz w:val="20"/>
                  <w:szCs w:val="20"/>
                  <w:lang w:val="en-GB" w:eastAsia="zh-CN"/>
                  <w:rPrChange w:id="1214"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045DF1C5">
            <w:pPr>
              <w:rPr>
                <w:ins w:id="1216" w:author="薛媛媛（Grace）" w:date="2025-11-14T10:14:14Z"/>
                <w:rFonts w:hint="default" w:ascii="Arial" w:hAnsi="Arial" w:cs="Arial"/>
                <w:sz w:val="20"/>
                <w:szCs w:val="20"/>
                <w:lang w:val="en-GB" w:eastAsia="zh-CN"/>
                <w:rPrChange w:id="1217" w:author="薛媛媛（Grace）" w:date="2025-11-18T13:55:39Z">
                  <w:rPr>
                    <w:ins w:id="1218" w:author="薛媛媛（Grace）" w:date="2025-11-14T10:14:14Z"/>
                    <w:rFonts w:hint="default"/>
                    <w:sz w:val="20"/>
                    <w:szCs w:val="20"/>
                    <w:lang w:val="en-GB" w:eastAsia="zh-CN"/>
                  </w:rPr>
                </w:rPrChange>
              </w:rPr>
            </w:pPr>
            <w:ins w:id="1219" w:author="薛媛媛（Grace）" w:date="2025-11-14T10:14:14Z">
              <w:r>
                <w:rPr>
                  <w:rFonts w:hint="default" w:ascii="Arial" w:hAnsi="Arial" w:cs="Arial"/>
                  <w:sz w:val="20"/>
                  <w:szCs w:val="20"/>
                  <w:lang w:val="en-GB" w:eastAsia="zh-CN"/>
                  <w:rPrChange w:id="1220" w:author="薛媛媛（Grace）" w:date="2025-11-18T13:55:39Z">
                    <w:rPr>
                      <w:rFonts w:hint="default"/>
                      <w:sz w:val="20"/>
                      <w:szCs w:val="20"/>
                      <w:lang w:val="en-GB" w:eastAsia="zh-CN"/>
                    </w:rPr>
                  </w:rPrChange>
                </w:rPr>
                <w:t>EN ISO 14971</w:t>
              </w:r>
            </w:ins>
          </w:p>
          <w:p w14:paraId="6D83B103">
            <w:pPr>
              <w:rPr>
                <w:ins w:id="1222" w:author="薛媛媛（Grace）" w:date="2025-11-14T10:14:14Z"/>
                <w:rFonts w:hint="default" w:ascii="Arial" w:hAnsi="Arial" w:cs="Arial"/>
                <w:sz w:val="20"/>
                <w:szCs w:val="20"/>
                <w:lang w:val="en-GB" w:eastAsia="zh-CN"/>
                <w:rPrChange w:id="1223" w:author="薛媛媛（Grace）" w:date="2025-11-18T13:55:39Z">
                  <w:rPr>
                    <w:ins w:id="1224" w:author="薛媛媛（Grace）" w:date="2025-11-14T10:14:14Z"/>
                    <w:rFonts w:hint="eastAsia" w:ascii="Arial" w:hAnsi="Arial" w:cs="Arial"/>
                    <w:sz w:val="20"/>
                    <w:szCs w:val="20"/>
                    <w:lang w:val="en-GB" w:eastAsia="zh-CN"/>
                  </w:rPr>
                </w:rPrChange>
              </w:rPr>
            </w:pPr>
            <w:ins w:id="1225" w:author="薛媛媛（Grace）" w:date="2025-11-14T10:14:14Z">
              <w:r>
                <w:rPr>
                  <w:rFonts w:hint="default" w:ascii="Arial" w:hAnsi="Arial" w:cs="Arial"/>
                  <w:sz w:val="20"/>
                  <w:szCs w:val="20"/>
                  <w:lang w:val="en-GB" w:eastAsia="zh-CN"/>
                  <w:rPrChange w:id="1226" w:author="薛媛媛（Grace）" w:date="2025-11-18T13:55:39Z">
                    <w:rPr>
                      <w:rFonts w:hint="eastAsia" w:ascii="Arial" w:hAnsi="Arial" w:cs="Arial"/>
                      <w:sz w:val="20"/>
                      <w:szCs w:val="20"/>
                      <w:lang w:val="en-GB" w:eastAsia="zh-CN"/>
                    </w:rPr>
                  </w:rPrChange>
                </w:rPr>
                <w:t>EN ISO 15223-1</w:t>
              </w:r>
            </w:ins>
          </w:p>
          <w:p w14:paraId="4F1A915A">
            <w:pPr>
              <w:rPr>
                <w:ins w:id="1228" w:author="薛媛媛（Grace）" w:date="2025-11-14T10:14:14Z"/>
                <w:rFonts w:hint="default" w:ascii="Arial" w:hAnsi="Arial" w:cs="Arial" w:eastAsiaTheme="minorHAnsi"/>
                <w:sz w:val="20"/>
                <w:szCs w:val="20"/>
                <w:lang w:val="en-GB" w:eastAsia="zh-CN" w:bidi="ar-SA"/>
                <w:rPrChange w:id="1229" w:author="薛媛媛（Grace）" w:date="2025-11-18T13:55:39Z">
                  <w:rPr>
                    <w:ins w:id="1230" w:author="薛媛媛（Grace）" w:date="2025-11-14T10:14:14Z"/>
                    <w:rFonts w:hint="default" w:ascii="Arial" w:hAnsi="Arial" w:cs="Arial" w:eastAsiaTheme="minorHAnsi"/>
                    <w:sz w:val="20"/>
                    <w:szCs w:val="20"/>
                    <w:lang w:val="en-GB" w:eastAsia="zh-CN" w:bidi="ar-SA"/>
                  </w:rPr>
                </w:rPrChange>
              </w:rPr>
            </w:pPr>
          </w:p>
        </w:tc>
        <w:tc>
          <w:tcPr>
            <w:tcW w:w="3078" w:type="dxa"/>
            <w:shd w:val="clear" w:color="auto" w:fill="auto"/>
            <w:tcMar>
              <w:top w:w="113" w:type="dxa"/>
              <w:bottom w:w="113" w:type="dxa"/>
            </w:tcMar>
            <w:vAlign w:val="top"/>
          </w:tcPr>
          <w:p w14:paraId="76CCD179">
            <w:pPr>
              <w:rPr>
                <w:ins w:id="1231" w:author="薛媛媛（Grace）" w:date="2025-11-14T10:14:14Z"/>
                <w:rFonts w:hint="default" w:ascii="Arial" w:hAnsi="Arial" w:cs="Arial"/>
                <w:sz w:val="20"/>
                <w:szCs w:val="20"/>
                <w:lang w:val="en-GB" w:eastAsia="zh-CN"/>
                <w:rPrChange w:id="1232" w:author="薛媛媛（Grace）" w:date="2025-11-18T13:55:39Z">
                  <w:rPr>
                    <w:ins w:id="1233" w:author="薛媛媛（Grace）" w:date="2025-11-14T10:14:14Z"/>
                    <w:rFonts w:hint="default" w:ascii="Arial" w:hAnsi="Arial" w:cs="Arial"/>
                    <w:sz w:val="20"/>
                    <w:szCs w:val="20"/>
                    <w:lang w:val="en-GB" w:eastAsia="zh-TW"/>
                  </w:rPr>
                </w:rPrChange>
              </w:rPr>
            </w:pPr>
            <w:ins w:id="1234" w:author="薛媛媛（Grace）" w:date="2025-11-14T10:14:14Z">
              <w:r>
                <w:rPr>
                  <w:rFonts w:hint="default" w:ascii="Arial" w:hAnsi="Arial" w:cs="Arial" w:eastAsiaTheme="minorHAnsi"/>
                  <w:sz w:val="20"/>
                  <w:szCs w:val="20"/>
                  <w:lang w:val="en-GB" w:eastAsia="zh-CN"/>
                  <w:rPrChange w:id="1235" w:author="薛媛媛（Grace）" w:date="2025-11-18T13:55:39Z">
                    <w:rPr>
                      <w:rFonts w:hint="default" w:ascii="Arial" w:hAnsi="Arial" w:cs="Arial" w:eastAsiaTheme="minorHAnsi"/>
                      <w:sz w:val="20"/>
                      <w:szCs w:val="20"/>
                      <w:lang w:val="en-GB" w:eastAsia="zh-CN"/>
                    </w:rPr>
                  </w:rPrChange>
                </w:rPr>
                <w:t>Risk Management Report</w:t>
              </w:r>
            </w:ins>
          </w:p>
          <w:p w14:paraId="277BF371">
            <w:pPr>
              <w:rPr>
                <w:ins w:id="1237" w:author="薛媛媛（Grace）" w:date="2025-11-14T10:14:14Z"/>
                <w:rFonts w:ascii="Arial" w:hAnsi="Arial" w:cs="Arial" w:eastAsiaTheme="minorHAnsi"/>
                <w:sz w:val="20"/>
                <w:szCs w:val="20"/>
                <w:lang w:val="en-GB" w:eastAsia="en-US" w:bidi="ar-SA"/>
                <w:rPrChange w:id="1238" w:author="薛媛媛（Grace）" w:date="2025-11-18T13:55:33Z">
                  <w:rPr>
                    <w:ins w:id="1239" w:author="薛媛媛（Grace）" w:date="2025-11-14T10:14:14Z"/>
                    <w:rFonts w:ascii="Arial" w:hAnsi="Arial" w:cs="Arial" w:eastAsiaTheme="minorHAnsi"/>
                    <w:sz w:val="20"/>
                    <w:szCs w:val="20"/>
                    <w:lang w:val="en-GB" w:eastAsia="en-US" w:bidi="ar-SA"/>
                  </w:rPr>
                </w:rPrChange>
              </w:rPr>
            </w:pPr>
            <w:ins w:id="1240" w:author="薛媛媛（Grace）" w:date="2025-11-14T10:14:14Z">
              <w:r>
                <w:rPr>
                  <w:rFonts w:hint="default" w:ascii="Arial" w:hAnsi="Arial" w:cs="Arial" w:eastAsiaTheme="minorHAnsi"/>
                  <w:sz w:val="20"/>
                  <w:szCs w:val="20"/>
                  <w:lang w:val="en-GB" w:eastAsia="zh-CN"/>
                  <w:rPrChange w:id="1241" w:author="薛媛媛（Grace）" w:date="2025-11-18T13:55:39Z">
                    <w:rPr>
                      <w:rFonts w:hint="default" w:ascii="Arial" w:hAnsi="Arial" w:cs="Arial" w:eastAsiaTheme="minorHAnsi"/>
                      <w:sz w:val="20"/>
                      <w:szCs w:val="20"/>
                      <w:lang w:val="en-GB" w:eastAsia="zh-CN"/>
                    </w:rPr>
                  </w:rPrChange>
                </w:rPr>
                <w:t xml:space="preserve">Label </w:t>
              </w:r>
            </w:ins>
          </w:p>
        </w:tc>
        <w:tc>
          <w:tcPr>
            <w:tcW w:w="3078" w:type="dxa"/>
            <w:tcMar>
              <w:top w:w="113" w:type="dxa"/>
              <w:bottom w:w="113" w:type="dxa"/>
            </w:tcMar>
          </w:tcPr>
          <w:p w14:paraId="690D490D">
            <w:pPr>
              <w:rPr>
                <w:rFonts w:ascii="Arial" w:hAnsi="Arial" w:cs="Arial"/>
                <w:sz w:val="20"/>
                <w:szCs w:val="20"/>
                <w:lang w:val="en-GB"/>
                <w:rPrChange w:id="1243" w:author="薛媛媛（Grace）" w:date="2025-11-18T13:55:33Z">
                  <w:rPr>
                    <w:sz w:val="20"/>
                    <w:szCs w:val="20"/>
                    <w:lang w:val="en-GB"/>
                  </w:rPr>
                </w:rPrChange>
              </w:rPr>
            </w:pPr>
          </w:p>
        </w:tc>
      </w:tr>
      <w:tr w14:paraId="5E3C2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08AFC5A4">
            <w:pPr>
              <w:tabs>
                <w:tab w:val="left" w:pos="556"/>
              </w:tabs>
              <w:spacing w:before="120" w:line="240" w:lineRule="auto"/>
              <w:rPr>
                <w:rFonts w:ascii="Arial" w:hAnsi="Arial" w:eastAsia="Times New Roman" w:cs="Arial"/>
                <w:color w:val="000000"/>
                <w:sz w:val="20"/>
                <w:szCs w:val="20"/>
                <w:lang w:val="en-GB" w:eastAsia="de-CH"/>
                <w:rPrChange w:id="1244"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1245" w:author="薛媛媛（Grace）" w:date="2025-11-18T13:55:33Z">
                  <w:rPr>
                    <w:rFonts w:eastAsia="Times New Roman"/>
                    <w:color w:val="000000"/>
                    <w:sz w:val="20"/>
                    <w:szCs w:val="20"/>
                    <w:lang w:val="en-GB" w:eastAsia="de-CH"/>
                  </w:rPr>
                </w:rPrChange>
              </w:rPr>
              <w:t>6.</w:t>
            </w:r>
            <w:r>
              <w:rPr>
                <w:rFonts w:ascii="Arial" w:hAnsi="Arial" w:cs="Arial"/>
                <w:sz w:val="20"/>
                <w:szCs w:val="20"/>
                <w:lang w:val="en-GB"/>
                <w:rPrChange w:id="1246" w:author="薛媛媛（Grace）" w:date="2025-11-18T13:55:39Z">
                  <w:rPr>
                    <w:lang w:val="en-GB"/>
                  </w:rPr>
                </w:rPrChange>
              </w:rPr>
              <w:tab/>
            </w:r>
            <w:r>
              <w:rPr>
                <w:rFonts w:ascii="Arial" w:hAnsi="Arial" w:eastAsia="Times New Roman" w:cs="Arial"/>
                <w:color w:val="000000"/>
                <w:sz w:val="20"/>
                <w:szCs w:val="20"/>
                <w:lang w:val="en-GB" w:eastAsia="de-CH"/>
                <w:rPrChange w:id="1247" w:author="薛媛媛（Grace）" w:date="2025-11-18T13:55:33Z">
                  <w:rPr>
                    <w:rFonts w:eastAsia="Times New Roman"/>
                    <w:color w:val="000000"/>
                    <w:sz w:val="20"/>
                    <w:szCs w:val="20"/>
                    <w:lang w:val="en-GB" w:eastAsia="de-CH"/>
                  </w:rPr>
                </w:rPrChange>
              </w:rPr>
              <w:t>The characteristics and performance of a device shall not be adversely affected to such a degree that the health or safety of the patient or the user and, where applicable, of other persons are compromised during the lifetime of the device, as indicated by the manufacturer, when the device is subjected to the stresses which can occur during normal conditions of use and has been properly maintained in accordance with the manufacturer's instructions.</w:t>
            </w:r>
          </w:p>
        </w:tc>
        <w:tc>
          <w:tcPr>
            <w:tcW w:w="1198" w:type="dxa"/>
            <w:tcMar>
              <w:top w:w="113" w:type="dxa"/>
              <w:bottom w:w="113" w:type="dxa"/>
            </w:tcMar>
          </w:tcPr>
          <w:p w14:paraId="43AD26EA">
            <w:pPr>
              <w:rPr>
                <w:rFonts w:hint="default" w:ascii="Arial" w:hAnsi="Arial" w:cs="Arial"/>
                <w:sz w:val="20"/>
                <w:szCs w:val="20"/>
                <w:lang w:val="en-GB" w:eastAsia="zh-CN"/>
                <w:rPrChange w:id="1248" w:author="薛媛媛（Grace）" w:date="2025-11-18T13:55:39Z">
                  <w:rPr>
                    <w:sz w:val="20"/>
                    <w:szCs w:val="20"/>
                    <w:lang w:val="en-GB"/>
                  </w:rPr>
                </w:rPrChange>
              </w:rPr>
            </w:pPr>
            <w:ins w:id="1249" w:author="薛媛媛（Grace）" w:date="2025-11-14T10:34:58Z">
              <w:r>
                <w:rPr>
                  <w:rFonts w:hint="default" w:ascii="Arial" w:hAnsi="Arial" w:cs="Arial" w:eastAsiaTheme="minorHAnsi"/>
                  <w:sz w:val="20"/>
                  <w:szCs w:val="20"/>
                  <w:lang w:val="en-GB" w:eastAsia="zh-CN"/>
                  <w:rPrChange w:id="1250" w:author="薛媛媛（Grace）" w:date="2025-11-18T13:55:39Z">
                    <w:rPr>
                      <w:rFonts w:hint="eastAsia" w:eastAsiaTheme="minorHAnsi"/>
                      <w:sz w:val="22"/>
                      <w:szCs w:val="22"/>
                      <w:lang w:val="en-GB" w:eastAsia="zh-CN"/>
                    </w:rPr>
                  </w:rPrChange>
                </w:rPr>
                <w:t>Yes</w:t>
              </w:r>
            </w:ins>
          </w:p>
        </w:tc>
        <w:tc>
          <w:tcPr>
            <w:tcW w:w="3078" w:type="dxa"/>
            <w:tcMar>
              <w:top w:w="113" w:type="dxa"/>
              <w:bottom w:w="113" w:type="dxa"/>
            </w:tcMar>
          </w:tcPr>
          <w:p w14:paraId="1EDC2385">
            <w:pPr>
              <w:rPr>
                <w:ins w:id="1252" w:author="薛媛媛（Grace）" w:date="2025-11-14T10:34:50Z"/>
                <w:rFonts w:hint="default" w:ascii="Arial" w:hAnsi="Arial" w:cs="Arial"/>
                <w:sz w:val="20"/>
                <w:szCs w:val="20"/>
                <w:lang w:val="en-GB" w:eastAsia="zh-CN"/>
                <w:rPrChange w:id="1253" w:author="薛媛媛（Grace）" w:date="2025-11-18T13:55:39Z">
                  <w:rPr>
                    <w:ins w:id="1254" w:author="薛媛媛（Grace）" w:date="2025-11-14T10:34:50Z"/>
                    <w:rFonts w:hint="eastAsia"/>
                    <w:sz w:val="20"/>
                    <w:szCs w:val="20"/>
                    <w:lang w:val="en-GB"/>
                  </w:rPr>
                </w:rPrChange>
              </w:rPr>
            </w:pPr>
            <w:ins w:id="1255" w:author="薛媛媛（Grace）" w:date="2025-11-14T10:34:39Z">
              <w:r>
                <w:rPr>
                  <w:rFonts w:hint="default" w:ascii="Arial" w:hAnsi="Arial" w:cs="Arial"/>
                  <w:sz w:val="20"/>
                  <w:szCs w:val="20"/>
                  <w:lang w:val="en-GB" w:eastAsia="zh-CN"/>
                  <w:rPrChange w:id="1256" w:author="薛媛媛（Grace）" w:date="2025-11-18T13:55:39Z">
                    <w:rPr>
                      <w:rFonts w:hint="eastAsia"/>
                      <w:sz w:val="20"/>
                      <w:szCs w:val="20"/>
                      <w:lang w:val="en-GB"/>
                    </w:rPr>
                  </w:rPrChange>
                </w:rPr>
                <w:t>EN ISO 14971</w:t>
              </w:r>
            </w:ins>
          </w:p>
          <w:p w14:paraId="07A742AC">
            <w:pPr>
              <w:rPr>
                <w:rFonts w:hint="default" w:ascii="Arial" w:hAnsi="Arial" w:cs="Arial"/>
                <w:sz w:val="20"/>
                <w:szCs w:val="20"/>
                <w:lang w:val="en-GB" w:eastAsia="zh-CN"/>
                <w:rPrChange w:id="1258" w:author="薛媛媛（Grace）" w:date="2025-11-18T13:55:39Z">
                  <w:rPr>
                    <w:rFonts w:hint="eastAsia"/>
                    <w:sz w:val="20"/>
                    <w:szCs w:val="20"/>
                    <w:lang w:val="en-GB"/>
                  </w:rPr>
                </w:rPrChange>
              </w:rPr>
            </w:pPr>
            <w:ins w:id="1259" w:author="薛媛媛（Grace）" w:date="2025-11-14T10:34:53Z">
              <w:r>
                <w:rPr>
                  <w:rFonts w:hint="default" w:ascii="Arial" w:hAnsi="Arial" w:cs="Arial"/>
                  <w:sz w:val="20"/>
                  <w:szCs w:val="20"/>
                  <w:lang w:val="en-GB" w:eastAsia="zh-CN"/>
                  <w:rPrChange w:id="1260" w:author="薛媛媛（Grace）" w:date="2025-11-18T13:55:39Z">
                    <w:rPr>
                      <w:rFonts w:hint="eastAsia"/>
                      <w:sz w:val="20"/>
                      <w:szCs w:val="20"/>
                      <w:lang w:val="en-GB"/>
                    </w:rPr>
                  </w:rPrChange>
                </w:rPr>
                <w:t>ASTM F1980</w:t>
              </w:r>
            </w:ins>
          </w:p>
        </w:tc>
        <w:tc>
          <w:tcPr>
            <w:tcW w:w="3078" w:type="dxa"/>
            <w:tcMar>
              <w:top w:w="113" w:type="dxa"/>
              <w:bottom w:w="113" w:type="dxa"/>
            </w:tcMar>
          </w:tcPr>
          <w:p w14:paraId="0C50DE1D">
            <w:pPr>
              <w:rPr>
                <w:ins w:id="1262" w:author="薛媛媛（Grace）" w:date="2025-11-14T11:04:59Z"/>
                <w:rFonts w:hint="default" w:ascii="Arial" w:hAnsi="Arial" w:cs="Arial"/>
                <w:sz w:val="20"/>
                <w:szCs w:val="20"/>
                <w:lang w:val="en-GB" w:eastAsia="zh-CN"/>
                <w:rPrChange w:id="1263" w:author="薛媛媛（Grace）" w:date="2025-11-18T13:55:39Z">
                  <w:rPr>
                    <w:ins w:id="1264" w:author="薛媛媛（Grace）" w:date="2025-11-14T11:04:59Z"/>
                    <w:rFonts w:hint="eastAsia" w:ascii="Arial" w:hAnsi="Arial" w:cs="Arial"/>
                    <w:sz w:val="22"/>
                    <w:szCs w:val="22"/>
                    <w:lang w:val="en-GB" w:eastAsia="zh-CN"/>
                  </w:rPr>
                </w:rPrChange>
              </w:rPr>
            </w:pPr>
            <w:ins w:id="1265" w:author="薛媛媛（Grace）" w:date="2025-11-14T11:04:59Z">
              <w:r>
                <w:rPr>
                  <w:rFonts w:hint="default" w:ascii="Arial" w:hAnsi="Arial" w:cs="Arial" w:eastAsiaTheme="minorHAnsi"/>
                  <w:sz w:val="20"/>
                  <w:szCs w:val="20"/>
                  <w:lang w:val="en-GB" w:eastAsia="zh-CN"/>
                  <w:rPrChange w:id="1266" w:author="薛媛媛（Grace）" w:date="2025-11-18T13:55:39Z">
                    <w:rPr>
                      <w:rFonts w:hint="eastAsia" w:ascii="Arial" w:hAnsi="Arial" w:cs="Arial" w:eastAsiaTheme="minorHAnsi"/>
                      <w:sz w:val="22"/>
                      <w:szCs w:val="22"/>
                      <w:lang w:val="en-GB" w:eastAsia="zh-CN"/>
                    </w:rPr>
                  </w:rPrChange>
                </w:rPr>
                <w:t>Risk Management Report</w:t>
              </w:r>
            </w:ins>
          </w:p>
          <w:p w14:paraId="6DCFE9A0">
            <w:pPr>
              <w:rPr>
                <w:rFonts w:hint="default" w:ascii="Arial" w:hAnsi="Arial" w:eastAsia="宋体" w:cs="Arial"/>
                <w:sz w:val="20"/>
                <w:szCs w:val="20"/>
                <w:lang w:val="en-US" w:eastAsia="zh-CN"/>
                <w:rPrChange w:id="1268" w:author="薛媛媛（Grace）" w:date="2025-11-18T13:55:33Z">
                  <w:rPr>
                    <w:rFonts w:hint="default" w:eastAsia="宋体"/>
                    <w:sz w:val="20"/>
                    <w:szCs w:val="20"/>
                    <w:lang w:val="en-US" w:eastAsia="zh-CN"/>
                  </w:rPr>
                </w:rPrChange>
              </w:rPr>
            </w:pPr>
            <w:ins w:id="1269" w:author="薛媛媛（Grace）" w:date="2025-11-14T11:05:12Z">
              <w:r>
                <w:rPr>
                  <w:rFonts w:hint="default" w:ascii="Arial" w:hAnsi="Arial" w:cs="Arial" w:eastAsiaTheme="minorHAnsi"/>
                  <w:sz w:val="20"/>
                  <w:szCs w:val="20"/>
                  <w:lang w:val="en-GB" w:eastAsia="zh-CN"/>
                  <w:rPrChange w:id="1270" w:author="薛媛媛（Grace）" w:date="2025-11-18T13:55:39Z">
                    <w:rPr>
                      <w:rFonts w:hint="eastAsia" w:eastAsia="宋体"/>
                      <w:sz w:val="20"/>
                      <w:szCs w:val="20"/>
                      <w:lang w:val="en-US" w:eastAsia="zh-CN"/>
                    </w:rPr>
                  </w:rPrChange>
                </w:rPr>
                <w:t>S</w:t>
              </w:r>
            </w:ins>
            <w:ins w:id="1272" w:author="薛媛媛（Grace）" w:date="2025-11-14T11:05:18Z">
              <w:r>
                <w:rPr>
                  <w:rFonts w:hint="default" w:ascii="Arial" w:hAnsi="Arial" w:cs="Arial" w:eastAsiaTheme="minorHAnsi"/>
                  <w:sz w:val="20"/>
                  <w:szCs w:val="20"/>
                  <w:lang w:val="en-GB" w:eastAsia="zh-CN"/>
                  <w:rPrChange w:id="1273" w:author="薛媛媛（Grace）" w:date="2025-11-18T13:55:39Z">
                    <w:rPr>
                      <w:rFonts w:hint="eastAsia" w:eastAsia="宋体"/>
                      <w:sz w:val="20"/>
                      <w:szCs w:val="20"/>
                      <w:lang w:val="en-US" w:eastAsia="zh-CN"/>
                    </w:rPr>
                  </w:rPrChange>
                </w:rPr>
                <w:t>tability</w:t>
              </w:r>
            </w:ins>
            <w:ins w:id="1275" w:author="薛媛媛（Grace）" w:date="2025-11-14T11:05:21Z">
              <w:r>
                <w:rPr>
                  <w:rFonts w:hint="default" w:ascii="Arial" w:hAnsi="Arial" w:cs="Arial" w:eastAsiaTheme="minorHAnsi"/>
                  <w:sz w:val="20"/>
                  <w:szCs w:val="20"/>
                  <w:lang w:val="en-GB" w:eastAsia="zh-CN"/>
                  <w:rPrChange w:id="1276" w:author="薛媛媛（Grace）" w:date="2025-11-18T13:55:39Z">
                    <w:rPr>
                      <w:rFonts w:hint="eastAsia" w:eastAsia="宋体"/>
                      <w:sz w:val="20"/>
                      <w:szCs w:val="20"/>
                      <w:lang w:val="en-US" w:eastAsia="zh-CN"/>
                    </w:rPr>
                  </w:rPrChange>
                </w:rPr>
                <w:t xml:space="preserve"> </w:t>
              </w:r>
            </w:ins>
            <w:ins w:id="1278" w:author="薛媛媛（Grace）" w:date="2025-11-14T11:05:23Z">
              <w:r>
                <w:rPr>
                  <w:rFonts w:hint="default" w:ascii="Arial" w:hAnsi="Arial" w:cs="Arial" w:eastAsiaTheme="minorHAnsi"/>
                  <w:sz w:val="20"/>
                  <w:szCs w:val="20"/>
                  <w:lang w:val="en-GB" w:eastAsia="zh-CN"/>
                  <w:rPrChange w:id="1279" w:author="薛媛媛（Grace）" w:date="2025-11-18T13:55:39Z">
                    <w:rPr>
                      <w:rFonts w:hint="eastAsia" w:eastAsia="宋体"/>
                      <w:sz w:val="20"/>
                      <w:szCs w:val="20"/>
                      <w:lang w:val="en-US" w:eastAsia="zh-CN"/>
                    </w:rPr>
                  </w:rPrChange>
                </w:rPr>
                <w:t xml:space="preserve">test </w:t>
              </w:r>
            </w:ins>
            <w:ins w:id="1281" w:author="薛媛媛（Grace）" w:date="2025-11-14T11:05:29Z">
              <w:r>
                <w:rPr>
                  <w:rFonts w:hint="default" w:ascii="Arial" w:hAnsi="Arial" w:cs="Arial" w:eastAsiaTheme="minorHAnsi"/>
                  <w:sz w:val="20"/>
                  <w:szCs w:val="20"/>
                  <w:lang w:val="en-GB" w:eastAsia="zh-CN"/>
                  <w:rPrChange w:id="1282" w:author="薛媛媛（Grace）" w:date="2025-11-18T13:55:39Z">
                    <w:rPr>
                      <w:rFonts w:hint="eastAsia" w:eastAsia="宋体"/>
                      <w:sz w:val="20"/>
                      <w:szCs w:val="20"/>
                      <w:lang w:val="en-US" w:eastAsia="zh-CN"/>
                    </w:rPr>
                  </w:rPrChange>
                </w:rPr>
                <w:t>report</w:t>
              </w:r>
            </w:ins>
            <w:r>
              <w:rPr>
                <w:rFonts w:hint="default" w:ascii="Arial" w:hAnsi="Arial" w:cs="Arial"/>
                <w:sz w:val="20"/>
                <w:szCs w:val="20"/>
                <w:lang w:val="en-GB" w:eastAsia="zh-CN"/>
                <w:rPrChange w:id="1284" w:author="薛媛媛（Grace）" w:date="2025-11-18T13:55:39Z">
                  <w:rPr/>
                </w:rPrChange>
              </w:rPr>
              <w:commentReference w:id="5"/>
            </w:r>
          </w:p>
        </w:tc>
        <w:tc>
          <w:tcPr>
            <w:tcW w:w="3078" w:type="dxa"/>
            <w:tcMar>
              <w:top w:w="113" w:type="dxa"/>
              <w:bottom w:w="113" w:type="dxa"/>
            </w:tcMar>
          </w:tcPr>
          <w:p w14:paraId="5660A7B7">
            <w:pPr>
              <w:rPr>
                <w:rFonts w:ascii="Arial" w:hAnsi="Arial" w:cs="Arial"/>
                <w:sz w:val="20"/>
                <w:szCs w:val="20"/>
                <w:lang w:val="en-GB"/>
                <w:rPrChange w:id="1285" w:author="薛媛媛（Grace）" w:date="2025-11-18T13:55:33Z">
                  <w:rPr>
                    <w:sz w:val="20"/>
                    <w:szCs w:val="20"/>
                    <w:lang w:val="en-GB"/>
                  </w:rPr>
                </w:rPrChange>
              </w:rPr>
            </w:pPr>
          </w:p>
        </w:tc>
      </w:tr>
      <w:tr w14:paraId="54814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033CEBE1">
            <w:pPr>
              <w:tabs>
                <w:tab w:val="left" w:pos="563"/>
              </w:tabs>
              <w:spacing w:before="120" w:line="240" w:lineRule="auto"/>
              <w:rPr>
                <w:rFonts w:ascii="Arial" w:hAnsi="Arial" w:eastAsia="Times New Roman" w:cs="Arial"/>
                <w:color w:val="000000"/>
                <w:sz w:val="20"/>
                <w:szCs w:val="20"/>
                <w:lang w:val="en-GB" w:eastAsia="de-CH"/>
                <w:rPrChange w:id="1286"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1287" w:author="薛媛媛（Grace）" w:date="2025-11-18T13:55:33Z">
                  <w:rPr>
                    <w:rFonts w:eastAsia="Times New Roman"/>
                    <w:color w:val="000000"/>
                    <w:sz w:val="20"/>
                    <w:szCs w:val="20"/>
                    <w:lang w:val="en-GB" w:eastAsia="de-CH"/>
                  </w:rPr>
                </w:rPrChange>
              </w:rPr>
              <w:t>7.</w:t>
            </w:r>
            <w:r>
              <w:rPr>
                <w:rFonts w:ascii="Arial" w:hAnsi="Arial" w:cs="Arial"/>
                <w:sz w:val="20"/>
                <w:szCs w:val="20"/>
                <w:lang w:val="en-GB"/>
                <w:rPrChange w:id="1288" w:author="薛媛媛（Grace）" w:date="2025-11-18T13:55:33Z">
                  <w:rPr>
                    <w:sz w:val="20"/>
                    <w:szCs w:val="20"/>
                    <w:lang w:val="en-GB"/>
                  </w:rPr>
                </w:rPrChange>
              </w:rPr>
              <w:tab/>
            </w:r>
            <w:r>
              <w:rPr>
                <w:rFonts w:ascii="Arial" w:hAnsi="Arial" w:cs="Arial"/>
                <w:sz w:val="20"/>
                <w:szCs w:val="20"/>
                <w:lang w:val="en-GB"/>
                <w:rPrChange w:id="1289" w:author="薛媛媛（Grace）" w:date="2025-11-18T13:55:33Z">
                  <w:rPr>
                    <w:sz w:val="20"/>
                    <w:szCs w:val="20"/>
                    <w:lang w:val="en-GB"/>
                  </w:rPr>
                </w:rPrChange>
              </w:rPr>
              <w:t>Devices shall be designed, manufactured and packaged in such a way that their characteristics and performance during their intended use are not adversely affected during transport and storage, for example, through fluctuations of temperature and humidity, taking account of the instructions and information provided by the manufacturer.</w:t>
            </w:r>
          </w:p>
        </w:tc>
        <w:tc>
          <w:tcPr>
            <w:tcW w:w="1198" w:type="dxa"/>
            <w:shd w:val="clear" w:color="auto" w:fill="auto"/>
            <w:tcMar>
              <w:top w:w="113" w:type="dxa"/>
              <w:bottom w:w="113" w:type="dxa"/>
            </w:tcMar>
            <w:vAlign w:val="top"/>
          </w:tcPr>
          <w:p w14:paraId="6F4362C6">
            <w:pPr>
              <w:rPr>
                <w:ins w:id="1290" w:author="薛媛媛（Grace）" w:date="2025-11-14T11:08:04Z"/>
                <w:rFonts w:hint="default" w:ascii="Arial" w:hAnsi="Arial" w:cs="Arial" w:eastAsiaTheme="minorHAnsi"/>
                <w:sz w:val="20"/>
                <w:szCs w:val="20"/>
                <w:lang w:val="en-GB" w:eastAsia="zh-CN" w:bidi="ar-SA"/>
                <w:rPrChange w:id="1291" w:author="薛媛媛（Grace）" w:date="2025-11-18T13:55:39Z">
                  <w:rPr>
                    <w:ins w:id="1292" w:author="薛媛媛（Grace）" w:date="2025-11-14T11:08:04Z"/>
                    <w:rFonts w:hint="default" w:ascii="Arial" w:hAnsi="Arial" w:eastAsia="宋体" w:cs="Arial"/>
                    <w:sz w:val="20"/>
                    <w:szCs w:val="20"/>
                    <w:lang w:val="en-GB" w:eastAsia="zh-CN" w:bidi="ar-SA"/>
                  </w:rPr>
                </w:rPrChange>
              </w:rPr>
            </w:pPr>
            <w:ins w:id="1293" w:author="薛媛媛（Grace）" w:date="2025-11-14T11:08:04Z">
              <w:r>
                <w:rPr>
                  <w:rFonts w:hint="default" w:ascii="Arial" w:hAnsi="Arial" w:cs="Arial" w:eastAsiaTheme="minorHAnsi"/>
                  <w:sz w:val="20"/>
                  <w:szCs w:val="20"/>
                  <w:lang w:val="en-GB" w:eastAsia="zh-CN"/>
                  <w:rPrChange w:id="1294" w:author="薛媛媛（Grace）" w:date="2025-11-18T13:55:39Z">
                    <w:rPr>
                      <w:rFonts w:hint="eastAsia" w:eastAsia="宋体"/>
                      <w:sz w:val="20"/>
                      <w:szCs w:val="20"/>
                      <w:lang w:val="en-US" w:eastAsia="zh-CN"/>
                    </w:rPr>
                  </w:rPrChange>
                </w:rPr>
                <w:t>Yes</w:t>
              </w:r>
            </w:ins>
          </w:p>
        </w:tc>
        <w:tc>
          <w:tcPr>
            <w:tcW w:w="3078" w:type="dxa"/>
            <w:shd w:val="clear" w:color="auto" w:fill="auto"/>
            <w:tcMar>
              <w:top w:w="113" w:type="dxa"/>
              <w:bottom w:w="113" w:type="dxa"/>
            </w:tcMar>
            <w:vAlign w:val="top"/>
          </w:tcPr>
          <w:p w14:paraId="0D52CE0B">
            <w:pPr>
              <w:rPr>
                <w:ins w:id="1296" w:author="薛媛媛（Grace）" w:date="2025-11-14T11:08:04Z"/>
                <w:rFonts w:hint="default" w:ascii="Arial" w:hAnsi="Arial" w:cs="Arial" w:eastAsiaTheme="minorHAnsi"/>
                <w:sz w:val="20"/>
                <w:szCs w:val="20"/>
                <w:lang w:val="en-GB" w:eastAsia="zh-CN"/>
                <w:rPrChange w:id="1297" w:author="薛媛媛（Grace）" w:date="2025-11-18T13:55:39Z">
                  <w:rPr>
                    <w:ins w:id="1298" w:author="薛媛媛（Grace）" w:date="2025-11-14T11:08:04Z"/>
                    <w:rFonts w:hint="eastAsia" w:eastAsia="宋体"/>
                    <w:sz w:val="20"/>
                    <w:szCs w:val="20"/>
                    <w:lang w:val="en-US" w:eastAsia="zh-CN"/>
                  </w:rPr>
                </w:rPrChange>
              </w:rPr>
            </w:pPr>
            <w:ins w:id="1299" w:author="薛媛媛（Grace）" w:date="2025-11-14T11:08:04Z">
              <w:r>
                <w:rPr>
                  <w:rFonts w:hint="default" w:ascii="Arial" w:hAnsi="Arial" w:cs="Arial" w:eastAsiaTheme="minorHAnsi"/>
                  <w:sz w:val="20"/>
                  <w:szCs w:val="20"/>
                  <w:lang w:val="en-GB" w:eastAsia="zh-CN"/>
                  <w:rPrChange w:id="1300" w:author="薛媛媛（Grace）" w:date="2025-11-18T13:55:39Z">
                    <w:rPr>
                      <w:rFonts w:hint="eastAsia" w:eastAsia="宋体"/>
                      <w:sz w:val="20"/>
                      <w:szCs w:val="20"/>
                      <w:lang w:val="en-US" w:eastAsia="zh-CN"/>
                    </w:rPr>
                  </w:rPrChange>
                </w:rPr>
                <w:t>EN ISO 14971</w:t>
              </w:r>
            </w:ins>
          </w:p>
          <w:p w14:paraId="2025BF48">
            <w:pPr>
              <w:rPr>
                <w:ins w:id="1302" w:author="薛媛媛（Grace）" w:date="2025-11-14T11:08:04Z"/>
                <w:rFonts w:hint="default" w:ascii="Arial" w:hAnsi="Arial" w:cs="Arial" w:eastAsiaTheme="minorHAnsi"/>
                <w:sz w:val="20"/>
                <w:szCs w:val="20"/>
                <w:lang w:val="en-GB" w:eastAsia="zh-CN"/>
                <w:rPrChange w:id="1303" w:author="薛媛媛（Grace）" w:date="2025-11-18T13:55:39Z">
                  <w:rPr>
                    <w:ins w:id="1304" w:author="薛媛媛（Grace）" w:date="2025-11-14T11:08:04Z"/>
                    <w:rFonts w:hint="eastAsia" w:eastAsia="宋体"/>
                    <w:sz w:val="20"/>
                    <w:szCs w:val="20"/>
                    <w:lang w:val="en-US" w:eastAsia="zh-CN"/>
                  </w:rPr>
                </w:rPrChange>
              </w:rPr>
            </w:pPr>
            <w:ins w:id="1305" w:author="薛媛媛（Grace）" w:date="2025-11-14T11:08:04Z">
              <w:r>
                <w:rPr>
                  <w:rFonts w:hint="default" w:ascii="Arial" w:hAnsi="Arial" w:cs="Arial" w:eastAsiaTheme="minorHAnsi"/>
                  <w:sz w:val="20"/>
                  <w:szCs w:val="20"/>
                  <w:lang w:val="en-GB" w:eastAsia="zh-CN"/>
                  <w:rPrChange w:id="1306" w:author="薛媛媛（Grace）" w:date="2025-11-18T13:55:39Z">
                    <w:rPr>
                      <w:rFonts w:hint="eastAsia" w:eastAsia="宋体"/>
                      <w:sz w:val="20"/>
                      <w:szCs w:val="20"/>
                      <w:lang w:val="en-US" w:eastAsia="zh-CN"/>
                    </w:rPr>
                  </w:rPrChange>
                </w:rPr>
                <w:t>IEC 62366-1</w:t>
              </w:r>
            </w:ins>
          </w:p>
          <w:p w14:paraId="7F546649">
            <w:pPr>
              <w:rPr>
                <w:ins w:id="1308" w:author="薛媛媛（Grace）" w:date="2025-11-14T11:08:04Z"/>
                <w:rFonts w:hint="default" w:ascii="Arial" w:hAnsi="Arial" w:cs="Arial" w:eastAsiaTheme="minorHAnsi"/>
                <w:sz w:val="20"/>
                <w:szCs w:val="20"/>
                <w:lang w:val="en-GB" w:eastAsia="zh-CN"/>
                <w:rPrChange w:id="1309" w:author="薛媛媛（Grace）" w:date="2025-11-18T13:55:39Z">
                  <w:rPr>
                    <w:ins w:id="1310" w:author="薛媛媛（Grace）" w:date="2025-11-14T11:08:04Z"/>
                    <w:rFonts w:hint="eastAsia" w:eastAsia="宋体"/>
                    <w:sz w:val="20"/>
                    <w:szCs w:val="20"/>
                    <w:lang w:val="en-US" w:eastAsia="zh-CN"/>
                  </w:rPr>
                </w:rPrChange>
              </w:rPr>
            </w:pPr>
            <w:ins w:id="1311" w:author="薛媛媛（Grace）" w:date="2025-11-14T11:08:04Z">
              <w:r>
                <w:rPr>
                  <w:rFonts w:hint="default" w:ascii="Arial" w:hAnsi="Arial" w:cs="Arial" w:eastAsiaTheme="minorHAnsi"/>
                  <w:sz w:val="20"/>
                  <w:szCs w:val="20"/>
                  <w:lang w:val="en-GB" w:eastAsia="zh-CN"/>
                  <w:rPrChange w:id="1312" w:author="薛媛媛（Grace）" w:date="2025-11-18T13:55:39Z">
                    <w:rPr>
                      <w:rFonts w:hint="eastAsia" w:eastAsia="宋体"/>
                      <w:sz w:val="20"/>
                      <w:szCs w:val="20"/>
                      <w:lang w:val="en-US" w:eastAsia="zh-CN"/>
                    </w:rPr>
                  </w:rPrChange>
                </w:rPr>
                <w:t>EN ISO 11608-1</w:t>
              </w:r>
            </w:ins>
          </w:p>
          <w:p w14:paraId="353EEC3C">
            <w:pPr>
              <w:rPr>
                <w:ins w:id="1314" w:author="薛媛媛（Grace）" w:date="2025-11-14T11:08:04Z"/>
                <w:rFonts w:hint="default" w:ascii="Arial" w:hAnsi="Arial" w:cs="Arial"/>
                <w:sz w:val="20"/>
                <w:szCs w:val="20"/>
                <w:lang w:val="en-GB"/>
                <w:rPrChange w:id="1315" w:author="薛媛媛（Grace）" w:date="2025-11-18T13:55:39Z">
                  <w:rPr>
                    <w:ins w:id="1316" w:author="薛媛媛（Grace）" w:date="2025-11-14T11:08:04Z"/>
                    <w:rFonts w:hint="eastAsia"/>
                    <w:lang w:val="en-GB"/>
                  </w:rPr>
                </w:rPrChange>
              </w:rPr>
            </w:pPr>
            <w:ins w:id="1317" w:author="薛媛媛（Grace）" w:date="2025-11-14T11:08:04Z">
              <w:r>
                <w:rPr>
                  <w:rFonts w:hint="default" w:ascii="Arial" w:hAnsi="Arial" w:cs="Arial"/>
                  <w:sz w:val="20"/>
                  <w:szCs w:val="20"/>
                  <w:lang w:val="en-GB"/>
                  <w:rPrChange w:id="1318" w:author="薛媛媛（Grace）" w:date="2025-11-18T13:55:39Z">
                    <w:rPr>
                      <w:rFonts w:hint="eastAsia"/>
                      <w:lang w:val="en-GB"/>
                    </w:rPr>
                  </w:rPrChange>
                </w:rPr>
                <w:t>EN ISO 11608-5</w:t>
              </w:r>
            </w:ins>
          </w:p>
          <w:p w14:paraId="0B940E13">
            <w:pPr>
              <w:rPr>
                <w:ins w:id="1320" w:author="薛媛媛（Grace）" w:date="2025-11-14T11:11:44Z"/>
                <w:rFonts w:hint="default" w:ascii="Arial" w:hAnsi="Arial" w:cs="Arial"/>
                <w:sz w:val="20"/>
                <w:szCs w:val="20"/>
                <w:lang w:val="en-GB"/>
                <w:rPrChange w:id="1321" w:author="薛媛媛（Grace）" w:date="2025-11-18T13:55:39Z">
                  <w:rPr>
                    <w:ins w:id="1322" w:author="薛媛媛（Grace）" w:date="2025-11-14T11:11:44Z"/>
                    <w:rFonts w:hint="eastAsia"/>
                    <w:lang w:val="en-GB"/>
                  </w:rPr>
                </w:rPrChange>
              </w:rPr>
            </w:pPr>
            <w:ins w:id="1323" w:author="薛媛媛（Grace）" w:date="2025-11-14T11:08:04Z">
              <w:r>
                <w:rPr>
                  <w:rFonts w:hint="default" w:ascii="Arial" w:hAnsi="Arial" w:cs="Arial"/>
                  <w:sz w:val="20"/>
                  <w:szCs w:val="20"/>
                  <w:lang w:val="en-GB"/>
                  <w:rPrChange w:id="1324" w:author="薛媛媛（Grace）" w:date="2025-11-18T13:55:39Z">
                    <w:rPr>
                      <w:rFonts w:hint="eastAsia"/>
                      <w:lang w:val="en-GB"/>
                    </w:rPr>
                  </w:rPrChange>
                </w:rPr>
                <w:t>EN ISO 23908</w:t>
              </w:r>
            </w:ins>
          </w:p>
          <w:p w14:paraId="14E5352B">
            <w:pPr>
              <w:rPr>
                <w:ins w:id="1326" w:author="薛媛媛（Grace）" w:date="2025-11-14T11:08:04Z"/>
                <w:rFonts w:hint="default" w:ascii="Arial" w:hAnsi="Arial" w:cs="Arial"/>
                <w:sz w:val="20"/>
                <w:szCs w:val="20"/>
                <w:lang w:val="en-GB" w:eastAsia="zh-CN"/>
                <w:rPrChange w:id="1327" w:author="薛媛媛（Grace）" w:date="2025-11-18T13:55:39Z">
                  <w:rPr>
                    <w:ins w:id="1328" w:author="薛媛媛（Grace）" w:date="2025-11-14T11:08:04Z"/>
                    <w:rFonts w:hint="default"/>
                    <w:lang w:val="en-US" w:eastAsia="zh-CN"/>
                  </w:rPr>
                </w:rPrChange>
              </w:rPr>
            </w:pPr>
            <w:ins w:id="1329" w:author="薛媛媛（Grace）" w:date="2025-11-14T11:11:51Z">
              <w:r>
                <w:rPr>
                  <w:rFonts w:hint="default" w:ascii="Arial" w:hAnsi="Arial" w:cs="Arial"/>
                  <w:sz w:val="20"/>
                  <w:szCs w:val="20"/>
                  <w:lang w:val="en-GB" w:eastAsia="zh-CN"/>
                  <w:rPrChange w:id="1330" w:author="薛媛媛（Grace）" w:date="2025-11-18T13:55:39Z">
                    <w:rPr>
                      <w:rFonts w:hint="eastAsia"/>
                      <w:lang w:val="en-US" w:eastAsia="zh-CN"/>
                    </w:rPr>
                  </w:rPrChange>
                </w:rPr>
                <w:t>A</w:t>
              </w:r>
            </w:ins>
            <w:ins w:id="1332" w:author="薛媛媛（Grace）" w:date="2025-11-14T11:11:54Z">
              <w:r>
                <w:rPr>
                  <w:rFonts w:hint="default" w:ascii="Arial" w:hAnsi="Arial" w:cs="Arial"/>
                  <w:sz w:val="20"/>
                  <w:szCs w:val="20"/>
                  <w:lang w:val="en-GB" w:eastAsia="zh-CN"/>
                  <w:rPrChange w:id="1333" w:author="薛媛媛（Grace）" w:date="2025-11-18T13:55:39Z">
                    <w:rPr>
                      <w:rFonts w:hint="eastAsia"/>
                      <w:lang w:val="en-US" w:eastAsia="zh-CN"/>
                    </w:rPr>
                  </w:rPrChange>
                </w:rPr>
                <w:t>ST</w:t>
              </w:r>
            </w:ins>
            <w:ins w:id="1335" w:author="薛媛媛（Grace）" w:date="2025-11-14T11:11:55Z">
              <w:r>
                <w:rPr>
                  <w:rFonts w:hint="default" w:ascii="Arial" w:hAnsi="Arial" w:cs="Arial"/>
                  <w:sz w:val="20"/>
                  <w:szCs w:val="20"/>
                  <w:lang w:val="en-GB" w:eastAsia="zh-CN"/>
                  <w:rPrChange w:id="1336" w:author="薛媛媛（Grace）" w:date="2025-11-18T13:55:39Z">
                    <w:rPr>
                      <w:rFonts w:hint="eastAsia"/>
                      <w:lang w:val="en-US" w:eastAsia="zh-CN"/>
                    </w:rPr>
                  </w:rPrChange>
                </w:rPr>
                <w:t>M</w:t>
              </w:r>
            </w:ins>
            <w:ins w:id="1338" w:author="薛媛媛（Grace）" w:date="2025-11-14T11:11:56Z">
              <w:r>
                <w:rPr>
                  <w:rFonts w:hint="default" w:ascii="Arial" w:hAnsi="Arial" w:cs="Arial"/>
                  <w:sz w:val="20"/>
                  <w:szCs w:val="20"/>
                  <w:lang w:val="en-GB" w:eastAsia="zh-CN"/>
                  <w:rPrChange w:id="1339" w:author="薛媛媛（Grace）" w:date="2025-11-18T13:55:39Z">
                    <w:rPr>
                      <w:rFonts w:hint="eastAsia"/>
                      <w:lang w:val="en-US" w:eastAsia="zh-CN"/>
                    </w:rPr>
                  </w:rPrChange>
                </w:rPr>
                <w:t xml:space="preserve"> D</w:t>
              </w:r>
            </w:ins>
            <w:ins w:id="1341" w:author="薛媛媛（Grace）" w:date="2025-11-14T11:11:58Z">
              <w:r>
                <w:rPr>
                  <w:rFonts w:hint="default" w:ascii="Arial" w:hAnsi="Arial" w:cs="Arial"/>
                  <w:sz w:val="20"/>
                  <w:szCs w:val="20"/>
                  <w:lang w:val="en-GB" w:eastAsia="zh-CN"/>
                  <w:rPrChange w:id="1342" w:author="薛媛媛（Grace）" w:date="2025-11-18T13:55:39Z">
                    <w:rPr>
                      <w:rFonts w:hint="eastAsia"/>
                      <w:lang w:val="en-US" w:eastAsia="zh-CN"/>
                    </w:rPr>
                  </w:rPrChange>
                </w:rPr>
                <w:t>41</w:t>
              </w:r>
            </w:ins>
            <w:ins w:id="1344" w:author="薛媛媛（Grace）" w:date="2025-11-14T11:11:59Z">
              <w:r>
                <w:rPr>
                  <w:rFonts w:hint="default" w:ascii="Arial" w:hAnsi="Arial" w:cs="Arial"/>
                  <w:sz w:val="20"/>
                  <w:szCs w:val="20"/>
                  <w:lang w:val="en-GB" w:eastAsia="zh-CN"/>
                  <w:rPrChange w:id="1345" w:author="薛媛媛（Grace）" w:date="2025-11-18T13:55:39Z">
                    <w:rPr>
                      <w:rFonts w:hint="eastAsia"/>
                      <w:lang w:val="en-US" w:eastAsia="zh-CN"/>
                    </w:rPr>
                  </w:rPrChange>
                </w:rPr>
                <w:t>6</w:t>
              </w:r>
            </w:ins>
            <w:ins w:id="1347" w:author="薛媛媛（Grace）" w:date="2025-11-14T11:12:00Z">
              <w:r>
                <w:rPr>
                  <w:rFonts w:hint="default" w:ascii="Arial" w:hAnsi="Arial" w:cs="Arial"/>
                  <w:sz w:val="20"/>
                  <w:szCs w:val="20"/>
                  <w:lang w:val="en-GB" w:eastAsia="zh-CN"/>
                  <w:rPrChange w:id="1348" w:author="薛媛媛（Grace）" w:date="2025-11-18T13:55:39Z">
                    <w:rPr>
                      <w:rFonts w:hint="eastAsia"/>
                      <w:lang w:val="en-US" w:eastAsia="zh-CN"/>
                    </w:rPr>
                  </w:rPrChange>
                </w:rPr>
                <w:t>9</w:t>
              </w:r>
            </w:ins>
          </w:p>
        </w:tc>
        <w:tc>
          <w:tcPr>
            <w:tcW w:w="3078" w:type="dxa"/>
            <w:tcMar>
              <w:top w:w="113" w:type="dxa"/>
              <w:bottom w:w="113" w:type="dxa"/>
            </w:tcMar>
          </w:tcPr>
          <w:p w14:paraId="0B7FE5F3">
            <w:pPr>
              <w:rPr>
                <w:ins w:id="1350" w:author="薛媛媛（Grace）" w:date="2025-11-14T11:17:05Z"/>
                <w:rFonts w:hint="default" w:ascii="Arial" w:hAnsi="Arial" w:cs="Arial"/>
                <w:sz w:val="20"/>
                <w:szCs w:val="20"/>
                <w:lang w:val="en-GB" w:eastAsia="zh-CN"/>
                <w:rPrChange w:id="1351" w:author="薛媛媛（Grace）" w:date="2025-11-18T13:55:39Z">
                  <w:rPr>
                    <w:ins w:id="1352" w:author="薛媛媛（Grace）" w:date="2025-11-14T11:17:05Z"/>
                    <w:rFonts w:hint="eastAsia" w:ascii="Arial" w:hAnsi="Arial" w:cs="Arial"/>
                    <w:sz w:val="22"/>
                    <w:szCs w:val="22"/>
                    <w:lang w:val="en-GB" w:eastAsia="zh-CN"/>
                  </w:rPr>
                </w:rPrChange>
              </w:rPr>
            </w:pPr>
            <w:ins w:id="1353" w:author="薛媛媛（Grace）" w:date="2025-11-14T11:17:05Z">
              <w:r>
                <w:rPr>
                  <w:rFonts w:hint="default" w:ascii="Arial" w:hAnsi="Arial" w:cs="Arial" w:eastAsiaTheme="minorHAnsi"/>
                  <w:sz w:val="20"/>
                  <w:szCs w:val="20"/>
                  <w:lang w:val="en-GB" w:eastAsia="zh-CN"/>
                  <w:rPrChange w:id="1354" w:author="薛媛媛（Grace）" w:date="2025-11-18T13:55:39Z">
                    <w:rPr>
                      <w:rFonts w:hint="eastAsia" w:ascii="Arial" w:hAnsi="Arial" w:cs="Arial" w:eastAsiaTheme="minorHAnsi"/>
                      <w:sz w:val="22"/>
                      <w:szCs w:val="22"/>
                      <w:lang w:val="en-GB" w:eastAsia="zh-CN"/>
                    </w:rPr>
                  </w:rPrChange>
                </w:rPr>
                <w:t>Risk Management Report</w:t>
              </w:r>
            </w:ins>
          </w:p>
          <w:p w14:paraId="0F6C10A2">
            <w:pPr>
              <w:rPr>
                <w:ins w:id="1356" w:author="薛媛媛（Grace）" w:date="2025-11-14T11:17:18Z"/>
                <w:rFonts w:hint="default" w:ascii="Arial" w:hAnsi="Arial" w:cs="Arial" w:eastAsiaTheme="minorHAnsi"/>
                <w:sz w:val="20"/>
                <w:szCs w:val="20"/>
                <w:lang w:val="en-GB" w:eastAsia="zh-CN"/>
                <w:rPrChange w:id="1357" w:author="薛媛媛（Grace）" w:date="2025-11-18T13:55:39Z">
                  <w:rPr>
                    <w:ins w:id="1358" w:author="薛媛媛（Grace）" w:date="2025-11-14T11:17:18Z"/>
                    <w:rFonts w:hint="default" w:ascii="Arial" w:hAnsi="Arial" w:cs="Arial" w:eastAsiaTheme="minorHAnsi"/>
                    <w:sz w:val="22"/>
                    <w:szCs w:val="22"/>
                    <w:lang w:val="en-GB" w:eastAsia="zh-CN"/>
                  </w:rPr>
                </w:rPrChange>
              </w:rPr>
            </w:pPr>
            <w:ins w:id="1359" w:author="薛媛媛（Grace）" w:date="2025-11-14T11:17:18Z">
              <w:r>
                <w:rPr>
                  <w:rFonts w:hint="default" w:ascii="Arial" w:hAnsi="Arial" w:cs="Arial" w:eastAsiaTheme="minorHAnsi"/>
                  <w:sz w:val="20"/>
                  <w:szCs w:val="20"/>
                  <w:lang w:val="en-GB" w:eastAsia="zh-CN"/>
                  <w:rPrChange w:id="1360" w:author="薛媛媛（Grace）" w:date="2025-11-18T13:55:39Z">
                    <w:rPr>
                      <w:rFonts w:hint="default" w:ascii="Arial" w:hAnsi="Arial" w:cs="Arial" w:eastAsiaTheme="minorHAnsi"/>
                      <w:sz w:val="22"/>
                      <w:szCs w:val="22"/>
                      <w:lang w:val="en-GB" w:eastAsia="zh-CN"/>
                    </w:rPr>
                  </w:rPrChange>
                </w:rPr>
                <w:t>Instruction For Use</w:t>
              </w:r>
            </w:ins>
          </w:p>
          <w:p w14:paraId="6D399B7F">
            <w:pPr>
              <w:rPr>
                <w:ins w:id="1362" w:author="薛媛媛（Grace）" w:date="2025-11-14T11:17:39Z"/>
                <w:rFonts w:hint="default" w:ascii="Arial" w:hAnsi="Arial" w:cs="Arial" w:eastAsiaTheme="minorEastAsia"/>
                <w:color w:val="auto"/>
                <w:sz w:val="20"/>
                <w:szCs w:val="20"/>
                <w:lang w:val="en-GB" w:eastAsia="zh-TW"/>
                <w:rPrChange w:id="1363" w:author="薛媛媛（Grace）" w:date="2025-11-18T13:55:39Z">
                  <w:rPr>
                    <w:ins w:id="1364" w:author="薛媛媛（Grace）" w:date="2025-11-14T11:17:39Z"/>
                    <w:rFonts w:hint="default" w:ascii="Arial" w:hAnsi="Arial" w:cs="Arial" w:eastAsiaTheme="minorEastAsia"/>
                    <w:color w:val="auto"/>
                    <w:sz w:val="22"/>
                    <w:szCs w:val="22"/>
                    <w:lang w:val="en-GB" w:eastAsia="zh-TW"/>
                  </w:rPr>
                </w:rPrChange>
              </w:rPr>
            </w:pPr>
            <w:ins w:id="1365" w:author="薛媛媛（Grace）" w:date="2025-11-14T11:17:39Z">
              <w:r>
                <w:rPr>
                  <w:rFonts w:hint="default" w:ascii="Arial" w:hAnsi="Arial" w:cs="Arial" w:eastAsiaTheme="minorEastAsia"/>
                  <w:color w:val="auto"/>
                  <w:sz w:val="20"/>
                  <w:szCs w:val="20"/>
                  <w:lang w:val="en-GB" w:eastAsia="zh-TW"/>
                  <w:rPrChange w:id="1366" w:author="薛媛媛（Grace）" w:date="2025-11-18T13:55:39Z">
                    <w:rPr>
                      <w:rFonts w:hint="default" w:ascii="Arial" w:hAnsi="Arial" w:cs="Arial" w:eastAsiaTheme="minorEastAsia"/>
                      <w:color w:val="auto"/>
                      <w:sz w:val="22"/>
                      <w:szCs w:val="22"/>
                      <w:lang w:val="en-GB" w:eastAsia="zh-TW"/>
                    </w:rPr>
                  </w:rPrChange>
                </w:rPr>
                <w:t>Design verification test report</w:t>
              </w:r>
            </w:ins>
          </w:p>
          <w:p w14:paraId="3ED48A7E">
            <w:pPr>
              <w:rPr>
                <w:rFonts w:hint="default" w:ascii="Arial" w:hAnsi="Arial" w:eastAsia="宋体" w:cs="Arial"/>
                <w:sz w:val="20"/>
                <w:szCs w:val="20"/>
                <w:lang w:val="en-US" w:eastAsia="zh-CN"/>
                <w:rPrChange w:id="1368" w:author="薛媛媛（Grace）" w:date="2025-11-18T13:55:33Z">
                  <w:rPr>
                    <w:rFonts w:hint="default" w:eastAsia="宋体"/>
                    <w:sz w:val="20"/>
                    <w:szCs w:val="20"/>
                    <w:lang w:val="en-US" w:eastAsia="zh-CN"/>
                  </w:rPr>
                </w:rPrChange>
              </w:rPr>
            </w:pPr>
            <w:ins w:id="1369" w:author="薛媛媛（Grace）" w:date="2025-11-14T11:17:49Z">
              <w:commentRangeStart w:id="6"/>
              <w:r>
                <w:rPr>
                  <w:rFonts w:hint="default" w:ascii="Arial" w:hAnsi="Arial" w:eastAsia="宋体" w:cs="Arial"/>
                  <w:sz w:val="20"/>
                  <w:szCs w:val="20"/>
                  <w:lang w:val="en-US" w:eastAsia="zh-CN"/>
                  <w:rPrChange w:id="1370" w:author="薛媛媛（Grace）" w:date="2025-11-18T13:55:33Z">
                    <w:rPr>
                      <w:rFonts w:hint="eastAsia" w:eastAsia="宋体"/>
                      <w:sz w:val="20"/>
                      <w:szCs w:val="20"/>
                      <w:lang w:val="en-US" w:eastAsia="zh-CN"/>
                    </w:rPr>
                  </w:rPrChange>
                </w:rPr>
                <w:t>S</w:t>
              </w:r>
            </w:ins>
            <w:ins w:id="1372" w:author="薛媛媛（Grace）" w:date="2025-11-14T11:17:53Z">
              <w:r>
                <w:rPr>
                  <w:rFonts w:hint="default" w:ascii="Arial" w:hAnsi="Arial" w:eastAsia="宋体" w:cs="Arial"/>
                  <w:sz w:val="20"/>
                  <w:szCs w:val="20"/>
                  <w:lang w:val="en-US" w:eastAsia="zh-CN"/>
                  <w:rPrChange w:id="1373" w:author="薛媛媛（Grace）" w:date="2025-11-18T13:55:33Z">
                    <w:rPr>
                      <w:rFonts w:hint="eastAsia" w:eastAsia="宋体"/>
                      <w:sz w:val="20"/>
                      <w:szCs w:val="20"/>
                      <w:lang w:val="en-US" w:eastAsia="zh-CN"/>
                    </w:rPr>
                  </w:rPrChange>
                </w:rPr>
                <w:t>hipping</w:t>
              </w:r>
            </w:ins>
            <w:ins w:id="1375" w:author="薛媛媛（Grace）" w:date="2025-11-14T11:17:54Z">
              <w:r>
                <w:rPr>
                  <w:rFonts w:hint="default" w:ascii="Arial" w:hAnsi="Arial" w:eastAsia="宋体" w:cs="Arial"/>
                  <w:sz w:val="20"/>
                  <w:szCs w:val="20"/>
                  <w:lang w:val="en-US" w:eastAsia="zh-CN"/>
                  <w:rPrChange w:id="1376" w:author="薛媛媛（Grace）" w:date="2025-11-18T13:55:33Z">
                    <w:rPr>
                      <w:rFonts w:hint="eastAsia" w:eastAsia="宋体"/>
                      <w:sz w:val="20"/>
                      <w:szCs w:val="20"/>
                      <w:lang w:val="en-US" w:eastAsia="zh-CN"/>
                    </w:rPr>
                  </w:rPrChange>
                </w:rPr>
                <w:t xml:space="preserve"> </w:t>
              </w:r>
            </w:ins>
            <w:ins w:id="1378" w:author="薛媛媛（Grace）" w:date="2025-11-14T11:17:56Z">
              <w:r>
                <w:rPr>
                  <w:rFonts w:hint="default" w:ascii="Arial" w:hAnsi="Arial" w:eastAsia="宋体" w:cs="Arial"/>
                  <w:sz w:val="20"/>
                  <w:szCs w:val="20"/>
                  <w:lang w:val="en-US" w:eastAsia="zh-CN"/>
                  <w:rPrChange w:id="1379" w:author="薛媛媛（Grace）" w:date="2025-11-18T13:55:33Z">
                    <w:rPr>
                      <w:rFonts w:hint="eastAsia" w:eastAsia="宋体"/>
                      <w:sz w:val="20"/>
                      <w:szCs w:val="20"/>
                      <w:lang w:val="en-US" w:eastAsia="zh-CN"/>
                    </w:rPr>
                  </w:rPrChange>
                </w:rPr>
                <w:t>T</w:t>
              </w:r>
            </w:ins>
            <w:ins w:id="1381" w:author="薛媛媛（Grace）" w:date="2025-11-14T11:17:57Z">
              <w:r>
                <w:rPr>
                  <w:rFonts w:hint="default" w:ascii="Arial" w:hAnsi="Arial" w:eastAsia="宋体" w:cs="Arial"/>
                  <w:sz w:val="20"/>
                  <w:szCs w:val="20"/>
                  <w:lang w:val="en-US" w:eastAsia="zh-CN"/>
                  <w:rPrChange w:id="1382" w:author="薛媛媛（Grace）" w:date="2025-11-18T13:55:33Z">
                    <w:rPr>
                      <w:rFonts w:hint="eastAsia" w:eastAsia="宋体"/>
                      <w:sz w:val="20"/>
                      <w:szCs w:val="20"/>
                      <w:lang w:val="en-US" w:eastAsia="zh-CN"/>
                    </w:rPr>
                  </w:rPrChange>
                </w:rPr>
                <w:t xml:space="preserve">est </w:t>
              </w:r>
            </w:ins>
            <w:ins w:id="1384" w:author="薛媛媛（Grace）" w:date="2025-11-14T11:17:58Z">
              <w:r>
                <w:rPr>
                  <w:rFonts w:hint="default" w:ascii="Arial" w:hAnsi="Arial" w:eastAsia="宋体" w:cs="Arial"/>
                  <w:sz w:val="20"/>
                  <w:szCs w:val="20"/>
                  <w:lang w:val="en-US" w:eastAsia="zh-CN"/>
                  <w:rPrChange w:id="1385" w:author="薛媛媛（Grace）" w:date="2025-11-18T13:55:33Z">
                    <w:rPr>
                      <w:rFonts w:hint="eastAsia" w:eastAsia="宋体"/>
                      <w:sz w:val="20"/>
                      <w:szCs w:val="20"/>
                      <w:lang w:val="en-US" w:eastAsia="zh-CN"/>
                    </w:rPr>
                  </w:rPrChange>
                </w:rPr>
                <w:t>R</w:t>
              </w:r>
            </w:ins>
            <w:ins w:id="1387" w:author="薛媛媛（Grace）" w:date="2025-11-14T11:18:01Z">
              <w:r>
                <w:rPr>
                  <w:rFonts w:hint="default" w:ascii="Arial" w:hAnsi="Arial" w:eastAsia="宋体" w:cs="Arial"/>
                  <w:sz w:val="20"/>
                  <w:szCs w:val="20"/>
                  <w:lang w:val="en-US" w:eastAsia="zh-CN"/>
                  <w:rPrChange w:id="1388" w:author="薛媛媛（Grace）" w:date="2025-11-18T13:55:33Z">
                    <w:rPr>
                      <w:rFonts w:hint="eastAsia" w:eastAsia="宋体"/>
                      <w:sz w:val="20"/>
                      <w:szCs w:val="20"/>
                      <w:lang w:val="en-US" w:eastAsia="zh-CN"/>
                    </w:rPr>
                  </w:rPrChange>
                </w:rPr>
                <w:t>eport</w:t>
              </w:r>
              <w:commentRangeEnd w:id="6"/>
            </w:ins>
            <w:r>
              <w:rPr>
                <w:rFonts w:ascii="Arial" w:hAnsi="Arial" w:cs="Arial"/>
                <w:sz w:val="20"/>
                <w:szCs w:val="20"/>
                <w:rPrChange w:id="1390" w:author="薛媛媛（Grace）" w:date="2025-11-18T13:55:39Z">
                  <w:rPr/>
                </w:rPrChange>
              </w:rPr>
              <w:commentReference w:id="6"/>
            </w:r>
          </w:p>
        </w:tc>
        <w:tc>
          <w:tcPr>
            <w:tcW w:w="3078" w:type="dxa"/>
            <w:tcMar>
              <w:top w:w="113" w:type="dxa"/>
              <w:bottom w:w="113" w:type="dxa"/>
            </w:tcMar>
          </w:tcPr>
          <w:p w14:paraId="1E84849D">
            <w:pPr>
              <w:rPr>
                <w:rFonts w:ascii="Arial" w:hAnsi="Arial" w:cs="Arial"/>
                <w:sz w:val="20"/>
                <w:szCs w:val="20"/>
                <w:lang w:val="en-GB"/>
                <w:rPrChange w:id="1391" w:author="薛媛媛（Grace）" w:date="2025-11-18T13:55:33Z">
                  <w:rPr>
                    <w:sz w:val="20"/>
                    <w:szCs w:val="20"/>
                    <w:lang w:val="en-GB"/>
                  </w:rPr>
                </w:rPrChange>
              </w:rPr>
            </w:pPr>
          </w:p>
        </w:tc>
      </w:tr>
      <w:tr w14:paraId="23DCD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42C5C2F3">
            <w:pPr>
              <w:tabs>
                <w:tab w:val="left" w:pos="542"/>
              </w:tabs>
              <w:spacing w:before="120" w:line="240" w:lineRule="auto"/>
              <w:rPr>
                <w:rFonts w:ascii="Arial" w:hAnsi="Arial" w:eastAsia="Times New Roman" w:cs="Arial"/>
                <w:color w:val="000000"/>
                <w:sz w:val="20"/>
                <w:szCs w:val="20"/>
                <w:lang w:val="en-GB" w:eastAsia="de-CH"/>
                <w:rPrChange w:id="1392"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1393" w:author="薛媛媛（Grace）" w:date="2025-11-18T13:55:33Z">
                  <w:rPr>
                    <w:rFonts w:eastAsia="Times New Roman"/>
                    <w:color w:val="000000"/>
                    <w:sz w:val="20"/>
                    <w:szCs w:val="20"/>
                    <w:lang w:val="en-GB" w:eastAsia="de-CH"/>
                  </w:rPr>
                </w:rPrChange>
              </w:rPr>
              <w:t>8.</w:t>
            </w:r>
            <w:r>
              <w:rPr>
                <w:rFonts w:ascii="Arial" w:hAnsi="Arial" w:cs="Arial"/>
                <w:sz w:val="20"/>
                <w:szCs w:val="20"/>
                <w:lang w:val="en-GB"/>
                <w:rPrChange w:id="1394" w:author="薛媛媛（Grace）" w:date="2025-11-18T13:55:33Z">
                  <w:rPr>
                    <w:sz w:val="20"/>
                    <w:szCs w:val="20"/>
                    <w:lang w:val="en-GB"/>
                  </w:rPr>
                </w:rPrChange>
              </w:rPr>
              <w:tab/>
            </w:r>
            <w:r>
              <w:rPr>
                <w:rFonts w:ascii="Arial" w:hAnsi="Arial" w:eastAsia="Times New Roman" w:cs="Arial"/>
                <w:color w:val="000000"/>
                <w:sz w:val="20"/>
                <w:szCs w:val="20"/>
                <w:lang w:val="en-GB" w:eastAsia="de-CH"/>
                <w:rPrChange w:id="1395" w:author="薛媛媛（Grace）" w:date="2025-11-18T13:55:33Z">
                  <w:rPr>
                    <w:rFonts w:eastAsia="Times New Roman"/>
                    <w:color w:val="000000"/>
                    <w:sz w:val="20"/>
                    <w:szCs w:val="20"/>
                    <w:lang w:val="en-GB" w:eastAsia="de-CH"/>
                  </w:rPr>
                </w:rPrChange>
              </w:rPr>
              <w:t>All known and foreseeable risks, and any undesirable side-effects, shall be minimised and be acceptable when weighed against the evaluated benefits to the patient and/or user arising from the achieved performance of the device during normal conditions of use.</w:t>
            </w:r>
          </w:p>
        </w:tc>
        <w:tc>
          <w:tcPr>
            <w:tcW w:w="1198" w:type="dxa"/>
            <w:tcMar>
              <w:top w:w="113" w:type="dxa"/>
              <w:bottom w:w="113" w:type="dxa"/>
            </w:tcMar>
          </w:tcPr>
          <w:p w14:paraId="7AA6BB84">
            <w:pPr>
              <w:rPr>
                <w:rFonts w:ascii="Arial" w:hAnsi="Arial" w:cs="Arial"/>
                <w:sz w:val="20"/>
                <w:szCs w:val="20"/>
                <w:lang w:val="en-GB"/>
                <w:rPrChange w:id="1396" w:author="薛媛媛（Grace）" w:date="2025-11-18T13:55:33Z">
                  <w:rPr>
                    <w:sz w:val="20"/>
                    <w:szCs w:val="20"/>
                    <w:lang w:val="en-GB"/>
                  </w:rPr>
                </w:rPrChange>
              </w:rPr>
            </w:pPr>
            <w:ins w:id="1397" w:author="薛媛媛（Grace）" w:date="2025-11-14T11:33:06Z">
              <w:r>
                <w:rPr>
                  <w:rFonts w:hint="default" w:ascii="Arial" w:hAnsi="Arial" w:cs="Arial" w:eastAsiaTheme="minorHAnsi"/>
                  <w:sz w:val="20"/>
                  <w:szCs w:val="20"/>
                  <w:lang w:val="en-GB" w:eastAsia="zh-CN"/>
                  <w:rPrChange w:id="1398" w:author="薛媛媛（Grace）" w:date="2025-11-18T13:55:39Z">
                    <w:rPr>
                      <w:rFonts w:hint="eastAsia" w:eastAsiaTheme="minorHAnsi"/>
                      <w:sz w:val="22"/>
                      <w:szCs w:val="22"/>
                      <w:lang w:val="en-GB" w:eastAsia="zh-CN"/>
                    </w:rPr>
                  </w:rPrChange>
                </w:rPr>
                <w:t>Yes</w:t>
              </w:r>
            </w:ins>
          </w:p>
        </w:tc>
        <w:tc>
          <w:tcPr>
            <w:tcW w:w="3078" w:type="dxa"/>
            <w:tcMar>
              <w:top w:w="113" w:type="dxa"/>
              <w:bottom w:w="113" w:type="dxa"/>
            </w:tcMar>
          </w:tcPr>
          <w:p w14:paraId="25DC5B30">
            <w:pPr>
              <w:rPr>
                <w:ins w:id="1400" w:author="薛媛媛（Grace）" w:date="2025-11-14T11:19:33Z"/>
                <w:rFonts w:hint="default" w:ascii="Arial" w:hAnsi="Arial" w:cs="Arial" w:eastAsiaTheme="minorHAnsi"/>
                <w:sz w:val="20"/>
                <w:szCs w:val="20"/>
                <w:lang w:val="en-GB" w:eastAsia="zh-CN"/>
                <w:rPrChange w:id="1401" w:author="薛媛媛（Grace）" w:date="2025-11-18T13:55:39Z">
                  <w:rPr>
                    <w:ins w:id="1402" w:author="薛媛媛（Grace）" w:date="2025-11-14T11:19:33Z"/>
                    <w:rFonts w:hint="eastAsia" w:eastAsiaTheme="minorHAnsi"/>
                    <w:sz w:val="22"/>
                    <w:szCs w:val="22"/>
                    <w:lang w:val="en-GB" w:eastAsia="zh-CN"/>
                  </w:rPr>
                </w:rPrChange>
              </w:rPr>
            </w:pPr>
            <w:ins w:id="1403" w:author="薛媛媛（Grace）" w:date="2025-11-14T11:19:33Z">
              <w:r>
                <w:rPr>
                  <w:rFonts w:hint="default" w:ascii="Arial" w:hAnsi="Arial" w:cs="Arial" w:eastAsiaTheme="minorHAnsi"/>
                  <w:sz w:val="20"/>
                  <w:szCs w:val="20"/>
                  <w:lang w:val="en-GB" w:eastAsia="zh-CN"/>
                  <w:rPrChange w:id="1404" w:author="薛媛媛（Grace）" w:date="2025-11-18T13:55:39Z">
                    <w:rPr>
                      <w:rFonts w:hint="eastAsia" w:eastAsiaTheme="minorHAnsi"/>
                      <w:sz w:val="22"/>
                      <w:szCs w:val="22"/>
                      <w:lang w:val="en-GB" w:eastAsia="zh-CN"/>
                    </w:rPr>
                  </w:rPrChange>
                </w:rPr>
                <w:t>EN ISO 14971</w:t>
              </w:r>
            </w:ins>
          </w:p>
          <w:p w14:paraId="55A06793">
            <w:pPr>
              <w:rPr>
                <w:rFonts w:ascii="Arial" w:hAnsi="Arial" w:cs="Arial"/>
                <w:sz w:val="20"/>
                <w:szCs w:val="20"/>
                <w:lang w:val="en-GB"/>
                <w:rPrChange w:id="1406" w:author="薛媛媛（Grace）" w:date="2025-11-18T13:55:33Z">
                  <w:rPr>
                    <w:sz w:val="20"/>
                    <w:szCs w:val="20"/>
                    <w:lang w:val="en-GB"/>
                  </w:rPr>
                </w:rPrChange>
              </w:rPr>
            </w:pPr>
          </w:p>
        </w:tc>
        <w:tc>
          <w:tcPr>
            <w:tcW w:w="3078" w:type="dxa"/>
            <w:tcMar>
              <w:top w:w="113" w:type="dxa"/>
              <w:bottom w:w="113" w:type="dxa"/>
            </w:tcMar>
          </w:tcPr>
          <w:p w14:paraId="049B8838">
            <w:pPr>
              <w:rPr>
                <w:ins w:id="1407" w:author="薛媛媛（Grace）" w:date="2025-11-14T11:19:42Z"/>
                <w:rFonts w:hint="default" w:ascii="Arial" w:hAnsi="Arial" w:cs="Arial"/>
                <w:sz w:val="20"/>
                <w:szCs w:val="20"/>
                <w:lang w:val="en-GB" w:eastAsia="zh-CN"/>
                <w:rPrChange w:id="1408" w:author="薛媛媛（Grace）" w:date="2025-11-18T13:55:39Z">
                  <w:rPr>
                    <w:ins w:id="1409" w:author="薛媛媛（Grace）" w:date="2025-11-14T11:19:42Z"/>
                    <w:rFonts w:hint="eastAsia" w:ascii="Arial" w:hAnsi="Arial" w:cs="Arial"/>
                    <w:sz w:val="22"/>
                    <w:szCs w:val="22"/>
                    <w:lang w:val="en-GB" w:eastAsia="zh-CN"/>
                  </w:rPr>
                </w:rPrChange>
              </w:rPr>
            </w:pPr>
            <w:ins w:id="1410" w:author="薛媛媛（Grace）" w:date="2025-11-14T11:19:42Z">
              <w:r>
                <w:rPr>
                  <w:rFonts w:hint="default" w:ascii="Arial" w:hAnsi="Arial" w:cs="Arial" w:eastAsiaTheme="minorHAnsi"/>
                  <w:sz w:val="20"/>
                  <w:szCs w:val="20"/>
                  <w:lang w:val="en-GB" w:eastAsia="zh-CN"/>
                  <w:rPrChange w:id="1411" w:author="薛媛媛（Grace）" w:date="2025-11-18T13:55:39Z">
                    <w:rPr>
                      <w:rFonts w:hint="eastAsia" w:ascii="Arial" w:hAnsi="Arial" w:cs="Arial" w:eastAsiaTheme="minorHAnsi"/>
                      <w:sz w:val="22"/>
                      <w:szCs w:val="22"/>
                      <w:lang w:val="en-GB" w:eastAsia="zh-CN"/>
                    </w:rPr>
                  </w:rPrChange>
                </w:rPr>
                <w:t>Risk Management Report</w:t>
              </w:r>
            </w:ins>
          </w:p>
          <w:p w14:paraId="2B14355A">
            <w:pPr>
              <w:rPr>
                <w:rFonts w:ascii="Arial" w:hAnsi="Arial" w:cs="Arial"/>
                <w:sz w:val="20"/>
                <w:szCs w:val="20"/>
                <w:lang w:val="en-GB"/>
                <w:rPrChange w:id="1413" w:author="薛媛媛（Grace）" w:date="2025-11-18T13:55:33Z">
                  <w:rPr>
                    <w:sz w:val="20"/>
                    <w:szCs w:val="20"/>
                    <w:lang w:val="en-GB"/>
                  </w:rPr>
                </w:rPrChange>
              </w:rPr>
            </w:pPr>
          </w:p>
        </w:tc>
        <w:tc>
          <w:tcPr>
            <w:tcW w:w="3078" w:type="dxa"/>
            <w:tcMar>
              <w:top w:w="113" w:type="dxa"/>
              <w:bottom w:w="113" w:type="dxa"/>
            </w:tcMar>
          </w:tcPr>
          <w:p w14:paraId="620934F5">
            <w:pPr>
              <w:rPr>
                <w:rFonts w:ascii="Arial" w:hAnsi="Arial" w:cs="Arial"/>
                <w:sz w:val="20"/>
                <w:szCs w:val="20"/>
                <w:lang w:val="en-GB"/>
                <w:rPrChange w:id="1414" w:author="薛媛媛（Grace）" w:date="2025-11-18T13:55:33Z">
                  <w:rPr>
                    <w:sz w:val="20"/>
                    <w:szCs w:val="20"/>
                    <w:lang w:val="en-GB"/>
                  </w:rPr>
                </w:rPrChange>
              </w:rPr>
            </w:pPr>
          </w:p>
        </w:tc>
      </w:tr>
      <w:tr w14:paraId="1F718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62605855">
            <w:pPr>
              <w:tabs>
                <w:tab w:val="left" w:pos="595"/>
              </w:tabs>
              <w:spacing w:before="120" w:line="240" w:lineRule="auto"/>
              <w:rPr>
                <w:rFonts w:ascii="Arial" w:hAnsi="Arial" w:eastAsia="Times New Roman" w:cs="Arial"/>
                <w:color w:val="000000"/>
                <w:sz w:val="20"/>
                <w:szCs w:val="20"/>
                <w:lang w:val="en-GB" w:eastAsia="de-CH"/>
                <w:rPrChange w:id="1415"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1416" w:author="薛媛媛（Grace）" w:date="2025-11-18T13:55:33Z">
                  <w:rPr>
                    <w:rFonts w:eastAsia="Times New Roman"/>
                    <w:color w:val="000000"/>
                    <w:sz w:val="20"/>
                    <w:szCs w:val="20"/>
                    <w:lang w:val="en-GB" w:eastAsia="de-CH"/>
                  </w:rPr>
                </w:rPrChange>
              </w:rPr>
              <w:t xml:space="preserve">9. </w:t>
            </w:r>
            <w:r>
              <w:rPr>
                <w:rFonts w:ascii="Arial" w:hAnsi="Arial" w:cs="Arial"/>
                <w:sz w:val="20"/>
                <w:szCs w:val="20"/>
                <w:lang w:val="en-GB"/>
                <w:rPrChange w:id="1417" w:author="薛媛媛（Grace）" w:date="2025-11-18T13:55:33Z">
                  <w:rPr>
                    <w:sz w:val="20"/>
                    <w:szCs w:val="20"/>
                    <w:lang w:val="en-GB"/>
                  </w:rPr>
                </w:rPrChange>
              </w:rPr>
              <w:tab/>
            </w:r>
            <w:r>
              <w:rPr>
                <w:rFonts w:ascii="Arial" w:hAnsi="Arial" w:eastAsia="Times New Roman" w:cs="Arial"/>
                <w:color w:val="000000"/>
                <w:sz w:val="20"/>
                <w:szCs w:val="20"/>
                <w:lang w:val="en-GB" w:eastAsia="de-CH"/>
                <w:rPrChange w:id="1418" w:author="薛媛媛（Grace）" w:date="2025-11-18T13:55:33Z">
                  <w:rPr>
                    <w:rFonts w:eastAsia="Times New Roman"/>
                    <w:color w:val="000000"/>
                    <w:sz w:val="20"/>
                    <w:szCs w:val="20"/>
                    <w:lang w:val="en-GB" w:eastAsia="de-CH"/>
                  </w:rPr>
                </w:rPrChange>
              </w:rPr>
              <w:t>For the devices referred to in Annex XVI, the general safety requirements set out in Sections 1 and 8 shall be understood to mean that the device, when used under the conditions and for the purposes intended, does not present a risk at all or presents a risk that is no more than the maximum acceptable risk related to the product's use which is consistent with a high level of protection for the safety and health of persons.</w:t>
            </w:r>
          </w:p>
        </w:tc>
        <w:tc>
          <w:tcPr>
            <w:tcW w:w="1198" w:type="dxa"/>
            <w:tcMar>
              <w:top w:w="113" w:type="dxa"/>
              <w:bottom w:w="113" w:type="dxa"/>
            </w:tcMar>
          </w:tcPr>
          <w:p w14:paraId="275CA3CA">
            <w:pPr>
              <w:rPr>
                <w:rFonts w:hint="default" w:ascii="Arial" w:hAnsi="Arial" w:eastAsia="宋体" w:cs="Arial"/>
                <w:sz w:val="20"/>
                <w:szCs w:val="20"/>
                <w:lang w:val="en-US" w:eastAsia="zh-CN"/>
                <w:rPrChange w:id="1419" w:author="薛媛媛（Grace）" w:date="2025-11-18T13:55:33Z">
                  <w:rPr>
                    <w:rFonts w:hint="default" w:eastAsia="宋体"/>
                    <w:sz w:val="20"/>
                    <w:szCs w:val="20"/>
                    <w:lang w:val="en-US" w:eastAsia="zh-CN"/>
                  </w:rPr>
                </w:rPrChange>
              </w:rPr>
            </w:pPr>
            <w:ins w:id="1420" w:author="薛媛媛（Grace）" w:date="2025-11-14T11:33:55Z">
              <w:r>
                <w:rPr>
                  <w:rFonts w:hint="default" w:ascii="Arial" w:hAnsi="Arial" w:eastAsia="宋体" w:cs="Arial"/>
                  <w:sz w:val="20"/>
                  <w:szCs w:val="20"/>
                  <w:lang w:val="en-US" w:eastAsia="zh-CN"/>
                  <w:rPrChange w:id="1421" w:author="薛媛媛（Grace）" w:date="2025-11-18T13:55:33Z">
                    <w:rPr>
                      <w:rFonts w:hint="eastAsia" w:eastAsia="宋体"/>
                      <w:sz w:val="20"/>
                      <w:szCs w:val="20"/>
                      <w:lang w:val="en-US" w:eastAsia="zh-CN"/>
                    </w:rPr>
                  </w:rPrChange>
                </w:rPr>
                <w:t>N</w:t>
              </w:r>
            </w:ins>
            <w:ins w:id="1423" w:author="薛媛媛（Grace）" w:date="2025-11-14T11:33:57Z">
              <w:r>
                <w:rPr>
                  <w:rFonts w:hint="default" w:ascii="Arial" w:hAnsi="Arial" w:eastAsia="宋体" w:cs="Arial"/>
                  <w:sz w:val="20"/>
                  <w:szCs w:val="20"/>
                  <w:lang w:val="en-US" w:eastAsia="zh-CN"/>
                  <w:rPrChange w:id="1424" w:author="薛媛媛（Grace）" w:date="2025-11-18T13:55:33Z">
                    <w:rPr>
                      <w:rFonts w:hint="eastAsia" w:eastAsia="宋体"/>
                      <w:sz w:val="20"/>
                      <w:szCs w:val="20"/>
                      <w:lang w:val="en-US" w:eastAsia="zh-CN"/>
                    </w:rPr>
                  </w:rPrChange>
                </w:rPr>
                <w:t>o</w:t>
              </w:r>
            </w:ins>
          </w:p>
        </w:tc>
        <w:tc>
          <w:tcPr>
            <w:tcW w:w="3078" w:type="dxa"/>
            <w:tcMar>
              <w:top w:w="113" w:type="dxa"/>
              <w:bottom w:w="113" w:type="dxa"/>
            </w:tcMar>
          </w:tcPr>
          <w:p w14:paraId="6647043C">
            <w:pPr>
              <w:rPr>
                <w:rFonts w:ascii="Arial" w:hAnsi="Arial" w:cs="Arial"/>
                <w:sz w:val="20"/>
                <w:szCs w:val="20"/>
                <w:lang w:val="en-GB"/>
                <w:rPrChange w:id="1426" w:author="薛媛媛（Grace）" w:date="2025-11-18T13:55:33Z">
                  <w:rPr>
                    <w:sz w:val="20"/>
                    <w:szCs w:val="20"/>
                    <w:lang w:val="en-GB"/>
                  </w:rPr>
                </w:rPrChange>
              </w:rPr>
            </w:pPr>
          </w:p>
        </w:tc>
        <w:tc>
          <w:tcPr>
            <w:tcW w:w="3078" w:type="dxa"/>
            <w:tcMar>
              <w:top w:w="113" w:type="dxa"/>
              <w:bottom w:w="113" w:type="dxa"/>
            </w:tcMar>
          </w:tcPr>
          <w:p w14:paraId="4AA4F732">
            <w:pPr>
              <w:rPr>
                <w:rFonts w:ascii="Arial" w:hAnsi="Arial" w:cs="Arial"/>
                <w:sz w:val="20"/>
                <w:szCs w:val="20"/>
                <w:lang w:val="en-GB"/>
                <w:rPrChange w:id="1427" w:author="薛媛媛（Grace）" w:date="2025-11-18T13:55:33Z">
                  <w:rPr>
                    <w:sz w:val="20"/>
                    <w:szCs w:val="20"/>
                    <w:lang w:val="en-GB"/>
                  </w:rPr>
                </w:rPrChange>
              </w:rPr>
            </w:pPr>
          </w:p>
        </w:tc>
        <w:tc>
          <w:tcPr>
            <w:tcW w:w="3078" w:type="dxa"/>
            <w:tcMar>
              <w:top w:w="113" w:type="dxa"/>
              <w:bottom w:w="113" w:type="dxa"/>
            </w:tcMar>
          </w:tcPr>
          <w:p w14:paraId="5FC686AB">
            <w:pPr>
              <w:rPr>
                <w:ins w:id="1428" w:author="薛媛媛（Grace）" w:date="2025-11-14T11:35:26Z"/>
                <w:rFonts w:hint="default" w:ascii="Arial" w:hAnsi="Arial" w:cs="Arial" w:eastAsiaTheme="minorEastAsia"/>
                <w:color w:val="auto"/>
                <w:sz w:val="20"/>
                <w:szCs w:val="20"/>
                <w:lang w:val="en-GB" w:eastAsia="zh-TW"/>
                <w:rPrChange w:id="1429" w:author="薛媛媛（Grace）" w:date="2025-11-18T13:55:39Z">
                  <w:rPr>
                    <w:ins w:id="1430" w:author="薛媛媛（Grace）" w:date="2025-11-14T11:35:26Z"/>
                    <w:rFonts w:hint="default" w:eastAsia="宋体"/>
                    <w:sz w:val="20"/>
                    <w:szCs w:val="20"/>
                    <w:lang w:val="en-US" w:eastAsia="zh-CN"/>
                  </w:rPr>
                </w:rPrChange>
              </w:rPr>
            </w:pPr>
            <w:ins w:id="1431" w:author="薛媛媛（Grace）" w:date="2025-11-14T11:35:26Z">
              <w:r>
                <w:rPr>
                  <w:rFonts w:hint="default" w:ascii="Arial" w:hAnsi="Arial" w:cs="Arial" w:eastAsiaTheme="minorEastAsia"/>
                  <w:color w:val="auto"/>
                  <w:sz w:val="20"/>
                  <w:szCs w:val="20"/>
                  <w:lang w:val="en-GB" w:eastAsia="zh-TW"/>
                  <w:rPrChange w:id="1432" w:author="薛媛媛（Grace）" w:date="2025-11-18T13:55:39Z">
                    <w:rPr>
                      <w:rFonts w:hint="eastAsia"/>
                      <w:sz w:val="20"/>
                      <w:szCs w:val="20"/>
                      <w:lang w:val="en-GB"/>
                    </w:rPr>
                  </w:rPrChange>
                </w:rPr>
                <w:t xml:space="preserve">ANNEX XVI </w:t>
              </w:r>
            </w:ins>
            <w:ins w:id="1434" w:author="薛媛媛（Grace）" w:date="2025-11-14T11:35:33Z">
              <w:r>
                <w:rPr>
                  <w:rFonts w:hint="default" w:ascii="Arial" w:hAnsi="Arial" w:cs="Arial" w:eastAsiaTheme="minorEastAsia"/>
                  <w:color w:val="auto"/>
                  <w:sz w:val="20"/>
                  <w:szCs w:val="20"/>
                  <w:lang w:val="en-GB" w:eastAsia="zh-TW"/>
                  <w:rPrChange w:id="1435" w:author="薛媛媛（Grace）" w:date="2025-11-18T13:55:39Z">
                    <w:rPr>
                      <w:rFonts w:hint="eastAsia" w:eastAsia="宋体"/>
                      <w:sz w:val="20"/>
                      <w:szCs w:val="20"/>
                      <w:lang w:val="en-US" w:eastAsia="zh-CN"/>
                    </w:rPr>
                  </w:rPrChange>
                </w:rPr>
                <w:t xml:space="preserve">is </w:t>
              </w:r>
            </w:ins>
            <w:ins w:id="1437" w:author="薛媛媛（Grace）" w:date="2025-11-14T11:35:37Z">
              <w:r>
                <w:rPr>
                  <w:rFonts w:hint="default" w:ascii="Arial" w:hAnsi="Arial" w:cs="Arial" w:eastAsiaTheme="minorEastAsia"/>
                  <w:color w:val="auto"/>
                  <w:sz w:val="20"/>
                  <w:szCs w:val="20"/>
                  <w:lang w:val="en-GB" w:eastAsia="zh-TW"/>
                  <w:rPrChange w:id="1438" w:author="薛媛媛（Grace）" w:date="2025-11-18T13:55:39Z">
                    <w:rPr>
                      <w:rFonts w:hint="eastAsia" w:eastAsia="宋体"/>
                      <w:sz w:val="20"/>
                      <w:szCs w:val="20"/>
                      <w:lang w:val="en-US" w:eastAsia="zh-CN"/>
                    </w:rPr>
                  </w:rPrChange>
                </w:rPr>
                <w:t>about</w:t>
              </w:r>
            </w:ins>
          </w:p>
          <w:p w14:paraId="08E6D280">
            <w:pPr>
              <w:rPr>
                <w:rFonts w:hint="default" w:ascii="Arial" w:hAnsi="Arial" w:eastAsia="宋体" w:cs="Arial"/>
                <w:sz w:val="20"/>
                <w:szCs w:val="20"/>
                <w:lang w:val="en-US" w:eastAsia="zh-CN"/>
                <w:rPrChange w:id="1440" w:author="薛媛媛（Grace）" w:date="2025-11-18T13:55:33Z">
                  <w:rPr>
                    <w:rFonts w:hint="default" w:eastAsia="宋体"/>
                    <w:sz w:val="20"/>
                    <w:szCs w:val="20"/>
                    <w:lang w:val="en-US" w:eastAsia="zh-CN"/>
                  </w:rPr>
                </w:rPrChange>
              </w:rPr>
            </w:pPr>
            <w:ins w:id="1441" w:author="薛媛媛（Grace）" w:date="2025-11-14T11:35:26Z">
              <w:r>
                <w:rPr>
                  <w:rFonts w:hint="default" w:ascii="Arial" w:hAnsi="Arial" w:cs="Arial" w:eastAsiaTheme="minorEastAsia"/>
                  <w:color w:val="auto"/>
                  <w:sz w:val="20"/>
                  <w:szCs w:val="20"/>
                  <w:lang w:val="en-GB" w:eastAsia="zh-TW"/>
                  <w:rPrChange w:id="1442" w:author="薛媛媛（Grace）" w:date="2025-11-18T13:55:39Z">
                    <w:rPr>
                      <w:rFonts w:hint="eastAsia"/>
                      <w:sz w:val="20"/>
                      <w:szCs w:val="20"/>
                      <w:lang w:val="en-GB"/>
                    </w:rPr>
                  </w:rPrChange>
                </w:rPr>
                <w:t xml:space="preserve">LIST OF GROUPS OF PRODUCTS WITHOUT AN INTENDED MEDICAL PURPOSE REFERRED TO IN </w:t>
              </w:r>
            </w:ins>
            <w:ins w:id="1444" w:author="薛媛媛（Grace）" w:date="2025-11-14T11:35:26Z">
              <w:r>
                <w:rPr>
                  <w:rFonts w:hint="default" w:ascii="Arial" w:hAnsi="Arial" w:cs="Arial" w:eastAsiaTheme="minorEastAsia"/>
                  <w:color w:val="auto"/>
                  <w:sz w:val="20"/>
                  <w:szCs w:val="20"/>
                  <w:lang w:val="en-GB" w:eastAsia="zh-TW"/>
                  <w:rPrChange w:id="1445" w:author="薛媛媛（Grace）" w:date="2025-11-18T13:55:39Z">
                    <w:rPr>
                      <w:rFonts w:hint="eastAsia"/>
                      <w:sz w:val="20"/>
                      <w:szCs w:val="20"/>
                      <w:lang w:val="en-GB"/>
                    </w:rPr>
                  </w:rPrChange>
                </w:rPr>
                <w:t>ARTICLE 1(2)</w:t>
              </w:r>
            </w:ins>
            <w:ins w:id="1447" w:author="薛媛媛（Grace）" w:date="2025-11-14T11:35:57Z">
              <w:r>
                <w:rPr>
                  <w:rFonts w:hint="default" w:ascii="Arial" w:hAnsi="Arial" w:cs="Arial" w:eastAsiaTheme="minorEastAsia"/>
                  <w:color w:val="auto"/>
                  <w:sz w:val="20"/>
                  <w:szCs w:val="20"/>
                  <w:lang w:val="en-GB" w:eastAsia="zh-TW"/>
                  <w:rPrChange w:id="1448" w:author="薛媛媛（Grace）" w:date="2025-11-18T13:55:39Z">
                    <w:rPr>
                      <w:rFonts w:hint="eastAsia" w:eastAsia="宋体"/>
                      <w:sz w:val="20"/>
                      <w:szCs w:val="20"/>
                      <w:lang w:val="en-US" w:eastAsia="zh-CN"/>
                    </w:rPr>
                  </w:rPrChange>
                </w:rPr>
                <w:t>,</w:t>
              </w:r>
            </w:ins>
            <w:ins w:id="1450" w:author="薛媛媛（Grace）" w:date="2025-11-14T11:35:58Z">
              <w:r>
                <w:rPr>
                  <w:rFonts w:hint="default" w:ascii="Arial" w:hAnsi="Arial" w:cs="Arial" w:eastAsiaTheme="minorEastAsia"/>
                  <w:color w:val="auto"/>
                  <w:sz w:val="20"/>
                  <w:szCs w:val="20"/>
                  <w:lang w:val="en-GB" w:eastAsia="zh-TW"/>
                  <w:rPrChange w:id="1451" w:author="薛媛媛（Grace）" w:date="2025-11-18T13:55:39Z">
                    <w:rPr>
                      <w:rFonts w:hint="eastAsia" w:eastAsia="宋体"/>
                      <w:sz w:val="20"/>
                      <w:szCs w:val="20"/>
                      <w:lang w:val="en-US" w:eastAsia="zh-CN"/>
                    </w:rPr>
                  </w:rPrChange>
                </w:rPr>
                <w:t xml:space="preserve"> </w:t>
              </w:r>
            </w:ins>
            <w:ins w:id="1453" w:author="薛媛媛（Grace）" w:date="2025-11-14T11:35:59Z">
              <w:r>
                <w:rPr>
                  <w:rFonts w:hint="default" w:ascii="Arial" w:hAnsi="Arial" w:cs="Arial" w:eastAsiaTheme="minorEastAsia"/>
                  <w:color w:val="auto"/>
                  <w:sz w:val="20"/>
                  <w:szCs w:val="20"/>
                  <w:lang w:val="en-GB" w:eastAsia="zh-TW"/>
                  <w:rPrChange w:id="1454" w:author="薛媛媛（Grace）" w:date="2025-11-18T13:55:39Z">
                    <w:rPr>
                      <w:rFonts w:hint="eastAsia" w:eastAsia="宋体"/>
                      <w:sz w:val="20"/>
                      <w:szCs w:val="20"/>
                      <w:lang w:val="en-US" w:eastAsia="zh-CN"/>
                    </w:rPr>
                  </w:rPrChange>
                </w:rPr>
                <w:t xml:space="preserve">it </w:t>
              </w:r>
            </w:ins>
            <w:ins w:id="1456" w:author="薛媛媛（Grace）" w:date="2025-11-14T11:36:14Z">
              <w:r>
                <w:rPr>
                  <w:rFonts w:hint="default" w:ascii="Arial" w:hAnsi="Arial" w:cs="Arial" w:eastAsiaTheme="minorEastAsia"/>
                  <w:color w:val="auto"/>
                  <w:sz w:val="20"/>
                  <w:szCs w:val="20"/>
                  <w:lang w:val="en-GB" w:eastAsia="zh-TW"/>
                  <w:rPrChange w:id="1457" w:author="薛媛媛（Grace）" w:date="2025-11-18T13:55:39Z">
                    <w:rPr>
                      <w:rFonts w:hint="eastAsia" w:eastAsia="宋体"/>
                      <w:sz w:val="20"/>
                      <w:szCs w:val="20"/>
                      <w:lang w:val="en-US" w:eastAsia="zh-CN"/>
                    </w:rPr>
                  </w:rPrChange>
                </w:rPr>
                <w:t>is</w:t>
              </w:r>
            </w:ins>
            <w:ins w:id="1459" w:author="薛媛媛（Grace）" w:date="2025-11-14T11:36:15Z">
              <w:r>
                <w:rPr>
                  <w:rFonts w:hint="default" w:ascii="Arial" w:hAnsi="Arial" w:cs="Arial" w:eastAsiaTheme="minorEastAsia"/>
                  <w:color w:val="auto"/>
                  <w:sz w:val="20"/>
                  <w:szCs w:val="20"/>
                  <w:lang w:val="en-GB" w:eastAsia="zh-TW"/>
                  <w:rPrChange w:id="1460" w:author="薛媛媛（Grace）" w:date="2025-11-18T13:55:39Z">
                    <w:rPr>
                      <w:rFonts w:hint="eastAsia" w:eastAsia="宋体"/>
                      <w:sz w:val="20"/>
                      <w:szCs w:val="20"/>
                      <w:lang w:val="en-US" w:eastAsia="zh-CN"/>
                    </w:rPr>
                  </w:rPrChange>
                </w:rPr>
                <w:t xml:space="preserve"> no</w:t>
              </w:r>
            </w:ins>
            <w:ins w:id="1462" w:author="薛媛媛（Grace）" w:date="2025-11-14T11:36:16Z">
              <w:r>
                <w:rPr>
                  <w:rFonts w:hint="default" w:ascii="Arial" w:hAnsi="Arial" w:cs="Arial" w:eastAsiaTheme="minorEastAsia"/>
                  <w:color w:val="auto"/>
                  <w:sz w:val="20"/>
                  <w:szCs w:val="20"/>
                  <w:lang w:val="en-GB" w:eastAsia="zh-TW"/>
                  <w:rPrChange w:id="1463" w:author="薛媛媛（Grace）" w:date="2025-11-18T13:55:39Z">
                    <w:rPr>
                      <w:rFonts w:hint="eastAsia" w:eastAsia="宋体"/>
                      <w:sz w:val="20"/>
                      <w:szCs w:val="20"/>
                      <w:lang w:val="en-US" w:eastAsia="zh-CN"/>
                    </w:rPr>
                  </w:rPrChange>
                </w:rPr>
                <w:t>t</w:t>
              </w:r>
            </w:ins>
            <w:ins w:id="1465" w:author="薛媛媛（Grace）" w:date="2025-11-14T11:36:10Z">
              <w:r>
                <w:rPr>
                  <w:rFonts w:hint="default" w:ascii="Arial" w:hAnsi="Arial" w:cs="Arial" w:eastAsiaTheme="minorEastAsia"/>
                  <w:color w:val="auto"/>
                  <w:sz w:val="20"/>
                  <w:szCs w:val="20"/>
                  <w:lang w:val="en-GB" w:eastAsia="zh-TW"/>
                  <w:rPrChange w:id="1466" w:author="薛媛媛（Grace）" w:date="2025-11-18T13:55:39Z">
                    <w:rPr>
                      <w:rFonts w:hint="default" w:ascii="Arial" w:hAnsi="Arial" w:eastAsia="等线" w:cs="Arial"/>
                      <w:color w:val="000000"/>
                      <w:sz w:val="18"/>
                      <w:szCs w:val="18"/>
                      <w:lang w:eastAsia="zh-CN"/>
                    </w:rPr>
                  </w:rPrChange>
                </w:rPr>
                <w:t xml:space="preserve"> applicable to </w:t>
              </w:r>
            </w:ins>
            <w:ins w:id="1468" w:author="薛媛媛（Grace）" w:date="2025-11-14T11:36:25Z">
              <w:r>
                <w:rPr>
                  <w:rFonts w:hint="default" w:ascii="Arial" w:hAnsi="Arial" w:cs="Arial" w:eastAsiaTheme="minorEastAsia"/>
                  <w:color w:val="auto"/>
                  <w:sz w:val="20"/>
                  <w:szCs w:val="20"/>
                  <w:lang w:val="en-GB" w:eastAsia="zh-TW"/>
                  <w:rPrChange w:id="1469" w:author="薛媛媛（Grace）" w:date="2025-11-18T13:55:39Z">
                    <w:rPr>
                      <w:rFonts w:hint="eastAsia" w:eastAsia="等线" w:cs="Arial"/>
                      <w:color w:val="000000"/>
                      <w:sz w:val="18"/>
                      <w:szCs w:val="18"/>
                      <w:lang w:val="en-US" w:eastAsia="zh-CN"/>
                    </w:rPr>
                  </w:rPrChange>
                </w:rPr>
                <w:t>S</w:t>
              </w:r>
            </w:ins>
            <w:ins w:id="1471" w:author="薛媛媛（Grace）" w:date="2025-11-14T11:36:26Z">
              <w:r>
                <w:rPr>
                  <w:rFonts w:hint="default" w:ascii="Arial" w:hAnsi="Arial" w:cs="Arial" w:eastAsiaTheme="minorEastAsia"/>
                  <w:color w:val="auto"/>
                  <w:sz w:val="20"/>
                  <w:szCs w:val="20"/>
                  <w:lang w:val="en-GB" w:eastAsia="zh-TW"/>
                  <w:rPrChange w:id="1472" w:author="薛媛媛（Grace）" w:date="2025-11-18T13:55:39Z">
                    <w:rPr>
                      <w:rFonts w:hint="eastAsia" w:eastAsia="等线" w:cs="Arial"/>
                      <w:color w:val="000000"/>
                      <w:sz w:val="18"/>
                      <w:szCs w:val="18"/>
                      <w:lang w:val="en-US" w:eastAsia="zh-CN"/>
                    </w:rPr>
                  </w:rPrChange>
                </w:rPr>
                <w:t>im</w:t>
              </w:r>
            </w:ins>
            <w:ins w:id="1474" w:author="薛媛媛（Grace）" w:date="2025-11-14T11:36:28Z">
              <w:r>
                <w:rPr>
                  <w:rFonts w:hint="default" w:ascii="Arial" w:hAnsi="Arial" w:cs="Arial" w:eastAsiaTheme="minorEastAsia"/>
                  <w:color w:val="auto"/>
                  <w:sz w:val="20"/>
                  <w:szCs w:val="20"/>
                  <w:lang w:val="en-GB" w:eastAsia="zh-TW"/>
                  <w:rPrChange w:id="1475" w:author="薛媛媛（Grace）" w:date="2025-11-18T13:55:39Z">
                    <w:rPr>
                      <w:rFonts w:hint="eastAsia" w:eastAsia="等线" w:cs="Arial"/>
                      <w:color w:val="000000"/>
                      <w:sz w:val="18"/>
                      <w:szCs w:val="18"/>
                      <w:lang w:val="en-US" w:eastAsia="zh-CN"/>
                    </w:rPr>
                  </w:rPrChange>
                </w:rPr>
                <w:t>je</w:t>
              </w:r>
            </w:ins>
            <w:ins w:id="1477" w:author="薛媛媛（Grace）" w:date="2025-11-14T11:36:31Z">
              <w:r>
                <w:rPr>
                  <w:rFonts w:hint="default" w:ascii="Arial" w:hAnsi="Arial" w:cs="Arial" w:eastAsiaTheme="minorEastAsia"/>
                  <w:color w:val="auto"/>
                  <w:sz w:val="20"/>
                  <w:szCs w:val="20"/>
                  <w:lang w:val="en-GB" w:eastAsia="zh-TW"/>
                  <w:rPrChange w:id="1478" w:author="薛媛媛（Grace）" w:date="2025-11-18T13:55:39Z">
                    <w:rPr>
                      <w:rFonts w:hint="eastAsia" w:eastAsia="等线" w:cs="Arial"/>
                      <w:color w:val="000000"/>
                      <w:sz w:val="18"/>
                      <w:szCs w:val="18"/>
                      <w:lang w:val="en-US" w:eastAsia="zh-CN"/>
                    </w:rPr>
                  </w:rPrChange>
                </w:rPr>
                <w:t>ct</w:t>
              </w:r>
            </w:ins>
            <w:ins w:id="1480" w:author="薛媛媛（Grace）" w:date="2025-11-14T11:36:35Z">
              <w:r>
                <w:rPr>
                  <w:rFonts w:hint="default" w:ascii="Arial" w:hAnsi="Arial" w:cs="Arial" w:eastAsiaTheme="minorEastAsia"/>
                  <w:color w:val="auto"/>
                  <w:sz w:val="20"/>
                  <w:szCs w:val="20"/>
                  <w:lang w:val="en-GB" w:eastAsia="zh-TW"/>
                  <w:rPrChange w:id="1481" w:author="薛媛媛（Grace）" w:date="2025-11-18T13:55:39Z">
                    <w:rPr>
                      <w:rFonts w:hint="eastAsia" w:eastAsia="等线" w:cs="Arial"/>
                      <w:color w:val="000000"/>
                      <w:sz w:val="18"/>
                      <w:szCs w:val="18"/>
                      <w:lang w:val="en-US" w:eastAsia="zh-CN"/>
                    </w:rPr>
                  </w:rPrChange>
                </w:rPr>
                <w:t>.</w:t>
              </w:r>
            </w:ins>
          </w:p>
        </w:tc>
      </w:tr>
      <w:tr w14:paraId="6B40E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5389" w:type="dxa"/>
            <w:gridSpan w:val="5"/>
            <w:shd w:val="clear" w:color="auto" w:fill="D0CECE" w:themeFill="background2" w:themeFillShade="E6"/>
            <w:tcMar>
              <w:top w:w="113" w:type="dxa"/>
              <w:bottom w:w="113" w:type="dxa"/>
            </w:tcMar>
          </w:tcPr>
          <w:p w14:paraId="28A3BBEE">
            <w:pPr>
              <w:rPr>
                <w:rFonts w:ascii="Arial" w:hAnsi="Arial" w:cs="Arial"/>
                <w:sz w:val="20"/>
                <w:szCs w:val="20"/>
                <w:lang w:val="en-GB"/>
                <w:rPrChange w:id="1483" w:author="薛媛媛（Grace）" w:date="2025-11-18T13:55:33Z">
                  <w:rPr>
                    <w:sz w:val="20"/>
                    <w:szCs w:val="20"/>
                    <w:lang w:val="en-GB"/>
                  </w:rPr>
                </w:rPrChange>
              </w:rPr>
            </w:pPr>
            <w:r>
              <w:rPr>
                <w:rFonts w:ascii="Arial" w:hAnsi="Arial" w:cs="Arial"/>
                <w:sz w:val="20"/>
                <w:szCs w:val="20"/>
                <w:lang w:val="en-GB"/>
                <w:rPrChange w:id="1484" w:author="薛媛媛（Grace）" w:date="2025-11-18T13:55:33Z">
                  <w:rPr>
                    <w:sz w:val="20"/>
                    <w:szCs w:val="20"/>
                    <w:lang w:val="en-GB"/>
                  </w:rPr>
                </w:rPrChange>
              </w:rPr>
              <w:t xml:space="preserve">CHAPTER II, </w:t>
            </w:r>
            <w:r>
              <w:rPr>
                <w:rFonts w:ascii="Arial" w:hAnsi="Arial" w:cs="Arial"/>
                <w:b/>
                <w:sz w:val="20"/>
                <w:szCs w:val="20"/>
                <w:lang w:val="en-GB"/>
                <w:rPrChange w:id="1485" w:author="薛媛媛（Grace）" w:date="2025-11-18T13:55:33Z">
                  <w:rPr>
                    <w:b/>
                    <w:sz w:val="20"/>
                    <w:szCs w:val="20"/>
                    <w:lang w:val="en-GB"/>
                  </w:rPr>
                </w:rPrChange>
              </w:rPr>
              <w:t>REQUIREMENTS REGARDING DESIGN AND MANUFACTURE</w:t>
            </w:r>
          </w:p>
        </w:tc>
      </w:tr>
      <w:tr w14:paraId="25BF1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3D27C02D">
            <w:pPr>
              <w:shd w:val="clear" w:color="auto" w:fill="FFFFFF"/>
              <w:spacing w:before="120" w:after="120" w:line="240" w:lineRule="auto"/>
              <w:rPr>
                <w:rFonts w:ascii="Arial" w:hAnsi="Arial" w:eastAsia="Times New Roman" w:cs="Arial"/>
                <w:b/>
                <w:bCs/>
                <w:color w:val="000000"/>
                <w:sz w:val="20"/>
                <w:szCs w:val="20"/>
                <w:lang w:val="en-GB" w:eastAsia="de-CH"/>
                <w:rPrChange w:id="1486" w:author="薛媛媛（Grace）" w:date="2025-11-18T13:55:33Z">
                  <w:rPr>
                    <w:rFonts w:eastAsia="Times New Roman"/>
                    <w:b/>
                    <w:bCs/>
                    <w:color w:val="000000"/>
                    <w:sz w:val="20"/>
                    <w:szCs w:val="20"/>
                    <w:lang w:val="en-GB" w:eastAsia="de-CH"/>
                  </w:rPr>
                </w:rPrChange>
              </w:rPr>
            </w:pPr>
            <w:r>
              <w:rPr>
                <w:rFonts w:ascii="Arial" w:hAnsi="Arial" w:eastAsia="Times New Roman" w:cs="Arial"/>
                <w:b/>
                <w:bCs/>
                <w:color w:val="000000"/>
                <w:sz w:val="20"/>
                <w:szCs w:val="20"/>
                <w:lang w:val="en-GB" w:eastAsia="de-CH"/>
                <w:rPrChange w:id="1487" w:author="薛媛媛（Grace）" w:date="2025-11-18T13:55:33Z">
                  <w:rPr>
                    <w:rFonts w:eastAsia="Times New Roman"/>
                    <w:b/>
                    <w:bCs/>
                    <w:color w:val="000000"/>
                    <w:sz w:val="20"/>
                    <w:szCs w:val="20"/>
                    <w:lang w:val="en-GB" w:eastAsia="de-CH"/>
                  </w:rPr>
                </w:rPrChange>
              </w:rPr>
              <w:t xml:space="preserve">10.   Chemical, physical and biological properties </w:t>
            </w:r>
          </w:p>
        </w:tc>
        <w:tc>
          <w:tcPr>
            <w:tcW w:w="1198" w:type="dxa"/>
            <w:shd w:val="clear" w:color="auto" w:fill="auto"/>
            <w:tcMar>
              <w:top w:w="113" w:type="dxa"/>
              <w:bottom w:w="113" w:type="dxa"/>
            </w:tcMar>
            <w:vAlign w:val="top"/>
          </w:tcPr>
          <w:p w14:paraId="46CE2A76">
            <w:pPr>
              <w:rPr>
                <w:ins w:id="1488" w:author="薛媛媛（Grace）" w:date="2025-11-14T11:45:52Z"/>
                <w:rFonts w:hint="default" w:ascii="Arial" w:hAnsi="Arial" w:cs="Arial" w:eastAsiaTheme="minorHAnsi"/>
                <w:sz w:val="20"/>
                <w:szCs w:val="20"/>
                <w:lang w:val="en-GB" w:eastAsia="zh-CN" w:bidi="ar-SA"/>
                <w:rPrChange w:id="1489" w:author="薛媛媛（Grace）" w:date="2025-11-18T13:55:39Z">
                  <w:rPr>
                    <w:ins w:id="1490" w:author="薛媛媛（Grace）" w:date="2025-11-14T11:45:52Z"/>
                    <w:rFonts w:hint="eastAsia" w:ascii="Arial" w:hAnsi="Arial" w:cs="Arial" w:eastAsiaTheme="minorHAnsi"/>
                    <w:sz w:val="22"/>
                    <w:szCs w:val="22"/>
                    <w:lang w:val="en-GB" w:eastAsia="zh-CN" w:bidi="ar-SA"/>
                  </w:rPr>
                </w:rPrChange>
              </w:rPr>
            </w:pPr>
          </w:p>
        </w:tc>
        <w:tc>
          <w:tcPr>
            <w:tcW w:w="3078" w:type="dxa"/>
            <w:shd w:val="clear" w:color="auto" w:fill="auto"/>
            <w:tcMar>
              <w:top w:w="113" w:type="dxa"/>
              <w:bottom w:w="113" w:type="dxa"/>
            </w:tcMar>
            <w:vAlign w:val="top"/>
          </w:tcPr>
          <w:p w14:paraId="59F01685">
            <w:pPr>
              <w:rPr>
                <w:ins w:id="1491" w:author="薛媛媛（Grace）" w:date="2025-11-14T11:45:52Z"/>
                <w:rFonts w:hint="default" w:ascii="Arial" w:hAnsi="Arial" w:cs="Arial"/>
                <w:sz w:val="20"/>
                <w:szCs w:val="20"/>
                <w:lang w:val="en-GB" w:eastAsia="zh-CN"/>
                <w:rPrChange w:id="1492" w:author="薛媛媛（Grace）" w:date="2025-11-18T13:55:39Z">
                  <w:rPr>
                    <w:ins w:id="1493" w:author="薛媛媛（Grace）" w:date="2025-11-14T11:45:52Z"/>
                    <w:rFonts w:hint="eastAsia"/>
                    <w:lang w:val="en-GB" w:eastAsia="zh-CN"/>
                  </w:rPr>
                </w:rPrChange>
              </w:rPr>
            </w:pPr>
          </w:p>
        </w:tc>
        <w:tc>
          <w:tcPr>
            <w:tcW w:w="3078" w:type="dxa"/>
            <w:shd w:val="clear" w:color="auto" w:fill="auto"/>
            <w:tcMar>
              <w:top w:w="113" w:type="dxa"/>
              <w:bottom w:w="113" w:type="dxa"/>
            </w:tcMar>
            <w:vAlign w:val="top"/>
          </w:tcPr>
          <w:p w14:paraId="60AF60D9">
            <w:pPr>
              <w:rPr>
                <w:ins w:id="1494" w:author="薛媛媛（Grace）" w:date="2025-11-14T11:45:52Z"/>
                <w:rFonts w:hint="default" w:ascii="Arial" w:hAnsi="Arial" w:eastAsia="宋体" w:cs="Arial"/>
                <w:sz w:val="20"/>
                <w:szCs w:val="20"/>
                <w:lang w:val="en-GB" w:eastAsia="zh-CN" w:bidi="ar-SA"/>
                <w:rPrChange w:id="1495" w:author="薛媛媛（Grace）" w:date="2025-11-18T13:55:33Z">
                  <w:rPr>
                    <w:ins w:id="1496" w:author="薛媛媛（Grace）" w:date="2025-11-14T11:45:52Z"/>
                    <w:rFonts w:hint="default" w:ascii="Arial" w:hAnsi="Arial" w:eastAsia="宋体" w:cs="Arial"/>
                    <w:sz w:val="20"/>
                    <w:szCs w:val="20"/>
                    <w:lang w:val="en-GB" w:eastAsia="zh-CN" w:bidi="ar-SA"/>
                  </w:rPr>
                </w:rPrChange>
              </w:rPr>
            </w:pPr>
          </w:p>
        </w:tc>
        <w:tc>
          <w:tcPr>
            <w:tcW w:w="3078" w:type="dxa"/>
            <w:tcMar>
              <w:top w:w="113" w:type="dxa"/>
              <w:bottom w:w="113" w:type="dxa"/>
            </w:tcMar>
          </w:tcPr>
          <w:p w14:paraId="55F85C53">
            <w:pPr>
              <w:rPr>
                <w:rFonts w:ascii="Arial" w:hAnsi="Arial" w:cs="Arial"/>
                <w:sz w:val="20"/>
                <w:szCs w:val="20"/>
                <w:lang w:val="en-GB"/>
                <w:rPrChange w:id="1497" w:author="薛媛媛（Grace）" w:date="2025-11-18T13:55:33Z">
                  <w:rPr>
                    <w:sz w:val="20"/>
                    <w:szCs w:val="20"/>
                    <w:lang w:val="en-GB"/>
                  </w:rPr>
                </w:rPrChange>
              </w:rPr>
            </w:pPr>
          </w:p>
        </w:tc>
      </w:tr>
      <w:tr w14:paraId="63CFA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394BD6E8">
            <w:pPr>
              <w:tabs>
                <w:tab w:val="left" w:pos="595"/>
              </w:tabs>
              <w:spacing w:before="120" w:line="240" w:lineRule="auto"/>
              <w:rPr>
                <w:rFonts w:ascii="Arial" w:hAnsi="Arial" w:eastAsia="Times New Roman" w:cs="Arial"/>
                <w:color w:val="000000"/>
                <w:sz w:val="20"/>
                <w:szCs w:val="20"/>
                <w:lang w:val="en-GB" w:eastAsia="de-CH"/>
                <w:rPrChange w:id="1498"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1499" w:author="薛媛媛（Grace）" w:date="2025-11-18T13:55:33Z">
                  <w:rPr>
                    <w:rFonts w:eastAsia="Times New Roman"/>
                    <w:color w:val="000000"/>
                    <w:sz w:val="20"/>
                    <w:szCs w:val="20"/>
                    <w:lang w:val="en-GB" w:eastAsia="de-CH"/>
                  </w:rPr>
                </w:rPrChange>
              </w:rPr>
              <w:t>10.1.</w:t>
            </w:r>
            <w:r>
              <w:rPr>
                <w:rFonts w:ascii="Arial" w:hAnsi="Arial" w:eastAsia="Times New Roman" w:cs="Arial"/>
                <w:color w:val="000000"/>
                <w:sz w:val="20"/>
                <w:szCs w:val="20"/>
                <w:lang w:val="en-GB" w:eastAsia="de-CH"/>
                <w:rPrChange w:id="1500" w:author="薛媛媛（Grace）" w:date="2025-11-18T13:55:33Z">
                  <w:rPr>
                    <w:rFonts w:eastAsia="Times New Roman"/>
                    <w:color w:val="000000"/>
                    <w:sz w:val="20"/>
                    <w:szCs w:val="20"/>
                    <w:lang w:val="en-GB" w:eastAsia="de-CH"/>
                  </w:rPr>
                </w:rPrChange>
              </w:rPr>
              <w:tab/>
            </w:r>
            <w:r>
              <w:rPr>
                <w:rFonts w:ascii="Arial" w:hAnsi="Arial" w:cs="Arial"/>
                <w:sz w:val="20"/>
                <w:szCs w:val="20"/>
                <w:lang w:val="en-GB"/>
                <w:rPrChange w:id="1501" w:author="薛媛媛（Grace）" w:date="2025-11-18T13:55:33Z">
                  <w:rPr>
                    <w:sz w:val="20"/>
                    <w:szCs w:val="20"/>
                    <w:lang w:val="en-GB"/>
                  </w:rPr>
                </w:rPrChange>
              </w:rPr>
              <w:tab/>
            </w:r>
            <w:r>
              <w:rPr>
                <w:rFonts w:ascii="Arial" w:hAnsi="Arial" w:eastAsia="Times New Roman" w:cs="Arial"/>
                <w:color w:val="000000"/>
                <w:sz w:val="20"/>
                <w:szCs w:val="20"/>
                <w:lang w:val="en-GB" w:eastAsia="de-CH"/>
                <w:rPrChange w:id="1502" w:author="薛媛媛（Grace）" w:date="2025-11-18T13:55:33Z">
                  <w:rPr>
                    <w:rFonts w:eastAsia="Times New Roman"/>
                    <w:color w:val="000000"/>
                    <w:sz w:val="20"/>
                    <w:szCs w:val="20"/>
                    <w:lang w:val="en-GB" w:eastAsia="de-CH"/>
                  </w:rPr>
                </w:rPrChange>
              </w:rPr>
              <w:t>Devices shall be designed and manufactured in such a way as to ensure that the characteristics and performance requirements referred to in Chapter I are fulfilled. Particular attention shall be paid to:</w:t>
            </w:r>
          </w:p>
        </w:tc>
        <w:tc>
          <w:tcPr>
            <w:tcW w:w="1198" w:type="dxa"/>
            <w:shd w:val="clear" w:color="auto" w:fill="auto"/>
            <w:tcMar>
              <w:top w:w="113" w:type="dxa"/>
              <w:bottom w:w="113" w:type="dxa"/>
            </w:tcMar>
            <w:vAlign w:val="top"/>
          </w:tcPr>
          <w:p w14:paraId="091B32A3">
            <w:pPr>
              <w:rPr>
                <w:ins w:id="1503" w:author="薛媛媛（Grace）" w:date="2025-11-14T18:04:12Z"/>
                <w:rFonts w:hint="default" w:ascii="Arial" w:hAnsi="Arial" w:cs="Arial" w:eastAsiaTheme="minorHAnsi"/>
                <w:sz w:val="20"/>
                <w:szCs w:val="20"/>
                <w:lang w:val="en-GB" w:eastAsia="zh-CN" w:bidi="ar-SA"/>
                <w:rPrChange w:id="1504" w:author="薛媛媛（Grace）" w:date="2025-11-18T13:55:39Z">
                  <w:rPr>
                    <w:ins w:id="1505" w:author="薛媛媛（Grace）" w:date="2025-11-14T18:04:12Z"/>
                    <w:rFonts w:hint="eastAsia" w:ascii="Arial" w:hAnsi="Arial" w:cs="Arial" w:eastAsiaTheme="minorHAnsi"/>
                    <w:sz w:val="22"/>
                    <w:szCs w:val="22"/>
                    <w:lang w:val="en-GB" w:eastAsia="zh-CN" w:bidi="ar-SA"/>
                  </w:rPr>
                </w:rPrChange>
              </w:rPr>
            </w:pPr>
            <w:ins w:id="1506" w:author="薛媛媛（Grace）" w:date="2025-11-14T18:04:12Z">
              <w:r>
                <w:rPr>
                  <w:rFonts w:hint="default" w:ascii="Arial" w:hAnsi="Arial" w:cs="Arial" w:eastAsiaTheme="minorHAnsi"/>
                  <w:sz w:val="20"/>
                  <w:szCs w:val="20"/>
                  <w:lang w:val="en-GB" w:eastAsia="zh-CN"/>
                  <w:rPrChange w:id="1507"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66EA9AED">
            <w:pPr>
              <w:rPr>
                <w:ins w:id="1509" w:author="薛媛媛（Grace）" w:date="2025-11-14T18:04:12Z"/>
                <w:rFonts w:hint="default" w:ascii="Arial" w:hAnsi="Arial" w:cs="Arial" w:eastAsiaTheme="minorHAnsi"/>
                <w:sz w:val="20"/>
                <w:szCs w:val="20"/>
                <w:lang w:val="en-GB" w:eastAsia="zh-CN"/>
                <w:rPrChange w:id="1510" w:author="薛媛媛（Grace）" w:date="2025-11-18T13:55:39Z">
                  <w:rPr>
                    <w:ins w:id="1511" w:author="薛媛媛（Grace）" w:date="2025-11-14T18:04:12Z"/>
                    <w:rFonts w:hint="eastAsia" w:eastAsiaTheme="minorHAnsi"/>
                    <w:sz w:val="22"/>
                    <w:szCs w:val="22"/>
                    <w:lang w:val="en-GB" w:eastAsia="zh-CN"/>
                  </w:rPr>
                </w:rPrChange>
              </w:rPr>
            </w:pPr>
            <w:ins w:id="1512" w:author="薛媛媛（Grace）" w:date="2025-11-14T18:04:12Z">
              <w:r>
                <w:rPr>
                  <w:rFonts w:hint="default" w:ascii="Arial" w:hAnsi="Arial" w:cs="Arial" w:eastAsiaTheme="minorHAnsi"/>
                  <w:sz w:val="20"/>
                  <w:szCs w:val="20"/>
                  <w:lang w:val="en-GB" w:eastAsia="zh-CN"/>
                  <w:rPrChange w:id="1513" w:author="薛媛媛（Grace）" w:date="2025-11-18T13:55:39Z">
                    <w:rPr>
                      <w:rFonts w:hint="eastAsia" w:eastAsiaTheme="minorHAnsi"/>
                      <w:sz w:val="22"/>
                      <w:szCs w:val="22"/>
                      <w:lang w:val="en-GB" w:eastAsia="zh-CN"/>
                    </w:rPr>
                  </w:rPrChange>
                </w:rPr>
                <w:t>EN ISO 14971</w:t>
              </w:r>
            </w:ins>
          </w:p>
          <w:p w14:paraId="6C5D1CBB">
            <w:pPr>
              <w:rPr>
                <w:ins w:id="1515" w:author="薛媛媛（Grace）" w:date="2025-11-14T18:04:12Z"/>
                <w:rFonts w:hint="default" w:ascii="Arial" w:hAnsi="Arial" w:cs="Arial" w:eastAsiaTheme="minorHAnsi"/>
                <w:sz w:val="20"/>
                <w:szCs w:val="20"/>
                <w:lang w:val="en-GB" w:eastAsia="zh-CN"/>
                <w:rPrChange w:id="1516" w:author="薛媛媛（Grace）" w:date="2025-11-18T13:55:39Z">
                  <w:rPr>
                    <w:ins w:id="1517" w:author="薛媛媛（Grace）" w:date="2025-11-14T18:04:12Z"/>
                    <w:rFonts w:hint="eastAsia" w:eastAsiaTheme="minorHAnsi"/>
                    <w:sz w:val="22"/>
                    <w:szCs w:val="22"/>
                    <w:lang w:val="en-GB" w:eastAsia="zh-CN"/>
                  </w:rPr>
                </w:rPrChange>
              </w:rPr>
            </w:pPr>
            <w:ins w:id="1518" w:author="薛媛媛（Grace）" w:date="2025-11-14T18:04:12Z">
              <w:r>
                <w:rPr>
                  <w:rFonts w:hint="default" w:ascii="Arial" w:hAnsi="Arial" w:cs="Arial" w:eastAsiaTheme="minorHAnsi"/>
                  <w:sz w:val="20"/>
                  <w:szCs w:val="20"/>
                  <w:lang w:val="en-GB" w:eastAsia="zh-CN"/>
                  <w:rPrChange w:id="1519" w:author="薛媛媛（Grace）" w:date="2025-11-18T13:55:39Z">
                    <w:rPr>
                      <w:rFonts w:hint="eastAsia" w:eastAsiaTheme="minorHAnsi"/>
                      <w:sz w:val="22"/>
                      <w:szCs w:val="22"/>
                      <w:lang w:val="en-GB" w:eastAsia="zh-CN"/>
                    </w:rPr>
                  </w:rPrChange>
                </w:rPr>
                <w:t>EN ISO 11608-1</w:t>
              </w:r>
            </w:ins>
          </w:p>
          <w:p w14:paraId="32CF6992">
            <w:pPr>
              <w:rPr>
                <w:ins w:id="1521" w:author="薛媛媛（Grace）" w:date="2025-11-14T18:04:12Z"/>
                <w:rFonts w:hint="default" w:ascii="Arial" w:hAnsi="Arial" w:cs="Arial"/>
                <w:sz w:val="20"/>
                <w:szCs w:val="20"/>
                <w:lang w:val="en-GB"/>
                <w:rPrChange w:id="1522" w:author="薛媛媛（Grace）" w:date="2025-11-18T13:55:39Z">
                  <w:rPr>
                    <w:ins w:id="1523" w:author="薛媛媛（Grace）" w:date="2025-11-14T18:04:12Z"/>
                    <w:rFonts w:hint="eastAsia"/>
                    <w:lang w:val="en-GB"/>
                  </w:rPr>
                </w:rPrChange>
              </w:rPr>
            </w:pPr>
            <w:ins w:id="1524" w:author="薛媛媛（Grace）" w:date="2025-11-14T18:04:12Z">
              <w:r>
                <w:rPr>
                  <w:rFonts w:hint="default" w:ascii="Arial" w:hAnsi="Arial" w:cs="Arial"/>
                  <w:sz w:val="20"/>
                  <w:szCs w:val="20"/>
                  <w:lang w:val="en-GB"/>
                  <w:rPrChange w:id="1525" w:author="薛媛媛（Grace）" w:date="2025-11-18T13:55:39Z">
                    <w:rPr>
                      <w:rFonts w:hint="eastAsia"/>
                      <w:lang w:val="en-GB"/>
                    </w:rPr>
                  </w:rPrChange>
                </w:rPr>
                <w:t>EN ISO 11608-5</w:t>
              </w:r>
            </w:ins>
          </w:p>
          <w:p w14:paraId="17BFA2EC">
            <w:pPr>
              <w:rPr>
                <w:ins w:id="1527" w:author="薛媛媛（Grace）" w:date="2025-11-14T18:04:12Z"/>
                <w:rFonts w:hint="default" w:ascii="Arial" w:hAnsi="Arial" w:cs="Arial"/>
                <w:sz w:val="20"/>
                <w:szCs w:val="20"/>
                <w:lang w:val="en-GB"/>
                <w:rPrChange w:id="1528" w:author="薛媛媛（Grace）" w:date="2025-11-18T13:55:39Z">
                  <w:rPr>
                    <w:ins w:id="1529" w:author="薛媛媛（Grace）" w:date="2025-11-14T18:04:12Z"/>
                    <w:rFonts w:hint="eastAsia"/>
                    <w:lang w:val="en-GB"/>
                  </w:rPr>
                </w:rPrChange>
              </w:rPr>
            </w:pPr>
            <w:ins w:id="1530" w:author="薛媛媛（Grace）" w:date="2025-11-14T18:04:12Z">
              <w:r>
                <w:rPr>
                  <w:rFonts w:hint="default" w:ascii="Arial" w:hAnsi="Arial" w:cs="Arial"/>
                  <w:sz w:val="20"/>
                  <w:szCs w:val="20"/>
                  <w:lang w:val="en-GB"/>
                  <w:rPrChange w:id="1531" w:author="薛媛媛（Grace）" w:date="2025-11-18T13:55:39Z">
                    <w:rPr>
                      <w:rFonts w:hint="eastAsia"/>
                      <w:lang w:val="en-GB"/>
                    </w:rPr>
                  </w:rPrChange>
                </w:rPr>
                <w:t>EN ISO 23908</w:t>
              </w:r>
            </w:ins>
          </w:p>
          <w:p w14:paraId="63F4E24F">
            <w:pPr>
              <w:rPr>
                <w:ins w:id="1533" w:author="薛媛媛（Grace）" w:date="2025-11-14T18:04:12Z"/>
                <w:rFonts w:hint="default" w:ascii="Arial" w:hAnsi="Arial" w:eastAsia="宋体" w:cs="Arial"/>
                <w:sz w:val="20"/>
                <w:szCs w:val="20"/>
                <w:lang w:val="en-US" w:eastAsia="zh-CN"/>
                <w:rPrChange w:id="1534" w:author="薛媛媛（Grace）" w:date="2025-11-18T13:55:39Z">
                  <w:rPr>
                    <w:ins w:id="1535" w:author="薛媛媛（Grace）" w:date="2025-11-14T18:04:12Z"/>
                    <w:rFonts w:hint="default" w:eastAsia="宋体"/>
                    <w:lang w:val="en-US" w:eastAsia="zh-CN"/>
                  </w:rPr>
                </w:rPrChange>
              </w:rPr>
            </w:pPr>
            <w:ins w:id="1536" w:author="薛媛媛（Grace）" w:date="2025-11-14T18:04:12Z">
              <w:r>
                <w:rPr>
                  <w:rFonts w:hint="default" w:ascii="Arial" w:hAnsi="Arial" w:cs="Arial"/>
                  <w:sz w:val="20"/>
                  <w:szCs w:val="20"/>
                  <w:lang w:val="en-GB"/>
                  <w:rPrChange w:id="1537" w:author="薛媛媛（Grace）" w:date="2025-11-18T13:55:39Z">
                    <w:rPr>
                      <w:rFonts w:hint="eastAsia"/>
                      <w:lang w:val="en-GB"/>
                    </w:rPr>
                  </w:rPrChange>
                </w:rPr>
                <w:t>EN ISO</w:t>
              </w:r>
            </w:ins>
            <w:ins w:id="1539" w:author="薛媛媛（Grace）" w:date="2025-11-14T18:04:12Z">
              <w:r>
                <w:rPr>
                  <w:rFonts w:hint="default" w:ascii="Arial" w:hAnsi="Arial" w:eastAsia="宋体" w:cs="Arial"/>
                  <w:sz w:val="20"/>
                  <w:szCs w:val="20"/>
                  <w:lang w:val="en-US" w:eastAsia="zh-CN"/>
                  <w:rPrChange w:id="1540" w:author="薛媛媛（Grace）" w:date="2025-11-18T13:55:39Z">
                    <w:rPr>
                      <w:rFonts w:hint="eastAsia" w:eastAsia="宋体"/>
                      <w:lang w:val="en-US" w:eastAsia="zh-CN"/>
                    </w:rPr>
                  </w:rPrChange>
                </w:rPr>
                <w:t xml:space="preserve"> 10993-1</w:t>
              </w:r>
            </w:ins>
          </w:p>
          <w:p w14:paraId="7BD39252">
            <w:pPr>
              <w:rPr>
                <w:ins w:id="1542" w:author="薛媛媛（Grace）" w:date="2025-11-14T18:04:12Z"/>
                <w:rFonts w:hint="default" w:ascii="Arial" w:hAnsi="Arial" w:eastAsia="宋体" w:cs="Arial"/>
                <w:sz w:val="20"/>
                <w:szCs w:val="20"/>
                <w:lang w:val="en-US" w:eastAsia="zh-CN"/>
                <w:rPrChange w:id="1543" w:author="薛媛媛（Grace）" w:date="2025-11-18T13:55:39Z">
                  <w:rPr>
                    <w:ins w:id="1544" w:author="薛媛媛（Grace）" w:date="2025-11-14T18:04:12Z"/>
                    <w:rFonts w:hint="default" w:eastAsia="宋体"/>
                    <w:lang w:val="en-US" w:eastAsia="zh-CN"/>
                  </w:rPr>
                </w:rPrChange>
              </w:rPr>
            </w:pPr>
            <w:ins w:id="1545" w:author="薛媛媛（Grace）" w:date="2025-11-14T18:04:12Z">
              <w:r>
                <w:rPr>
                  <w:rFonts w:hint="default" w:ascii="Arial" w:hAnsi="Arial" w:cs="Arial"/>
                  <w:sz w:val="20"/>
                  <w:szCs w:val="20"/>
                  <w:lang w:val="en-GB"/>
                  <w:rPrChange w:id="1546" w:author="薛媛媛（Grace）" w:date="2025-11-18T13:55:39Z">
                    <w:rPr>
                      <w:rFonts w:hint="eastAsia"/>
                      <w:lang w:val="en-GB"/>
                    </w:rPr>
                  </w:rPrChange>
                </w:rPr>
                <w:t>EN ISO</w:t>
              </w:r>
            </w:ins>
            <w:ins w:id="1548" w:author="薛媛媛（Grace）" w:date="2025-11-14T18:04:12Z">
              <w:r>
                <w:rPr>
                  <w:rFonts w:hint="default" w:ascii="Arial" w:hAnsi="Arial" w:eastAsia="宋体" w:cs="Arial"/>
                  <w:sz w:val="20"/>
                  <w:szCs w:val="20"/>
                  <w:lang w:val="en-US" w:eastAsia="zh-CN"/>
                  <w:rPrChange w:id="1549" w:author="薛媛媛（Grace）" w:date="2025-11-18T13:55:39Z">
                    <w:rPr>
                      <w:rFonts w:hint="eastAsia" w:eastAsia="宋体"/>
                      <w:lang w:val="en-US" w:eastAsia="zh-CN"/>
                    </w:rPr>
                  </w:rPrChange>
                </w:rPr>
                <w:t xml:space="preserve"> 10993-5</w:t>
              </w:r>
            </w:ins>
          </w:p>
          <w:p w14:paraId="5E0348B8">
            <w:pPr>
              <w:rPr>
                <w:ins w:id="1551" w:author="薛媛媛（Grace）" w:date="2025-11-14T18:04:12Z"/>
                <w:rFonts w:hint="default" w:ascii="Arial" w:hAnsi="Arial" w:eastAsia="宋体" w:cs="Arial"/>
                <w:sz w:val="20"/>
                <w:szCs w:val="20"/>
                <w:lang w:val="en-US" w:eastAsia="zh-CN"/>
                <w:rPrChange w:id="1552" w:author="薛媛媛（Grace）" w:date="2025-11-18T13:55:39Z">
                  <w:rPr>
                    <w:ins w:id="1553" w:author="薛媛媛（Grace）" w:date="2025-11-14T18:04:12Z"/>
                    <w:rFonts w:hint="default" w:eastAsia="宋体"/>
                    <w:lang w:val="en-US" w:eastAsia="zh-CN"/>
                  </w:rPr>
                </w:rPrChange>
              </w:rPr>
            </w:pPr>
            <w:ins w:id="1554" w:author="薛媛媛（Grace）" w:date="2025-11-14T18:04:12Z">
              <w:r>
                <w:rPr>
                  <w:rFonts w:hint="default" w:ascii="Arial" w:hAnsi="Arial" w:cs="Arial"/>
                  <w:sz w:val="20"/>
                  <w:szCs w:val="20"/>
                  <w:lang w:val="en-GB"/>
                  <w:rPrChange w:id="1555" w:author="薛媛媛（Grace）" w:date="2025-11-18T13:55:39Z">
                    <w:rPr>
                      <w:rFonts w:hint="eastAsia"/>
                      <w:lang w:val="en-GB"/>
                    </w:rPr>
                  </w:rPrChange>
                </w:rPr>
                <w:t>EN ISO</w:t>
              </w:r>
            </w:ins>
            <w:ins w:id="1557" w:author="薛媛媛（Grace）" w:date="2025-11-14T18:04:12Z">
              <w:r>
                <w:rPr>
                  <w:rFonts w:hint="default" w:ascii="Arial" w:hAnsi="Arial" w:eastAsia="宋体" w:cs="Arial"/>
                  <w:sz w:val="20"/>
                  <w:szCs w:val="20"/>
                  <w:lang w:val="en-US" w:eastAsia="zh-CN"/>
                  <w:rPrChange w:id="1558" w:author="薛媛媛（Grace）" w:date="2025-11-18T13:55:39Z">
                    <w:rPr>
                      <w:rFonts w:hint="eastAsia" w:eastAsia="宋体"/>
                      <w:lang w:val="en-US" w:eastAsia="zh-CN"/>
                    </w:rPr>
                  </w:rPrChange>
                </w:rPr>
                <w:t xml:space="preserve"> 10993-10</w:t>
              </w:r>
            </w:ins>
          </w:p>
          <w:p w14:paraId="412EC958">
            <w:pPr>
              <w:rPr>
                <w:ins w:id="1560" w:author="薛媛媛（Grace）" w:date="2025-11-14T18:04:12Z"/>
                <w:rFonts w:hint="default" w:ascii="Arial" w:hAnsi="Arial" w:eastAsia="宋体" w:cs="Arial"/>
                <w:sz w:val="20"/>
                <w:szCs w:val="20"/>
                <w:lang w:val="en-US" w:eastAsia="zh-CN"/>
                <w:rPrChange w:id="1561" w:author="薛媛媛（Grace）" w:date="2025-11-18T13:55:39Z">
                  <w:rPr>
                    <w:ins w:id="1562" w:author="薛媛媛（Grace）" w:date="2025-11-14T18:04:12Z"/>
                    <w:rFonts w:hint="default" w:eastAsia="宋体"/>
                    <w:lang w:val="en-US" w:eastAsia="zh-CN"/>
                  </w:rPr>
                </w:rPrChange>
              </w:rPr>
            </w:pPr>
            <w:ins w:id="1563" w:author="薛媛媛（Grace）" w:date="2025-11-14T18:04:12Z">
              <w:r>
                <w:rPr>
                  <w:rFonts w:hint="default" w:ascii="Arial" w:hAnsi="Arial" w:cs="Arial"/>
                  <w:sz w:val="20"/>
                  <w:szCs w:val="20"/>
                  <w:lang w:val="en-GB"/>
                  <w:rPrChange w:id="1564" w:author="薛媛媛（Grace）" w:date="2025-11-18T13:55:39Z">
                    <w:rPr>
                      <w:rFonts w:hint="eastAsia"/>
                      <w:lang w:val="en-GB"/>
                    </w:rPr>
                  </w:rPrChange>
                </w:rPr>
                <w:t>EN ISO</w:t>
              </w:r>
            </w:ins>
            <w:ins w:id="1566" w:author="薛媛媛（Grace）" w:date="2025-11-14T18:04:12Z">
              <w:r>
                <w:rPr>
                  <w:rFonts w:hint="default" w:ascii="Arial" w:hAnsi="Arial" w:eastAsia="宋体" w:cs="Arial"/>
                  <w:sz w:val="20"/>
                  <w:szCs w:val="20"/>
                  <w:lang w:val="en-US" w:eastAsia="zh-CN"/>
                  <w:rPrChange w:id="1567" w:author="薛媛媛（Grace）" w:date="2025-11-18T13:55:39Z">
                    <w:rPr>
                      <w:rFonts w:hint="eastAsia" w:eastAsia="宋体"/>
                      <w:lang w:val="en-US" w:eastAsia="zh-CN"/>
                    </w:rPr>
                  </w:rPrChange>
                </w:rPr>
                <w:t xml:space="preserve"> 10993-23</w:t>
              </w:r>
            </w:ins>
          </w:p>
          <w:p w14:paraId="06D24E85">
            <w:pPr>
              <w:spacing w:line="240" w:lineRule="auto"/>
              <w:rPr>
                <w:ins w:id="1569" w:author="薛媛媛（Grace）" w:date="2025-11-14T18:04:12Z"/>
                <w:rFonts w:hint="default" w:ascii="Arial" w:hAnsi="Arial" w:cs="Arial"/>
                <w:sz w:val="20"/>
                <w:szCs w:val="20"/>
                <w:lang w:val="en-GB"/>
                <w:rPrChange w:id="1570" w:author="薛媛媛（Grace）" w:date="2025-11-18T13:55:39Z">
                  <w:rPr>
                    <w:ins w:id="1571" w:author="薛媛媛（Grace）" w:date="2025-11-14T18:04:12Z"/>
                    <w:rFonts w:hint="eastAsia"/>
                    <w:lang w:val="en-GB"/>
                  </w:rPr>
                </w:rPrChange>
              </w:rPr>
            </w:pPr>
            <w:ins w:id="1572" w:author="薛媛媛（Grace）" w:date="2025-11-14T18:04:12Z">
              <w:r>
                <w:rPr>
                  <w:rFonts w:hint="default" w:ascii="Arial" w:hAnsi="Arial" w:cs="Arial"/>
                  <w:sz w:val="20"/>
                  <w:szCs w:val="20"/>
                  <w:lang w:val="en-GB"/>
                  <w:rPrChange w:id="1573" w:author="薛媛媛（Grace）" w:date="2025-11-18T13:55:39Z">
                    <w:rPr>
                      <w:rFonts w:hint="eastAsia"/>
                      <w:lang w:val="en-GB"/>
                    </w:rPr>
                  </w:rPrChange>
                </w:rPr>
                <w:t>(EC) No 1907/2006</w:t>
              </w:r>
            </w:ins>
          </w:p>
          <w:p w14:paraId="43ACC85A">
            <w:pPr>
              <w:spacing w:line="240" w:lineRule="auto"/>
              <w:rPr>
                <w:ins w:id="1575" w:author="薛媛媛（Grace）" w:date="2025-11-14T18:04:12Z"/>
                <w:rFonts w:hint="default" w:ascii="Arial" w:hAnsi="Arial" w:cs="Arial"/>
                <w:sz w:val="20"/>
                <w:szCs w:val="20"/>
                <w:lang w:val="en-GB"/>
                <w:rPrChange w:id="1576" w:author="薛媛媛（Grace）" w:date="2025-11-18T13:55:39Z">
                  <w:rPr>
                    <w:ins w:id="1577" w:author="薛媛媛（Grace）" w:date="2025-11-14T18:04:12Z"/>
                    <w:rFonts w:hint="eastAsia"/>
                    <w:lang w:val="en-GB"/>
                  </w:rPr>
                </w:rPrChange>
              </w:rPr>
            </w:pPr>
            <w:ins w:id="1578" w:author="薛媛媛（Grace）" w:date="2025-11-14T18:04:12Z">
              <w:r>
                <w:rPr>
                  <w:rFonts w:hint="default" w:ascii="Arial" w:hAnsi="Arial" w:cs="Arial"/>
                  <w:sz w:val="20"/>
                  <w:szCs w:val="20"/>
                  <w:lang w:val="en-GB"/>
                  <w:rPrChange w:id="1579" w:author="薛媛媛（Grace）" w:date="2025-11-18T13:55:39Z">
                    <w:rPr>
                      <w:rFonts w:hint="eastAsia"/>
                      <w:lang w:val="en-GB"/>
                    </w:rPr>
                  </w:rPrChange>
                </w:rPr>
                <w:t>(EU)</w:t>
              </w:r>
            </w:ins>
            <w:ins w:id="1581" w:author="薛媛媛（Grace）" w:date="2025-11-14T18:04:12Z">
              <w:r>
                <w:rPr>
                  <w:rFonts w:hint="default" w:ascii="Arial" w:hAnsi="Arial" w:eastAsia="宋体" w:cs="Arial"/>
                  <w:sz w:val="20"/>
                  <w:szCs w:val="20"/>
                  <w:lang w:val="en-US" w:eastAsia="zh-CN"/>
                  <w:rPrChange w:id="1582" w:author="薛媛媛（Grace）" w:date="2025-11-18T13:55:39Z">
                    <w:rPr>
                      <w:rFonts w:hint="eastAsia" w:eastAsia="宋体"/>
                      <w:lang w:val="en-US" w:eastAsia="zh-CN"/>
                    </w:rPr>
                  </w:rPrChange>
                </w:rPr>
                <w:t xml:space="preserve"> </w:t>
              </w:r>
            </w:ins>
            <w:ins w:id="1584" w:author="薛媛媛（Grace）" w:date="2025-11-14T18:04:12Z">
              <w:r>
                <w:rPr>
                  <w:rFonts w:hint="default" w:ascii="Arial" w:hAnsi="Arial" w:cs="Arial"/>
                  <w:sz w:val="20"/>
                  <w:szCs w:val="20"/>
                  <w:lang w:val="en-GB"/>
                  <w:rPrChange w:id="1585" w:author="薛媛媛（Grace）" w:date="2025-11-18T13:55:39Z">
                    <w:rPr>
                      <w:rFonts w:hint="eastAsia"/>
                      <w:lang w:val="en-GB"/>
                    </w:rPr>
                  </w:rPrChange>
                </w:rPr>
                <w:t xml:space="preserve">No </w:t>
              </w:r>
            </w:ins>
            <w:ins w:id="1587" w:author="薛媛媛（Grace）" w:date="2025-11-14T18:04:12Z">
              <w:r>
                <w:rPr>
                  <w:rFonts w:hint="default" w:ascii="Arial" w:hAnsi="Arial" w:eastAsia="宋体" w:cs="Arial"/>
                  <w:sz w:val="20"/>
                  <w:szCs w:val="20"/>
                  <w:lang w:val="en-US" w:eastAsia="zh-CN"/>
                  <w:rPrChange w:id="1588" w:author="薛媛媛（Grace）" w:date="2025-11-18T13:55:39Z">
                    <w:rPr>
                      <w:rFonts w:hint="eastAsia" w:eastAsia="宋体"/>
                      <w:lang w:val="en-US" w:eastAsia="zh-CN"/>
                    </w:rPr>
                  </w:rPrChange>
                </w:rPr>
                <w:t xml:space="preserve"> </w:t>
              </w:r>
            </w:ins>
            <w:ins w:id="1590" w:author="薛媛媛（Grace）" w:date="2025-11-14T18:04:12Z">
              <w:r>
                <w:rPr>
                  <w:rFonts w:hint="default" w:ascii="Arial" w:hAnsi="Arial" w:cs="Arial"/>
                  <w:sz w:val="20"/>
                  <w:szCs w:val="20"/>
                  <w:lang w:val="en-GB"/>
                  <w:rPrChange w:id="1591" w:author="薛媛媛（Grace）" w:date="2025-11-18T13:55:39Z">
                    <w:rPr>
                      <w:rFonts w:hint="eastAsia"/>
                      <w:lang w:val="en-GB"/>
                    </w:rPr>
                  </w:rPrChange>
                </w:rPr>
                <w:t>65</w:t>
              </w:r>
            </w:ins>
            <w:ins w:id="1593" w:author="薛媛媛（Grace）" w:date="2025-11-14T18:04:12Z">
              <w:r>
                <w:rPr>
                  <w:rFonts w:hint="default" w:ascii="Arial" w:hAnsi="Arial" w:eastAsia="宋体" w:cs="Arial"/>
                  <w:sz w:val="20"/>
                  <w:szCs w:val="20"/>
                  <w:lang w:val="en-US" w:eastAsia="zh-CN"/>
                  <w:rPrChange w:id="1594" w:author="薛媛媛（Grace）" w:date="2025-11-18T13:55:39Z">
                    <w:rPr>
                      <w:rFonts w:hint="eastAsia" w:eastAsia="宋体"/>
                      <w:lang w:val="en-US" w:eastAsia="zh-CN"/>
                    </w:rPr>
                  </w:rPrChange>
                </w:rPr>
                <w:t>/</w:t>
              </w:r>
            </w:ins>
            <w:ins w:id="1596" w:author="薛媛媛（Grace）" w:date="2025-11-14T18:04:12Z">
              <w:r>
                <w:rPr>
                  <w:rFonts w:hint="default" w:ascii="Arial" w:hAnsi="Arial" w:cs="Arial"/>
                  <w:sz w:val="20"/>
                  <w:szCs w:val="20"/>
                  <w:lang w:val="en-GB"/>
                  <w:rPrChange w:id="1597" w:author="薛媛媛（Grace）" w:date="2025-11-18T13:55:39Z">
                    <w:rPr>
                      <w:rFonts w:hint="eastAsia"/>
                      <w:lang w:val="en-GB"/>
                    </w:rPr>
                  </w:rPrChange>
                </w:rPr>
                <w:t>2011</w:t>
              </w:r>
            </w:ins>
          </w:p>
          <w:p w14:paraId="30B2B506">
            <w:pPr>
              <w:spacing w:line="240" w:lineRule="auto"/>
              <w:rPr>
                <w:ins w:id="1599" w:author="薛媛媛（Grace）" w:date="2025-11-14T18:04:12Z"/>
                <w:rFonts w:hint="default" w:ascii="Arial" w:hAnsi="Arial" w:cs="Arial"/>
                <w:sz w:val="20"/>
                <w:szCs w:val="20"/>
                <w:lang w:val="en-GB"/>
                <w:rPrChange w:id="1600" w:author="薛媛媛（Grace）" w:date="2025-11-18T13:55:39Z">
                  <w:rPr>
                    <w:ins w:id="1601" w:author="薛媛媛（Grace）" w:date="2025-11-14T18:04:12Z"/>
                    <w:rFonts w:hint="eastAsia"/>
                    <w:lang w:val="en-GB"/>
                  </w:rPr>
                </w:rPrChange>
              </w:rPr>
            </w:pPr>
            <w:ins w:id="1602" w:author="薛媛媛（Grace）" w:date="2025-11-14T18:04:12Z">
              <w:r>
                <w:rPr>
                  <w:rFonts w:hint="default" w:ascii="Arial" w:hAnsi="Arial" w:cs="Arial"/>
                  <w:sz w:val="20"/>
                  <w:szCs w:val="20"/>
                  <w:lang w:val="en-GB"/>
                  <w:rPrChange w:id="1603" w:author="薛媛媛（Grace）" w:date="2025-11-18T13:55:39Z">
                    <w:rPr>
                      <w:rFonts w:hint="eastAsia"/>
                      <w:lang w:val="en-GB"/>
                    </w:rPr>
                  </w:rPrChange>
                </w:rPr>
                <w:t>(EU) No</w:t>
              </w:r>
            </w:ins>
            <w:ins w:id="1605" w:author="薛媛媛（Grace）" w:date="2025-11-14T18:04:12Z">
              <w:r>
                <w:rPr>
                  <w:rFonts w:hint="default" w:ascii="Arial" w:hAnsi="Arial" w:eastAsia="宋体" w:cs="Arial"/>
                  <w:sz w:val="20"/>
                  <w:szCs w:val="20"/>
                  <w:lang w:val="en-US" w:eastAsia="zh-CN"/>
                  <w:rPrChange w:id="1606" w:author="薛媛媛（Grace）" w:date="2025-11-18T13:55:39Z">
                    <w:rPr>
                      <w:rFonts w:hint="eastAsia" w:eastAsia="宋体"/>
                      <w:lang w:val="en-US" w:eastAsia="zh-CN"/>
                    </w:rPr>
                  </w:rPrChange>
                </w:rPr>
                <w:t xml:space="preserve"> </w:t>
              </w:r>
            </w:ins>
            <w:ins w:id="1608" w:author="薛媛媛（Grace）" w:date="2025-11-14T18:04:12Z">
              <w:r>
                <w:rPr>
                  <w:rFonts w:hint="default" w:ascii="Arial" w:hAnsi="Arial" w:cs="Arial"/>
                  <w:sz w:val="20"/>
                  <w:szCs w:val="20"/>
                  <w:lang w:val="en-GB"/>
                  <w:rPrChange w:id="1609" w:author="薛媛媛（Grace）" w:date="2025-11-18T13:55:39Z">
                    <w:rPr>
                      <w:rFonts w:hint="eastAsia"/>
                      <w:lang w:val="en-GB"/>
                    </w:rPr>
                  </w:rPrChange>
                </w:rPr>
                <w:t>2015/863</w:t>
              </w:r>
            </w:ins>
          </w:p>
          <w:p w14:paraId="14B6F618">
            <w:pPr>
              <w:spacing w:line="240" w:lineRule="auto"/>
              <w:rPr>
                <w:ins w:id="1611" w:author="薛媛媛（Grace）" w:date="2025-11-14T18:04:12Z"/>
                <w:rFonts w:hint="default" w:ascii="Arial" w:hAnsi="Arial" w:cs="Arial"/>
                <w:sz w:val="20"/>
                <w:szCs w:val="20"/>
                <w:lang w:val="en-GB"/>
                <w:rPrChange w:id="1612" w:author="薛媛媛（Grace）" w:date="2025-11-18T13:55:39Z">
                  <w:rPr>
                    <w:ins w:id="1613" w:author="薛媛媛（Grace）" w:date="2025-11-14T18:04:12Z"/>
                    <w:rFonts w:hint="eastAsia"/>
                    <w:lang w:val="en-GB"/>
                  </w:rPr>
                </w:rPrChange>
              </w:rPr>
            </w:pPr>
            <w:ins w:id="1614" w:author="薛媛媛（Grace）" w:date="2025-11-14T18:04:12Z">
              <w:r>
                <w:rPr>
                  <w:rFonts w:hint="default" w:ascii="Arial" w:hAnsi="Arial" w:cs="Arial"/>
                  <w:sz w:val="20"/>
                  <w:szCs w:val="20"/>
                  <w:lang w:val="en-GB"/>
                  <w:rPrChange w:id="1615" w:author="薛媛媛（Grace）" w:date="2025-11-18T13:55:39Z">
                    <w:rPr>
                      <w:rFonts w:hint="eastAsia"/>
                      <w:lang w:val="en-GB"/>
                    </w:rPr>
                  </w:rPrChange>
                </w:rPr>
                <w:t>(EU) No 528/2012</w:t>
              </w:r>
            </w:ins>
          </w:p>
          <w:p w14:paraId="0243FBBF">
            <w:pPr>
              <w:spacing w:line="240" w:lineRule="auto"/>
              <w:rPr>
                <w:ins w:id="1617" w:author="薛媛媛（Grace）" w:date="2025-11-14T18:04:12Z"/>
                <w:rFonts w:hint="default" w:ascii="Arial" w:hAnsi="Arial" w:cs="Arial"/>
                <w:sz w:val="20"/>
                <w:szCs w:val="20"/>
                <w:lang w:val="en-GB"/>
                <w:rPrChange w:id="1618" w:author="薛媛媛（Grace）" w:date="2025-11-18T13:55:39Z">
                  <w:rPr>
                    <w:ins w:id="1619" w:author="薛媛媛（Grace）" w:date="2025-11-14T18:04:12Z"/>
                    <w:rFonts w:hint="eastAsia"/>
                    <w:lang w:val="en-GB"/>
                  </w:rPr>
                </w:rPrChange>
              </w:rPr>
            </w:pPr>
            <w:ins w:id="1620" w:author="薛媛媛（Grace）" w:date="2025-11-14T18:04:12Z">
              <w:r>
                <w:rPr>
                  <w:rFonts w:hint="default" w:ascii="Arial" w:hAnsi="Arial" w:cs="Arial"/>
                  <w:sz w:val="20"/>
                  <w:szCs w:val="20"/>
                  <w:lang w:val="en-GB"/>
                  <w:rPrChange w:id="1621" w:author="薛媛媛（Grace）" w:date="2025-11-18T13:55:39Z">
                    <w:rPr>
                      <w:rFonts w:hint="eastAsia"/>
                      <w:lang w:val="en-GB"/>
                    </w:rPr>
                  </w:rPrChange>
                </w:rPr>
                <w:t>(EU) No</w:t>
              </w:r>
            </w:ins>
            <w:ins w:id="1623" w:author="薛媛媛（Grace）" w:date="2025-11-14T18:04:12Z">
              <w:r>
                <w:rPr>
                  <w:rFonts w:hint="default" w:ascii="Arial" w:hAnsi="Arial" w:eastAsia="宋体" w:cs="Arial"/>
                  <w:sz w:val="20"/>
                  <w:szCs w:val="20"/>
                  <w:lang w:val="en-US" w:eastAsia="zh-CN"/>
                  <w:rPrChange w:id="1624" w:author="薛媛媛（Grace）" w:date="2025-11-18T13:55:39Z">
                    <w:rPr>
                      <w:rFonts w:hint="eastAsia" w:eastAsia="宋体"/>
                      <w:lang w:val="en-US" w:eastAsia="zh-CN"/>
                    </w:rPr>
                  </w:rPrChange>
                </w:rPr>
                <w:t xml:space="preserve"> </w:t>
              </w:r>
            </w:ins>
            <w:ins w:id="1626" w:author="薛媛媛（Grace）" w:date="2025-11-14T18:04:12Z">
              <w:r>
                <w:rPr>
                  <w:rFonts w:hint="default" w:ascii="Arial" w:hAnsi="Arial" w:cs="Arial"/>
                  <w:sz w:val="20"/>
                  <w:szCs w:val="20"/>
                  <w:lang w:val="en-GB"/>
                  <w:rPrChange w:id="1627" w:author="薛媛媛（Grace）" w:date="2025-11-18T13:55:39Z">
                    <w:rPr>
                      <w:rFonts w:hint="eastAsia"/>
                      <w:lang w:val="en-GB"/>
                    </w:rPr>
                  </w:rPrChange>
                </w:rPr>
                <w:t>2019/1021</w:t>
              </w:r>
            </w:ins>
          </w:p>
          <w:p w14:paraId="736055AD">
            <w:pPr>
              <w:rPr>
                <w:ins w:id="1629" w:author="薛媛媛（Grace）" w:date="2025-11-14T18:04:12Z"/>
                <w:rFonts w:hint="default" w:ascii="Arial" w:hAnsi="Arial" w:cs="Arial"/>
                <w:sz w:val="20"/>
                <w:szCs w:val="20"/>
                <w:lang w:val="en-GB"/>
                <w:rPrChange w:id="1630" w:author="薛媛媛（Grace）" w:date="2025-11-18T13:55:39Z">
                  <w:rPr>
                    <w:ins w:id="1631" w:author="薛媛媛（Grace）" w:date="2025-11-14T18:04:12Z"/>
                    <w:rFonts w:hint="eastAsia"/>
                    <w:lang w:val="en-GB"/>
                  </w:rPr>
                </w:rPrChange>
              </w:rPr>
            </w:pPr>
            <w:ins w:id="1632" w:author="薛媛媛（Grace）" w:date="2025-11-14T18:04:12Z">
              <w:r>
                <w:rPr>
                  <w:rFonts w:hint="default" w:ascii="Arial" w:hAnsi="Arial" w:cs="Arial"/>
                  <w:sz w:val="20"/>
                  <w:szCs w:val="20"/>
                  <w:lang w:val="en-GB"/>
                  <w:rPrChange w:id="1633" w:author="薛媛媛（Grace）" w:date="2025-11-18T13:55:39Z">
                    <w:rPr>
                      <w:rFonts w:hint="eastAsia"/>
                      <w:lang w:val="en-GB"/>
                    </w:rPr>
                  </w:rPrChange>
                </w:rPr>
                <w:t>(EU) No</w:t>
              </w:r>
            </w:ins>
            <w:ins w:id="1635" w:author="薛媛媛（Grace）" w:date="2025-11-14T18:04:12Z">
              <w:r>
                <w:rPr>
                  <w:rFonts w:hint="default" w:ascii="Arial" w:hAnsi="Arial" w:eastAsia="宋体" w:cs="Arial"/>
                  <w:sz w:val="20"/>
                  <w:szCs w:val="20"/>
                  <w:lang w:val="en-US" w:eastAsia="zh-CN"/>
                  <w:rPrChange w:id="1636" w:author="薛媛媛（Grace）" w:date="2025-11-18T13:55:39Z">
                    <w:rPr>
                      <w:rFonts w:hint="eastAsia" w:eastAsia="宋体"/>
                      <w:lang w:val="en-US" w:eastAsia="zh-CN"/>
                    </w:rPr>
                  </w:rPrChange>
                </w:rPr>
                <w:t xml:space="preserve"> </w:t>
              </w:r>
            </w:ins>
            <w:ins w:id="1638" w:author="薛媛媛（Grace）" w:date="2025-11-14T18:04:12Z">
              <w:r>
                <w:rPr>
                  <w:rFonts w:hint="default" w:ascii="Arial" w:hAnsi="Arial" w:cs="Arial"/>
                  <w:sz w:val="20"/>
                  <w:szCs w:val="20"/>
                  <w:lang w:val="en-GB"/>
                  <w:rPrChange w:id="1639" w:author="薛媛媛（Grace）" w:date="2025-11-18T13:55:39Z">
                    <w:rPr>
                      <w:rFonts w:hint="eastAsia"/>
                      <w:lang w:val="en-GB"/>
                    </w:rPr>
                  </w:rPrChange>
                </w:rPr>
                <w:t xml:space="preserve">2025/40 </w:t>
              </w:r>
            </w:ins>
          </w:p>
          <w:p w14:paraId="6B7D00AC">
            <w:pPr>
              <w:spacing w:line="240" w:lineRule="auto"/>
              <w:rPr>
                <w:ins w:id="1641" w:author="薛媛媛（Grace）" w:date="2025-11-14T18:04:12Z"/>
                <w:rFonts w:hint="default" w:ascii="Arial" w:hAnsi="Arial" w:eastAsia="宋体" w:cs="Arial"/>
                <w:sz w:val="20"/>
                <w:szCs w:val="20"/>
                <w:lang w:val="en-US" w:eastAsia="zh-CN"/>
                <w:rPrChange w:id="1642" w:author="薛媛媛（Grace）" w:date="2025-11-18T13:55:39Z">
                  <w:rPr>
                    <w:ins w:id="1643" w:author="薛媛媛（Grace）" w:date="2025-11-14T18:04:12Z"/>
                    <w:rFonts w:hint="eastAsia" w:eastAsia="宋体"/>
                    <w:lang w:val="en-US" w:eastAsia="zh-CN"/>
                  </w:rPr>
                </w:rPrChange>
              </w:rPr>
            </w:pPr>
            <w:ins w:id="1644" w:author="薛媛媛（Grace）" w:date="2025-11-14T18:04:12Z">
              <w:r>
                <w:rPr>
                  <w:rFonts w:hint="default" w:ascii="Arial" w:hAnsi="Arial" w:cs="Arial"/>
                  <w:sz w:val="20"/>
                  <w:szCs w:val="20"/>
                  <w:lang w:val="en-GB"/>
                  <w:rPrChange w:id="1645" w:author="薛媛媛（Grace）" w:date="2025-11-18T13:55:39Z">
                    <w:rPr>
                      <w:rFonts w:hint="eastAsia"/>
                      <w:lang w:val="en-GB"/>
                    </w:rPr>
                  </w:rPrChange>
                </w:rPr>
                <w:t>(EC) No 1</w:t>
              </w:r>
            </w:ins>
            <w:ins w:id="1647" w:author="薛媛媛（Grace）" w:date="2025-11-14T18:04:12Z">
              <w:r>
                <w:rPr>
                  <w:rFonts w:hint="default" w:ascii="Arial" w:hAnsi="Arial" w:eastAsia="宋体" w:cs="Arial"/>
                  <w:sz w:val="20"/>
                  <w:szCs w:val="20"/>
                  <w:lang w:val="en-US" w:eastAsia="zh-CN"/>
                  <w:rPrChange w:id="1648" w:author="薛媛媛（Grace）" w:date="2025-11-18T13:55:39Z">
                    <w:rPr>
                      <w:rFonts w:hint="eastAsia" w:eastAsia="宋体"/>
                      <w:lang w:val="en-US" w:eastAsia="zh-CN"/>
                    </w:rPr>
                  </w:rPrChange>
                </w:rPr>
                <w:t>272</w:t>
              </w:r>
            </w:ins>
            <w:ins w:id="1650" w:author="薛媛媛（Grace）" w:date="2025-11-14T18:04:12Z">
              <w:r>
                <w:rPr>
                  <w:rFonts w:hint="default" w:ascii="Arial" w:hAnsi="Arial" w:cs="Arial"/>
                  <w:sz w:val="20"/>
                  <w:szCs w:val="20"/>
                  <w:lang w:val="en-GB"/>
                  <w:rPrChange w:id="1651" w:author="薛媛媛（Grace）" w:date="2025-11-18T13:55:39Z">
                    <w:rPr>
                      <w:rFonts w:hint="eastAsia"/>
                      <w:lang w:val="en-GB"/>
                    </w:rPr>
                  </w:rPrChange>
                </w:rPr>
                <w:t>/200</w:t>
              </w:r>
            </w:ins>
            <w:ins w:id="1653" w:author="薛媛媛（Grace）" w:date="2025-11-14T18:04:12Z">
              <w:r>
                <w:rPr>
                  <w:rFonts w:hint="default" w:ascii="Arial" w:hAnsi="Arial" w:eastAsia="宋体" w:cs="Arial"/>
                  <w:sz w:val="20"/>
                  <w:szCs w:val="20"/>
                  <w:lang w:val="en-US" w:eastAsia="zh-CN"/>
                  <w:rPrChange w:id="1654" w:author="薛媛媛（Grace）" w:date="2025-11-18T13:55:39Z">
                    <w:rPr>
                      <w:rFonts w:hint="eastAsia" w:eastAsia="宋体"/>
                      <w:lang w:val="en-US" w:eastAsia="zh-CN"/>
                    </w:rPr>
                  </w:rPrChange>
                </w:rPr>
                <w:t>8</w:t>
              </w:r>
            </w:ins>
          </w:p>
          <w:p w14:paraId="06E19121">
            <w:pPr>
              <w:rPr>
                <w:ins w:id="1656" w:author="薛媛媛（Grace）" w:date="2025-11-14T18:04:12Z"/>
                <w:rFonts w:hint="default" w:ascii="Arial" w:hAnsi="Arial" w:cs="Arial" w:eastAsiaTheme="minorHAnsi"/>
                <w:sz w:val="20"/>
                <w:szCs w:val="20"/>
                <w:lang w:val="en-GB" w:eastAsia="zh-CN" w:bidi="ar-SA"/>
                <w:rPrChange w:id="1657" w:author="薛媛媛（Grace）" w:date="2025-11-18T13:55:39Z">
                  <w:rPr>
                    <w:ins w:id="1658" w:author="薛媛媛（Grace）" w:date="2025-11-14T18:04:12Z"/>
                    <w:rFonts w:hint="eastAsia" w:ascii="Arial" w:hAnsi="Arial" w:cs="Arial" w:eastAsiaTheme="minorHAnsi"/>
                    <w:sz w:val="22"/>
                    <w:szCs w:val="22"/>
                    <w:lang w:val="en-GB" w:eastAsia="zh-CN" w:bidi="ar-SA"/>
                  </w:rPr>
                </w:rPrChange>
              </w:rPr>
            </w:pPr>
          </w:p>
        </w:tc>
        <w:tc>
          <w:tcPr>
            <w:tcW w:w="3078" w:type="dxa"/>
            <w:shd w:val="clear" w:color="auto" w:fill="auto"/>
            <w:tcMar>
              <w:top w:w="113" w:type="dxa"/>
              <w:bottom w:w="113" w:type="dxa"/>
            </w:tcMar>
            <w:vAlign w:val="top"/>
          </w:tcPr>
          <w:p w14:paraId="078C9499">
            <w:pPr>
              <w:rPr>
                <w:ins w:id="1659" w:author="薛媛媛（Grace）" w:date="2025-11-14T18:04:12Z"/>
                <w:rFonts w:hint="default" w:ascii="Arial" w:hAnsi="Arial" w:cs="Arial"/>
                <w:sz w:val="20"/>
                <w:szCs w:val="20"/>
                <w:lang w:val="en-GB" w:eastAsia="zh-CN"/>
                <w:rPrChange w:id="1660" w:author="薛媛媛（Grace）" w:date="2025-11-18T13:55:39Z">
                  <w:rPr>
                    <w:ins w:id="1661" w:author="薛媛媛（Grace）" w:date="2025-11-14T18:04:12Z"/>
                    <w:rFonts w:hint="eastAsia" w:ascii="Arial" w:hAnsi="Arial" w:cs="Arial"/>
                    <w:sz w:val="22"/>
                    <w:szCs w:val="22"/>
                    <w:lang w:val="en-GB" w:eastAsia="zh-CN"/>
                  </w:rPr>
                </w:rPrChange>
              </w:rPr>
            </w:pPr>
            <w:ins w:id="1662" w:author="薛媛媛（Grace）" w:date="2025-11-14T18:04:12Z">
              <w:r>
                <w:rPr>
                  <w:rFonts w:hint="default" w:ascii="Arial" w:hAnsi="Arial" w:cs="Arial" w:eastAsiaTheme="minorHAnsi"/>
                  <w:sz w:val="20"/>
                  <w:szCs w:val="20"/>
                  <w:lang w:val="en-GB" w:eastAsia="zh-CN"/>
                  <w:rPrChange w:id="1663" w:author="薛媛媛（Grace）" w:date="2025-11-18T13:55:39Z">
                    <w:rPr>
                      <w:rFonts w:hint="eastAsia" w:ascii="Arial" w:hAnsi="Arial" w:cs="Arial" w:eastAsiaTheme="minorHAnsi"/>
                      <w:sz w:val="22"/>
                      <w:szCs w:val="22"/>
                      <w:lang w:val="en-GB" w:eastAsia="zh-CN"/>
                    </w:rPr>
                  </w:rPrChange>
                </w:rPr>
                <w:t>Risk Management Report</w:t>
              </w:r>
            </w:ins>
          </w:p>
          <w:p w14:paraId="782F69DB">
            <w:pPr>
              <w:rPr>
                <w:ins w:id="1665" w:author="薛媛媛（Grace）" w:date="2025-11-14T18:04:12Z"/>
                <w:rFonts w:hint="default" w:ascii="Arial" w:hAnsi="Arial" w:cs="Arial" w:eastAsiaTheme="minorEastAsia"/>
                <w:color w:val="auto"/>
                <w:sz w:val="20"/>
                <w:szCs w:val="20"/>
                <w:lang w:val="en-GB" w:eastAsia="zh-TW"/>
                <w:rPrChange w:id="1666" w:author="薛媛媛（Grace）" w:date="2025-11-18T13:55:39Z">
                  <w:rPr>
                    <w:ins w:id="1667" w:author="薛媛媛（Grace）" w:date="2025-11-14T18:04:12Z"/>
                    <w:rFonts w:hint="default" w:ascii="Arial" w:hAnsi="Arial" w:cs="Arial" w:eastAsiaTheme="minorEastAsia"/>
                    <w:color w:val="auto"/>
                    <w:sz w:val="22"/>
                    <w:szCs w:val="22"/>
                    <w:lang w:val="en-GB" w:eastAsia="zh-TW"/>
                  </w:rPr>
                </w:rPrChange>
              </w:rPr>
            </w:pPr>
            <w:ins w:id="1668" w:author="薛媛媛（Grace）" w:date="2025-11-14T18:04:12Z">
              <w:r>
                <w:rPr>
                  <w:rFonts w:hint="default" w:ascii="Arial" w:hAnsi="Arial" w:cs="Arial" w:eastAsiaTheme="minorEastAsia"/>
                  <w:color w:val="auto"/>
                  <w:sz w:val="20"/>
                  <w:szCs w:val="20"/>
                  <w:lang w:val="en-GB" w:eastAsia="zh-TW"/>
                  <w:rPrChange w:id="1669" w:author="薛媛媛（Grace）" w:date="2025-11-18T13:55:39Z">
                    <w:rPr>
                      <w:rFonts w:hint="default" w:ascii="Arial" w:hAnsi="Arial" w:cs="Arial" w:eastAsiaTheme="minorEastAsia"/>
                      <w:color w:val="auto"/>
                      <w:sz w:val="22"/>
                      <w:szCs w:val="22"/>
                      <w:lang w:val="en-GB" w:eastAsia="zh-TW"/>
                    </w:rPr>
                  </w:rPrChange>
                </w:rPr>
                <w:t>Design verification test report</w:t>
              </w:r>
            </w:ins>
          </w:p>
          <w:p w14:paraId="7406B882">
            <w:pPr>
              <w:rPr>
                <w:ins w:id="1671" w:author="薛媛媛（Grace）" w:date="2025-11-14T18:04:12Z"/>
                <w:rFonts w:hint="default" w:ascii="Arial" w:hAnsi="Arial" w:cs="Arial" w:eastAsiaTheme="minorEastAsia"/>
                <w:color w:val="auto"/>
                <w:sz w:val="20"/>
                <w:szCs w:val="20"/>
                <w:lang w:val="en-US" w:eastAsia="zh-CN"/>
                <w:rPrChange w:id="1672" w:author="薛媛媛（Grace）" w:date="2025-11-18T13:55:39Z">
                  <w:rPr>
                    <w:ins w:id="1673" w:author="薛媛媛（Grace）" w:date="2025-11-14T18:04:12Z"/>
                    <w:rFonts w:hint="eastAsia" w:cs="Arial" w:eastAsiaTheme="minorEastAsia"/>
                    <w:color w:val="auto"/>
                    <w:sz w:val="22"/>
                    <w:szCs w:val="22"/>
                    <w:lang w:val="en-US" w:eastAsia="zh-CN"/>
                  </w:rPr>
                </w:rPrChange>
              </w:rPr>
            </w:pPr>
            <w:ins w:id="1674" w:author="薛媛媛（Grace）" w:date="2025-11-14T18:04:12Z">
              <w:r>
                <w:rPr>
                  <w:rFonts w:hint="default" w:ascii="Arial" w:hAnsi="Arial" w:cs="Arial" w:eastAsiaTheme="minorEastAsia"/>
                  <w:color w:val="auto"/>
                  <w:sz w:val="20"/>
                  <w:szCs w:val="20"/>
                  <w:lang w:val="en-US" w:eastAsia="zh-CN"/>
                  <w:rPrChange w:id="1675" w:author="薛媛媛（Grace）" w:date="2025-11-18T13:55:39Z">
                    <w:rPr>
                      <w:rFonts w:hint="eastAsia" w:cs="Arial" w:eastAsiaTheme="minorEastAsia"/>
                      <w:color w:val="auto"/>
                      <w:sz w:val="22"/>
                      <w:szCs w:val="22"/>
                      <w:lang w:val="en-US" w:eastAsia="zh-CN"/>
                    </w:rPr>
                  </w:rPrChange>
                </w:rPr>
                <w:t>Biological evaluation plan and assessment report</w:t>
              </w:r>
            </w:ins>
          </w:p>
          <w:p w14:paraId="31B790E5">
            <w:pPr>
              <w:rPr>
                <w:ins w:id="1677" w:author="薛媛媛（Grace）" w:date="2025-11-14T18:04:12Z"/>
                <w:rFonts w:hint="default" w:ascii="Arial" w:hAnsi="Arial" w:cs="Arial" w:eastAsiaTheme="minorEastAsia"/>
                <w:color w:val="auto"/>
                <w:sz w:val="20"/>
                <w:szCs w:val="20"/>
                <w:lang w:eastAsia="zh-TW"/>
                <w:rPrChange w:id="1678" w:author="薛媛媛（Grace）" w:date="2025-11-18T13:55:39Z">
                  <w:rPr>
                    <w:ins w:id="1679" w:author="薛媛媛（Grace）" w:date="2025-11-14T18:04:12Z"/>
                    <w:rFonts w:hint="default" w:ascii="Arial" w:hAnsi="Arial" w:cs="Arial" w:eastAsiaTheme="minorEastAsia"/>
                    <w:color w:val="auto"/>
                    <w:sz w:val="22"/>
                    <w:szCs w:val="22"/>
                    <w:lang w:eastAsia="zh-TW"/>
                  </w:rPr>
                </w:rPrChange>
              </w:rPr>
            </w:pPr>
            <w:ins w:id="1680" w:author="薛媛媛（Grace）" w:date="2025-11-14T18:04:12Z">
              <w:r>
                <w:rPr>
                  <w:rFonts w:hint="default" w:ascii="Arial" w:hAnsi="Arial" w:cs="Arial" w:eastAsiaTheme="minorEastAsia"/>
                  <w:color w:val="auto"/>
                  <w:sz w:val="20"/>
                  <w:szCs w:val="20"/>
                  <w:rPrChange w:id="1681" w:author="薛媛媛（Grace）" w:date="2025-11-18T13:55:39Z">
                    <w:rPr>
                      <w:rFonts w:hint="default" w:ascii="Arial" w:hAnsi="Arial" w:cs="Arial" w:eastAsiaTheme="minorEastAsia"/>
                      <w:color w:val="auto"/>
                      <w:sz w:val="22"/>
                      <w:szCs w:val="22"/>
                    </w:rPr>
                  </w:rPrChange>
                </w:rPr>
                <w:t>Material Review Report</w:t>
              </w:r>
            </w:ins>
            <w:ins w:id="1683" w:author="薛媛媛（Grace）" w:date="2025-11-14T18:04:12Z">
              <w:r>
                <w:rPr>
                  <w:rFonts w:hint="default" w:ascii="Arial" w:hAnsi="Arial" w:cs="Arial" w:eastAsiaTheme="minorEastAsia"/>
                  <w:color w:val="auto"/>
                  <w:sz w:val="20"/>
                  <w:szCs w:val="20"/>
                  <w:lang w:eastAsia="zh-TW"/>
                  <w:rPrChange w:id="1684" w:author="薛媛媛（Grace）" w:date="2025-11-18T13:55:39Z">
                    <w:rPr>
                      <w:rFonts w:hint="default" w:ascii="Arial" w:hAnsi="Arial" w:cs="Arial" w:eastAsiaTheme="minorEastAsia"/>
                      <w:color w:val="auto"/>
                      <w:sz w:val="22"/>
                      <w:szCs w:val="22"/>
                      <w:lang w:eastAsia="zh-TW"/>
                    </w:rPr>
                  </w:rPrChange>
                </w:rPr>
                <w:t xml:space="preserve"> </w:t>
              </w:r>
            </w:ins>
          </w:p>
          <w:p w14:paraId="2C4DEDEA">
            <w:pPr>
              <w:rPr>
                <w:ins w:id="1686" w:author="薛媛媛（Grace）" w:date="2025-11-14T18:04:12Z"/>
                <w:rFonts w:hint="default" w:ascii="Arial" w:hAnsi="Arial" w:cs="Arial" w:eastAsiaTheme="minorEastAsia"/>
                <w:color w:val="auto"/>
                <w:sz w:val="20"/>
                <w:szCs w:val="20"/>
                <w:lang w:val="en-US" w:eastAsia="zh-CN"/>
                <w:rPrChange w:id="1687" w:author="薛媛媛（Grace）" w:date="2025-11-18T13:55:39Z">
                  <w:rPr>
                    <w:ins w:id="1688" w:author="薛媛媛（Grace）" w:date="2025-11-14T18:04:12Z"/>
                    <w:rFonts w:hint="eastAsia" w:cs="Arial" w:eastAsiaTheme="minorEastAsia"/>
                    <w:color w:val="auto"/>
                    <w:sz w:val="22"/>
                    <w:szCs w:val="22"/>
                    <w:lang w:val="en-US" w:eastAsia="zh-CN"/>
                  </w:rPr>
                </w:rPrChange>
              </w:rPr>
            </w:pPr>
          </w:p>
          <w:p w14:paraId="350F4535">
            <w:pPr>
              <w:rPr>
                <w:ins w:id="1689" w:author="薛媛媛（Grace）" w:date="2025-11-14T18:04:12Z"/>
                <w:rFonts w:hint="default" w:ascii="Arial" w:hAnsi="Arial" w:cs="Arial" w:eastAsiaTheme="minorEastAsia"/>
                <w:color w:val="auto"/>
                <w:sz w:val="20"/>
                <w:szCs w:val="20"/>
                <w:lang w:val="en-US" w:eastAsia="zh-CN"/>
                <w:rPrChange w:id="1690" w:author="薛媛媛（Grace）" w:date="2025-11-18T13:55:39Z">
                  <w:rPr>
                    <w:ins w:id="1691" w:author="薛媛媛（Grace）" w:date="2025-11-14T18:04:12Z"/>
                    <w:rFonts w:hint="default" w:cs="Arial" w:eastAsiaTheme="minorEastAsia"/>
                    <w:color w:val="auto"/>
                    <w:sz w:val="22"/>
                    <w:szCs w:val="22"/>
                    <w:lang w:val="en-US" w:eastAsia="zh-CN"/>
                  </w:rPr>
                </w:rPrChange>
              </w:rPr>
            </w:pPr>
          </w:p>
          <w:p w14:paraId="1F0C2580">
            <w:pPr>
              <w:rPr>
                <w:ins w:id="1692" w:author="薛媛媛（Grace）" w:date="2025-11-14T18:04:12Z"/>
                <w:rFonts w:hint="default" w:ascii="Arial" w:hAnsi="Arial" w:eastAsia="宋体" w:cs="Arial"/>
                <w:sz w:val="20"/>
                <w:szCs w:val="20"/>
                <w:lang w:val="en-GB" w:eastAsia="zh-CN" w:bidi="ar-SA"/>
                <w:rPrChange w:id="1693" w:author="薛媛媛（Grace）" w:date="2025-11-18T13:55:33Z">
                  <w:rPr>
                    <w:ins w:id="1694" w:author="薛媛媛（Grace）" w:date="2025-11-14T18:04:12Z"/>
                    <w:rFonts w:hint="default" w:ascii="Arial" w:hAnsi="Arial" w:eastAsia="宋体" w:cs="Arial"/>
                    <w:sz w:val="20"/>
                    <w:szCs w:val="20"/>
                    <w:lang w:val="en-GB" w:eastAsia="zh-CN" w:bidi="ar-SA"/>
                  </w:rPr>
                </w:rPrChange>
              </w:rPr>
            </w:pPr>
          </w:p>
        </w:tc>
        <w:tc>
          <w:tcPr>
            <w:tcW w:w="3078" w:type="dxa"/>
            <w:tcMar>
              <w:top w:w="113" w:type="dxa"/>
              <w:bottom w:w="113" w:type="dxa"/>
            </w:tcMar>
          </w:tcPr>
          <w:p w14:paraId="69E7D6FA">
            <w:pPr>
              <w:rPr>
                <w:rFonts w:ascii="Arial" w:hAnsi="Arial" w:cs="Arial"/>
                <w:sz w:val="20"/>
                <w:szCs w:val="20"/>
                <w:lang w:val="en-GB"/>
                <w:rPrChange w:id="1695" w:author="薛媛媛（Grace）" w:date="2025-11-18T13:55:33Z">
                  <w:rPr>
                    <w:sz w:val="20"/>
                    <w:szCs w:val="20"/>
                    <w:lang w:val="en-GB"/>
                  </w:rPr>
                </w:rPrChange>
              </w:rPr>
            </w:pPr>
          </w:p>
        </w:tc>
      </w:tr>
      <w:tr w14:paraId="087F4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42152970">
            <w:pPr>
              <w:tabs>
                <w:tab w:val="left" w:pos="595"/>
              </w:tabs>
              <w:spacing w:before="120" w:line="240" w:lineRule="auto"/>
              <w:ind w:left="172"/>
              <w:rPr>
                <w:rFonts w:ascii="Arial" w:hAnsi="Arial" w:eastAsia="Times New Roman" w:cs="Arial"/>
                <w:color w:val="000000"/>
                <w:sz w:val="20"/>
                <w:szCs w:val="20"/>
                <w:lang w:val="en-GB" w:eastAsia="de-CH"/>
                <w:rPrChange w:id="1696"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1697" w:author="薛媛媛（Grace）" w:date="2025-11-18T13:55:33Z">
                  <w:rPr>
                    <w:rFonts w:eastAsia="Times New Roman"/>
                    <w:color w:val="000000"/>
                    <w:sz w:val="20"/>
                    <w:szCs w:val="20"/>
                    <w:lang w:val="en-GB" w:eastAsia="de-CH"/>
                  </w:rPr>
                </w:rPrChange>
              </w:rPr>
              <w:t>(a)  the choice of materials and substances used, particularly as regards toxicity and, where relevant, flammability;</w:t>
            </w:r>
          </w:p>
        </w:tc>
        <w:tc>
          <w:tcPr>
            <w:tcW w:w="1198" w:type="dxa"/>
            <w:tcMar>
              <w:top w:w="113" w:type="dxa"/>
              <w:bottom w:w="113" w:type="dxa"/>
            </w:tcMar>
          </w:tcPr>
          <w:p w14:paraId="52D83C3A">
            <w:pPr>
              <w:rPr>
                <w:rFonts w:ascii="Arial" w:hAnsi="Arial" w:cs="Arial"/>
                <w:sz w:val="20"/>
                <w:szCs w:val="20"/>
                <w:lang w:val="en-GB"/>
                <w:rPrChange w:id="1698" w:author="薛媛媛（Grace）" w:date="2025-11-18T13:55:33Z">
                  <w:rPr>
                    <w:sz w:val="20"/>
                    <w:szCs w:val="20"/>
                    <w:lang w:val="en-GB"/>
                  </w:rPr>
                </w:rPrChange>
              </w:rPr>
            </w:pPr>
            <w:ins w:id="1699" w:author="薛媛媛（Grace）" w:date="2025-11-17T11:59:19Z">
              <w:r>
                <w:rPr>
                  <w:rFonts w:hint="default" w:ascii="Arial" w:hAnsi="Arial" w:cs="Arial" w:eastAsiaTheme="minorHAnsi"/>
                  <w:sz w:val="20"/>
                  <w:szCs w:val="20"/>
                  <w:lang w:val="en-GB" w:eastAsia="zh-CN"/>
                  <w:rPrChange w:id="1700" w:author="薛媛媛（Grace）" w:date="2025-11-18T13:55:39Z">
                    <w:rPr>
                      <w:rFonts w:hint="eastAsia" w:eastAsiaTheme="minorHAnsi"/>
                      <w:sz w:val="22"/>
                      <w:szCs w:val="22"/>
                      <w:lang w:val="en-GB" w:eastAsia="zh-CN"/>
                    </w:rPr>
                  </w:rPrChange>
                </w:rPr>
                <w:t>Yes</w:t>
              </w:r>
            </w:ins>
          </w:p>
        </w:tc>
        <w:tc>
          <w:tcPr>
            <w:tcW w:w="3078" w:type="dxa"/>
            <w:tcMar>
              <w:top w:w="113" w:type="dxa"/>
              <w:bottom w:w="113" w:type="dxa"/>
            </w:tcMar>
          </w:tcPr>
          <w:p w14:paraId="392A3825">
            <w:pPr>
              <w:spacing w:line="240" w:lineRule="auto"/>
              <w:rPr>
                <w:ins w:id="1702" w:author="薛媛媛（Grace）" w:date="2025-11-17T11:57:22Z"/>
                <w:rFonts w:hint="default" w:ascii="Arial" w:hAnsi="Arial" w:cs="Arial"/>
                <w:sz w:val="20"/>
                <w:szCs w:val="20"/>
                <w:lang w:val="en-GB"/>
                <w:rPrChange w:id="1703" w:author="薛媛媛（Grace）" w:date="2025-11-18T13:55:39Z">
                  <w:rPr>
                    <w:ins w:id="1704" w:author="薛媛媛（Grace）" w:date="2025-11-17T11:57:22Z"/>
                    <w:rFonts w:hint="eastAsia"/>
                    <w:lang w:val="en-GB"/>
                  </w:rPr>
                </w:rPrChange>
              </w:rPr>
            </w:pPr>
            <w:ins w:id="1705" w:author="薛媛媛（Grace）" w:date="2025-11-17T11:57:22Z">
              <w:r>
                <w:rPr>
                  <w:rFonts w:hint="default" w:ascii="Arial" w:hAnsi="Arial" w:cs="Arial"/>
                  <w:sz w:val="20"/>
                  <w:szCs w:val="20"/>
                  <w:lang w:val="en-GB"/>
                  <w:rPrChange w:id="1706" w:author="薛媛媛（Grace）" w:date="2025-11-18T13:55:39Z">
                    <w:rPr>
                      <w:rFonts w:hint="eastAsia"/>
                      <w:lang w:val="en-GB"/>
                    </w:rPr>
                  </w:rPrChange>
                </w:rPr>
                <w:t>(EC) No 1907/2006</w:t>
              </w:r>
            </w:ins>
          </w:p>
          <w:p w14:paraId="4A0FB95E">
            <w:pPr>
              <w:spacing w:line="240" w:lineRule="auto"/>
              <w:rPr>
                <w:ins w:id="1708" w:author="薛媛媛（Grace）" w:date="2025-11-17T11:57:22Z"/>
                <w:rFonts w:hint="default" w:ascii="Arial" w:hAnsi="Arial" w:cs="Arial"/>
                <w:sz w:val="20"/>
                <w:szCs w:val="20"/>
                <w:lang w:val="en-GB"/>
                <w:rPrChange w:id="1709" w:author="薛媛媛（Grace）" w:date="2025-11-18T13:55:39Z">
                  <w:rPr>
                    <w:ins w:id="1710" w:author="薛媛媛（Grace）" w:date="2025-11-17T11:57:22Z"/>
                    <w:rFonts w:hint="eastAsia"/>
                    <w:lang w:val="en-GB"/>
                  </w:rPr>
                </w:rPrChange>
              </w:rPr>
            </w:pPr>
            <w:ins w:id="1711" w:author="薛媛媛（Grace）" w:date="2025-11-17T11:57:22Z">
              <w:r>
                <w:rPr>
                  <w:rFonts w:hint="default" w:ascii="Arial" w:hAnsi="Arial" w:cs="Arial"/>
                  <w:sz w:val="20"/>
                  <w:szCs w:val="20"/>
                  <w:lang w:val="en-GB"/>
                  <w:rPrChange w:id="1712" w:author="薛媛媛（Grace）" w:date="2025-11-18T13:55:39Z">
                    <w:rPr>
                      <w:rFonts w:hint="eastAsia"/>
                      <w:lang w:val="en-GB"/>
                    </w:rPr>
                  </w:rPrChange>
                </w:rPr>
                <w:t>(EU)</w:t>
              </w:r>
            </w:ins>
            <w:ins w:id="1714" w:author="薛媛媛（Grace）" w:date="2025-11-17T11:57:22Z">
              <w:r>
                <w:rPr>
                  <w:rFonts w:hint="default" w:ascii="Arial" w:hAnsi="Arial" w:eastAsia="宋体" w:cs="Arial"/>
                  <w:sz w:val="20"/>
                  <w:szCs w:val="20"/>
                  <w:lang w:val="en-US" w:eastAsia="zh-CN"/>
                  <w:rPrChange w:id="1715" w:author="薛媛媛（Grace）" w:date="2025-11-18T13:55:39Z">
                    <w:rPr>
                      <w:rFonts w:hint="eastAsia" w:eastAsia="宋体"/>
                      <w:lang w:val="en-US" w:eastAsia="zh-CN"/>
                    </w:rPr>
                  </w:rPrChange>
                </w:rPr>
                <w:t xml:space="preserve"> </w:t>
              </w:r>
            </w:ins>
            <w:ins w:id="1717" w:author="薛媛媛（Grace）" w:date="2025-11-17T11:57:22Z">
              <w:r>
                <w:rPr>
                  <w:rFonts w:hint="default" w:ascii="Arial" w:hAnsi="Arial" w:cs="Arial"/>
                  <w:sz w:val="20"/>
                  <w:szCs w:val="20"/>
                  <w:lang w:val="en-GB"/>
                  <w:rPrChange w:id="1718" w:author="薛媛媛（Grace）" w:date="2025-11-18T13:55:39Z">
                    <w:rPr>
                      <w:rFonts w:hint="eastAsia"/>
                      <w:lang w:val="en-GB"/>
                    </w:rPr>
                  </w:rPrChange>
                </w:rPr>
                <w:t xml:space="preserve">No </w:t>
              </w:r>
            </w:ins>
            <w:ins w:id="1720" w:author="薛媛媛（Grace）" w:date="2025-11-17T11:57:22Z">
              <w:r>
                <w:rPr>
                  <w:rFonts w:hint="default" w:ascii="Arial" w:hAnsi="Arial" w:eastAsia="宋体" w:cs="Arial"/>
                  <w:sz w:val="20"/>
                  <w:szCs w:val="20"/>
                  <w:lang w:val="en-US" w:eastAsia="zh-CN"/>
                  <w:rPrChange w:id="1721" w:author="薛媛媛（Grace）" w:date="2025-11-18T13:55:39Z">
                    <w:rPr>
                      <w:rFonts w:hint="eastAsia" w:eastAsia="宋体"/>
                      <w:lang w:val="en-US" w:eastAsia="zh-CN"/>
                    </w:rPr>
                  </w:rPrChange>
                </w:rPr>
                <w:t xml:space="preserve"> </w:t>
              </w:r>
            </w:ins>
            <w:ins w:id="1723" w:author="薛媛媛（Grace）" w:date="2025-11-17T11:57:22Z">
              <w:r>
                <w:rPr>
                  <w:rFonts w:hint="default" w:ascii="Arial" w:hAnsi="Arial" w:cs="Arial"/>
                  <w:sz w:val="20"/>
                  <w:szCs w:val="20"/>
                  <w:lang w:val="en-GB"/>
                  <w:rPrChange w:id="1724" w:author="薛媛媛（Grace）" w:date="2025-11-18T13:55:39Z">
                    <w:rPr>
                      <w:rFonts w:hint="eastAsia"/>
                      <w:lang w:val="en-GB"/>
                    </w:rPr>
                  </w:rPrChange>
                </w:rPr>
                <w:t>65</w:t>
              </w:r>
            </w:ins>
            <w:ins w:id="1726" w:author="薛媛媛（Grace）" w:date="2025-11-17T11:57:22Z">
              <w:r>
                <w:rPr>
                  <w:rFonts w:hint="default" w:ascii="Arial" w:hAnsi="Arial" w:eastAsia="宋体" w:cs="Arial"/>
                  <w:sz w:val="20"/>
                  <w:szCs w:val="20"/>
                  <w:lang w:val="en-US" w:eastAsia="zh-CN"/>
                  <w:rPrChange w:id="1727" w:author="薛媛媛（Grace）" w:date="2025-11-18T13:55:39Z">
                    <w:rPr>
                      <w:rFonts w:hint="eastAsia" w:eastAsia="宋体"/>
                      <w:lang w:val="en-US" w:eastAsia="zh-CN"/>
                    </w:rPr>
                  </w:rPrChange>
                </w:rPr>
                <w:t>/</w:t>
              </w:r>
            </w:ins>
            <w:ins w:id="1729" w:author="薛媛媛（Grace）" w:date="2025-11-17T11:57:22Z">
              <w:r>
                <w:rPr>
                  <w:rFonts w:hint="default" w:ascii="Arial" w:hAnsi="Arial" w:cs="Arial"/>
                  <w:sz w:val="20"/>
                  <w:szCs w:val="20"/>
                  <w:lang w:val="en-GB"/>
                  <w:rPrChange w:id="1730" w:author="薛媛媛（Grace）" w:date="2025-11-18T13:55:39Z">
                    <w:rPr>
                      <w:rFonts w:hint="eastAsia"/>
                      <w:lang w:val="en-GB"/>
                    </w:rPr>
                  </w:rPrChange>
                </w:rPr>
                <w:t>2011</w:t>
              </w:r>
            </w:ins>
          </w:p>
          <w:p w14:paraId="01EC7AD6">
            <w:pPr>
              <w:spacing w:line="240" w:lineRule="auto"/>
              <w:rPr>
                <w:ins w:id="1732" w:author="薛媛媛（Grace）" w:date="2025-11-17T11:57:22Z"/>
                <w:rFonts w:hint="default" w:ascii="Arial" w:hAnsi="Arial" w:cs="Arial"/>
                <w:sz w:val="20"/>
                <w:szCs w:val="20"/>
                <w:lang w:val="en-GB"/>
                <w:rPrChange w:id="1733" w:author="薛媛媛（Grace）" w:date="2025-11-18T13:55:39Z">
                  <w:rPr>
                    <w:ins w:id="1734" w:author="薛媛媛（Grace）" w:date="2025-11-17T11:57:22Z"/>
                    <w:rFonts w:hint="eastAsia"/>
                    <w:lang w:val="en-GB"/>
                  </w:rPr>
                </w:rPrChange>
              </w:rPr>
            </w:pPr>
            <w:ins w:id="1735" w:author="薛媛媛（Grace）" w:date="2025-11-17T11:57:22Z">
              <w:r>
                <w:rPr>
                  <w:rFonts w:hint="default" w:ascii="Arial" w:hAnsi="Arial" w:cs="Arial"/>
                  <w:sz w:val="20"/>
                  <w:szCs w:val="20"/>
                  <w:lang w:val="en-GB"/>
                  <w:rPrChange w:id="1736" w:author="薛媛媛（Grace）" w:date="2025-11-18T13:55:39Z">
                    <w:rPr>
                      <w:rFonts w:hint="eastAsia"/>
                      <w:lang w:val="en-GB"/>
                    </w:rPr>
                  </w:rPrChange>
                </w:rPr>
                <w:t>(EU) No</w:t>
              </w:r>
            </w:ins>
            <w:ins w:id="1738" w:author="薛媛媛（Grace）" w:date="2025-11-17T11:57:22Z">
              <w:r>
                <w:rPr>
                  <w:rFonts w:hint="default" w:ascii="Arial" w:hAnsi="Arial" w:eastAsia="宋体" w:cs="Arial"/>
                  <w:sz w:val="20"/>
                  <w:szCs w:val="20"/>
                  <w:lang w:val="en-US" w:eastAsia="zh-CN"/>
                  <w:rPrChange w:id="1739" w:author="薛媛媛（Grace）" w:date="2025-11-18T13:55:39Z">
                    <w:rPr>
                      <w:rFonts w:hint="eastAsia" w:eastAsia="宋体"/>
                      <w:lang w:val="en-US" w:eastAsia="zh-CN"/>
                    </w:rPr>
                  </w:rPrChange>
                </w:rPr>
                <w:t xml:space="preserve"> </w:t>
              </w:r>
            </w:ins>
            <w:ins w:id="1741" w:author="薛媛媛（Grace）" w:date="2025-11-17T11:57:22Z">
              <w:r>
                <w:rPr>
                  <w:rFonts w:hint="default" w:ascii="Arial" w:hAnsi="Arial" w:cs="Arial"/>
                  <w:sz w:val="20"/>
                  <w:szCs w:val="20"/>
                  <w:lang w:val="en-GB"/>
                  <w:rPrChange w:id="1742" w:author="薛媛媛（Grace）" w:date="2025-11-18T13:55:39Z">
                    <w:rPr>
                      <w:rFonts w:hint="eastAsia"/>
                      <w:lang w:val="en-GB"/>
                    </w:rPr>
                  </w:rPrChange>
                </w:rPr>
                <w:t>2015/863</w:t>
              </w:r>
            </w:ins>
          </w:p>
          <w:p w14:paraId="2DA78C5D">
            <w:pPr>
              <w:spacing w:line="240" w:lineRule="auto"/>
              <w:rPr>
                <w:ins w:id="1744" w:author="薛媛媛（Grace）" w:date="2025-11-17T11:57:22Z"/>
                <w:rFonts w:hint="default" w:ascii="Arial" w:hAnsi="Arial" w:cs="Arial"/>
                <w:sz w:val="20"/>
                <w:szCs w:val="20"/>
                <w:lang w:val="en-GB"/>
                <w:rPrChange w:id="1745" w:author="薛媛媛（Grace）" w:date="2025-11-18T13:55:39Z">
                  <w:rPr>
                    <w:ins w:id="1746" w:author="薛媛媛（Grace）" w:date="2025-11-17T11:57:22Z"/>
                    <w:rFonts w:hint="eastAsia"/>
                    <w:lang w:val="en-GB"/>
                  </w:rPr>
                </w:rPrChange>
              </w:rPr>
            </w:pPr>
            <w:ins w:id="1747" w:author="薛媛媛（Grace）" w:date="2025-11-17T11:57:22Z">
              <w:r>
                <w:rPr>
                  <w:rFonts w:hint="default" w:ascii="Arial" w:hAnsi="Arial" w:cs="Arial"/>
                  <w:sz w:val="20"/>
                  <w:szCs w:val="20"/>
                  <w:lang w:val="en-GB"/>
                  <w:rPrChange w:id="1748" w:author="薛媛媛（Grace）" w:date="2025-11-18T13:55:39Z">
                    <w:rPr>
                      <w:rFonts w:hint="eastAsia"/>
                      <w:lang w:val="en-GB"/>
                    </w:rPr>
                  </w:rPrChange>
                </w:rPr>
                <w:t>(EU) No 528/2012</w:t>
              </w:r>
            </w:ins>
          </w:p>
          <w:p w14:paraId="7D2E4FDB">
            <w:pPr>
              <w:spacing w:line="240" w:lineRule="auto"/>
              <w:rPr>
                <w:ins w:id="1750" w:author="薛媛媛（Grace）" w:date="2025-11-17T11:57:22Z"/>
                <w:rFonts w:hint="default" w:ascii="Arial" w:hAnsi="Arial" w:cs="Arial"/>
                <w:sz w:val="20"/>
                <w:szCs w:val="20"/>
                <w:lang w:val="en-GB"/>
                <w:rPrChange w:id="1751" w:author="薛媛媛（Grace）" w:date="2025-11-18T13:55:39Z">
                  <w:rPr>
                    <w:ins w:id="1752" w:author="薛媛媛（Grace）" w:date="2025-11-17T11:57:22Z"/>
                    <w:rFonts w:hint="eastAsia"/>
                    <w:lang w:val="en-GB"/>
                  </w:rPr>
                </w:rPrChange>
              </w:rPr>
            </w:pPr>
            <w:ins w:id="1753" w:author="薛媛媛（Grace）" w:date="2025-11-17T11:57:22Z">
              <w:r>
                <w:rPr>
                  <w:rFonts w:hint="default" w:ascii="Arial" w:hAnsi="Arial" w:cs="Arial"/>
                  <w:sz w:val="20"/>
                  <w:szCs w:val="20"/>
                  <w:lang w:val="en-GB"/>
                  <w:rPrChange w:id="1754" w:author="薛媛媛（Grace）" w:date="2025-11-18T13:55:39Z">
                    <w:rPr>
                      <w:rFonts w:hint="eastAsia"/>
                      <w:lang w:val="en-GB"/>
                    </w:rPr>
                  </w:rPrChange>
                </w:rPr>
                <w:t>(EU) No</w:t>
              </w:r>
            </w:ins>
            <w:ins w:id="1756" w:author="薛媛媛（Grace）" w:date="2025-11-17T11:57:22Z">
              <w:r>
                <w:rPr>
                  <w:rFonts w:hint="default" w:ascii="Arial" w:hAnsi="Arial" w:eastAsia="宋体" w:cs="Arial"/>
                  <w:sz w:val="20"/>
                  <w:szCs w:val="20"/>
                  <w:lang w:val="en-US" w:eastAsia="zh-CN"/>
                  <w:rPrChange w:id="1757" w:author="薛媛媛（Grace）" w:date="2025-11-18T13:55:39Z">
                    <w:rPr>
                      <w:rFonts w:hint="eastAsia" w:eastAsia="宋体"/>
                      <w:lang w:val="en-US" w:eastAsia="zh-CN"/>
                    </w:rPr>
                  </w:rPrChange>
                </w:rPr>
                <w:t xml:space="preserve"> </w:t>
              </w:r>
            </w:ins>
            <w:ins w:id="1759" w:author="薛媛媛（Grace）" w:date="2025-11-17T11:57:22Z">
              <w:r>
                <w:rPr>
                  <w:rFonts w:hint="default" w:ascii="Arial" w:hAnsi="Arial" w:cs="Arial"/>
                  <w:sz w:val="20"/>
                  <w:szCs w:val="20"/>
                  <w:lang w:val="en-GB"/>
                  <w:rPrChange w:id="1760" w:author="薛媛媛（Grace）" w:date="2025-11-18T13:55:39Z">
                    <w:rPr>
                      <w:rFonts w:hint="eastAsia"/>
                      <w:lang w:val="en-GB"/>
                    </w:rPr>
                  </w:rPrChange>
                </w:rPr>
                <w:t>2019/1021</w:t>
              </w:r>
            </w:ins>
          </w:p>
          <w:p w14:paraId="00E100EB">
            <w:pPr>
              <w:rPr>
                <w:ins w:id="1762" w:author="薛媛媛（Grace）" w:date="2025-11-17T11:57:22Z"/>
                <w:rFonts w:hint="default" w:ascii="Arial" w:hAnsi="Arial" w:cs="Arial"/>
                <w:sz w:val="20"/>
                <w:szCs w:val="20"/>
                <w:lang w:val="en-GB"/>
                <w:rPrChange w:id="1763" w:author="薛媛媛（Grace）" w:date="2025-11-18T13:55:39Z">
                  <w:rPr>
                    <w:ins w:id="1764" w:author="薛媛媛（Grace）" w:date="2025-11-17T11:57:22Z"/>
                    <w:rFonts w:hint="eastAsia"/>
                    <w:lang w:val="en-GB"/>
                  </w:rPr>
                </w:rPrChange>
              </w:rPr>
            </w:pPr>
            <w:ins w:id="1765" w:author="薛媛媛（Grace）" w:date="2025-11-17T11:57:22Z">
              <w:r>
                <w:rPr>
                  <w:rFonts w:hint="default" w:ascii="Arial" w:hAnsi="Arial" w:cs="Arial"/>
                  <w:sz w:val="20"/>
                  <w:szCs w:val="20"/>
                  <w:lang w:val="en-GB"/>
                  <w:rPrChange w:id="1766" w:author="薛媛媛（Grace）" w:date="2025-11-18T13:55:39Z">
                    <w:rPr>
                      <w:rFonts w:hint="eastAsia"/>
                      <w:lang w:val="en-GB"/>
                    </w:rPr>
                  </w:rPrChange>
                </w:rPr>
                <w:t>(EU) No</w:t>
              </w:r>
            </w:ins>
            <w:ins w:id="1768" w:author="薛媛媛（Grace）" w:date="2025-11-17T11:57:22Z">
              <w:r>
                <w:rPr>
                  <w:rFonts w:hint="default" w:ascii="Arial" w:hAnsi="Arial" w:eastAsia="宋体" w:cs="Arial"/>
                  <w:sz w:val="20"/>
                  <w:szCs w:val="20"/>
                  <w:lang w:val="en-US" w:eastAsia="zh-CN"/>
                  <w:rPrChange w:id="1769" w:author="薛媛媛（Grace）" w:date="2025-11-18T13:55:39Z">
                    <w:rPr>
                      <w:rFonts w:hint="eastAsia" w:eastAsia="宋体"/>
                      <w:lang w:val="en-US" w:eastAsia="zh-CN"/>
                    </w:rPr>
                  </w:rPrChange>
                </w:rPr>
                <w:t xml:space="preserve"> </w:t>
              </w:r>
            </w:ins>
            <w:ins w:id="1771" w:author="薛媛媛（Grace）" w:date="2025-11-17T11:57:22Z">
              <w:r>
                <w:rPr>
                  <w:rFonts w:hint="default" w:ascii="Arial" w:hAnsi="Arial" w:cs="Arial"/>
                  <w:sz w:val="20"/>
                  <w:szCs w:val="20"/>
                  <w:lang w:val="en-GB"/>
                  <w:rPrChange w:id="1772" w:author="薛媛媛（Grace）" w:date="2025-11-18T13:55:39Z">
                    <w:rPr>
                      <w:rFonts w:hint="eastAsia"/>
                      <w:lang w:val="en-GB"/>
                    </w:rPr>
                  </w:rPrChange>
                </w:rPr>
                <w:t xml:space="preserve">2025/40 </w:t>
              </w:r>
            </w:ins>
          </w:p>
          <w:p w14:paraId="48C6505F">
            <w:pPr>
              <w:spacing w:line="240" w:lineRule="auto"/>
              <w:rPr>
                <w:ins w:id="1774" w:author="薛媛媛（Grace）" w:date="2025-11-17T11:57:22Z"/>
                <w:rFonts w:hint="default" w:ascii="Arial" w:hAnsi="Arial" w:eastAsia="宋体" w:cs="Arial"/>
                <w:sz w:val="20"/>
                <w:szCs w:val="20"/>
                <w:lang w:val="en-US" w:eastAsia="zh-CN"/>
                <w:rPrChange w:id="1775" w:author="薛媛媛（Grace）" w:date="2025-11-18T13:55:39Z">
                  <w:rPr>
                    <w:ins w:id="1776" w:author="薛媛媛（Grace）" w:date="2025-11-17T11:57:22Z"/>
                    <w:rFonts w:hint="eastAsia" w:eastAsia="宋体"/>
                    <w:lang w:val="en-US" w:eastAsia="zh-CN"/>
                  </w:rPr>
                </w:rPrChange>
              </w:rPr>
            </w:pPr>
            <w:ins w:id="1777" w:author="薛媛媛（Grace）" w:date="2025-11-17T11:57:22Z">
              <w:r>
                <w:rPr>
                  <w:rFonts w:hint="default" w:ascii="Arial" w:hAnsi="Arial" w:cs="Arial"/>
                  <w:sz w:val="20"/>
                  <w:szCs w:val="20"/>
                  <w:lang w:val="en-GB"/>
                  <w:rPrChange w:id="1778" w:author="薛媛媛（Grace）" w:date="2025-11-18T13:55:39Z">
                    <w:rPr>
                      <w:rFonts w:hint="eastAsia"/>
                      <w:lang w:val="en-GB"/>
                    </w:rPr>
                  </w:rPrChange>
                </w:rPr>
                <w:t>(EC) No 1</w:t>
              </w:r>
            </w:ins>
            <w:ins w:id="1780" w:author="薛媛媛（Grace）" w:date="2025-11-17T11:57:22Z">
              <w:r>
                <w:rPr>
                  <w:rFonts w:hint="default" w:ascii="Arial" w:hAnsi="Arial" w:eastAsia="宋体" w:cs="Arial"/>
                  <w:sz w:val="20"/>
                  <w:szCs w:val="20"/>
                  <w:lang w:val="en-US" w:eastAsia="zh-CN"/>
                  <w:rPrChange w:id="1781" w:author="薛媛媛（Grace）" w:date="2025-11-18T13:55:39Z">
                    <w:rPr>
                      <w:rFonts w:hint="eastAsia" w:eastAsia="宋体"/>
                      <w:lang w:val="en-US" w:eastAsia="zh-CN"/>
                    </w:rPr>
                  </w:rPrChange>
                </w:rPr>
                <w:t>272</w:t>
              </w:r>
            </w:ins>
            <w:ins w:id="1783" w:author="薛媛媛（Grace）" w:date="2025-11-17T11:57:22Z">
              <w:r>
                <w:rPr>
                  <w:rFonts w:hint="default" w:ascii="Arial" w:hAnsi="Arial" w:cs="Arial"/>
                  <w:sz w:val="20"/>
                  <w:szCs w:val="20"/>
                  <w:lang w:val="en-GB"/>
                  <w:rPrChange w:id="1784" w:author="薛媛媛（Grace）" w:date="2025-11-18T13:55:39Z">
                    <w:rPr>
                      <w:rFonts w:hint="eastAsia"/>
                      <w:lang w:val="en-GB"/>
                    </w:rPr>
                  </w:rPrChange>
                </w:rPr>
                <w:t>/200</w:t>
              </w:r>
            </w:ins>
            <w:ins w:id="1786" w:author="薛媛媛（Grace）" w:date="2025-11-17T11:57:22Z">
              <w:r>
                <w:rPr>
                  <w:rFonts w:hint="default" w:ascii="Arial" w:hAnsi="Arial" w:eastAsia="宋体" w:cs="Arial"/>
                  <w:sz w:val="20"/>
                  <w:szCs w:val="20"/>
                  <w:lang w:val="en-US" w:eastAsia="zh-CN"/>
                  <w:rPrChange w:id="1787" w:author="薛媛媛（Grace）" w:date="2025-11-18T13:55:39Z">
                    <w:rPr>
                      <w:rFonts w:hint="eastAsia" w:eastAsia="宋体"/>
                      <w:lang w:val="en-US" w:eastAsia="zh-CN"/>
                    </w:rPr>
                  </w:rPrChange>
                </w:rPr>
                <w:t>8</w:t>
              </w:r>
            </w:ins>
          </w:p>
          <w:p w14:paraId="7B7BCE69">
            <w:pPr>
              <w:rPr>
                <w:rFonts w:ascii="Arial" w:hAnsi="Arial" w:cs="Arial"/>
                <w:sz w:val="20"/>
                <w:szCs w:val="20"/>
                <w:lang w:val="en-GB"/>
                <w:rPrChange w:id="1789" w:author="薛媛媛（Grace）" w:date="2025-11-18T13:55:33Z">
                  <w:rPr>
                    <w:sz w:val="20"/>
                    <w:szCs w:val="20"/>
                    <w:lang w:val="en-GB"/>
                  </w:rPr>
                </w:rPrChange>
              </w:rPr>
            </w:pPr>
          </w:p>
        </w:tc>
        <w:tc>
          <w:tcPr>
            <w:tcW w:w="3078" w:type="dxa"/>
            <w:tcMar>
              <w:top w:w="113" w:type="dxa"/>
              <w:bottom w:w="113" w:type="dxa"/>
            </w:tcMar>
          </w:tcPr>
          <w:p w14:paraId="4540A1B0">
            <w:pPr>
              <w:rPr>
                <w:rFonts w:ascii="Arial" w:hAnsi="Arial" w:cs="Arial"/>
                <w:sz w:val="20"/>
                <w:szCs w:val="20"/>
                <w:lang w:val="en-GB"/>
                <w:rPrChange w:id="1790" w:author="薛媛媛（Grace）" w:date="2025-11-18T13:55:33Z">
                  <w:rPr>
                    <w:sz w:val="20"/>
                    <w:szCs w:val="20"/>
                    <w:lang w:val="en-GB"/>
                  </w:rPr>
                </w:rPrChange>
              </w:rPr>
            </w:pPr>
            <w:ins w:id="1791" w:author="薛媛媛（Grace）" w:date="2025-11-17T11:58:14Z">
              <w:r>
                <w:rPr>
                  <w:rFonts w:hint="default" w:ascii="Arial" w:hAnsi="Arial" w:cs="Arial" w:eastAsiaTheme="minorEastAsia"/>
                  <w:color w:val="auto"/>
                  <w:sz w:val="20"/>
                  <w:szCs w:val="20"/>
                  <w:rPrChange w:id="1792" w:author="薛媛媛（Grace）" w:date="2025-11-18T13:55:39Z">
                    <w:rPr>
                      <w:rFonts w:hint="default" w:ascii="Arial" w:hAnsi="Arial" w:cs="Arial" w:eastAsiaTheme="minorEastAsia"/>
                      <w:color w:val="auto"/>
                      <w:sz w:val="22"/>
                      <w:szCs w:val="22"/>
                    </w:rPr>
                  </w:rPrChange>
                </w:rPr>
                <w:t>Material Review Report</w:t>
              </w:r>
            </w:ins>
          </w:p>
        </w:tc>
        <w:tc>
          <w:tcPr>
            <w:tcW w:w="3078" w:type="dxa"/>
            <w:tcMar>
              <w:top w:w="113" w:type="dxa"/>
              <w:bottom w:w="113" w:type="dxa"/>
            </w:tcMar>
          </w:tcPr>
          <w:p w14:paraId="749A2692">
            <w:pPr>
              <w:rPr>
                <w:rFonts w:ascii="Arial" w:hAnsi="Arial" w:cs="Arial"/>
                <w:sz w:val="20"/>
                <w:szCs w:val="20"/>
                <w:lang w:val="en-GB"/>
                <w:rPrChange w:id="1794" w:author="薛媛媛（Grace）" w:date="2025-11-18T13:55:33Z">
                  <w:rPr>
                    <w:sz w:val="20"/>
                    <w:szCs w:val="20"/>
                    <w:lang w:val="en-GB"/>
                  </w:rPr>
                </w:rPrChange>
              </w:rPr>
            </w:pPr>
          </w:p>
        </w:tc>
      </w:tr>
      <w:tr w14:paraId="34F21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45391DF7">
            <w:pPr>
              <w:tabs>
                <w:tab w:val="left" w:pos="595"/>
              </w:tabs>
              <w:spacing w:before="120" w:line="240" w:lineRule="auto"/>
              <w:ind w:left="172"/>
              <w:rPr>
                <w:rFonts w:ascii="Arial" w:hAnsi="Arial" w:eastAsia="Times New Roman" w:cs="Arial"/>
                <w:color w:val="000000"/>
                <w:sz w:val="20"/>
                <w:szCs w:val="20"/>
                <w:lang w:val="en-GB" w:eastAsia="de-CH"/>
                <w:rPrChange w:id="1795"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1796" w:author="薛媛媛（Grace）" w:date="2025-11-18T13:55:33Z">
                  <w:rPr>
                    <w:rFonts w:eastAsia="Times New Roman"/>
                    <w:color w:val="000000"/>
                    <w:sz w:val="20"/>
                    <w:szCs w:val="20"/>
                    <w:lang w:val="en-GB" w:eastAsia="de-CH"/>
                  </w:rPr>
                </w:rPrChange>
              </w:rPr>
              <w:t>(b)  the compatibility between the materials and substances used and biological tissues, cells and body fluids, taking account of the intended purpose of the device and, where relevant, absorption, distribution, metabolism and excretion;</w:t>
            </w:r>
          </w:p>
        </w:tc>
        <w:tc>
          <w:tcPr>
            <w:tcW w:w="1198" w:type="dxa"/>
            <w:tcMar>
              <w:top w:w="113" w:type="dxa"/>
              <w:bottom w:w="113" w:type="dxa"/>
            </w:tcMar>
          </w:tcPr>
          <w:p w14:paraId="4263CC13">
            <w:pPr>
              <w:rPr>
                <w:rFonts w:ascii="Arial" w:hAnsi="Arial" w:cs="Arial"/>
                <w:sz w:val="20"/>
                <w:szCs w:val="20"/>
                <w:lang w:val="en-GB"/>
                <w:rPrChange w:id="1797" w:author="薛媛媛（Grace）" w:date="2025-11-18T13:55:33Z">
                  <w:rPr>
                    <w:sz w:val="20"/>
                    <w:szCs w:val="20"/>
                    <w:lang w:val="en-GB"/>
                  </w:rPr>
                </w:rPrChange>
              </w:rPr>
            </w:pPr>
            <w:ins w:id="1798" w:author="薛媛媛（Grace）" w:date="2025-11-17T11:59:21Z">
              <w:r>
                <w:rPr>
                  <w:rFonts w:hint="default" w:ascii="Arial" w:hAnsi="Arial" w:cs="Arial" w:eastAsiaTheme="minorHAnsi"/>
                  <w:sz w:val="20"/>
                  <w:szCs w:val="20"/>
                  <w:lang w:val="en-GB" w:eastAsia="zh-CN"/>
                  <w:rPrChange w:id="1799" w:author="薛媛媛（Grace）" w:date="2025-11-18T13:55:39Z">
                    <w:rPr>
                      <w:rFonts w:hint="eastAsia" w:eastAsiaTheme="minorHAnsi"/>
                      <w:sz w:val="22"/>
                      <w:szCs w:val="22"/>
                      <w:lang w:val="en-GB" w:eastAsia="zh-CN"/>
                    </w:rPr>
                  </w:rPrChange>
                </w:rPr>
                <w:t>Yes</w:t>
              </w:r>
            </w:ins>
          </w:p>
        </w:tc>
        <w:tc>
          <w:tcPr>
            <w:tcW w:w="3078" w:type="dxa"/>
            <w:tcMar>
              <w:top w:w="113" w:type="dxa"/>
              <w:bottom w:w="113" w:type="dxa"/>
            </w:tcMar>
          </w:tcPr>
          <w:p w14:paraId="40461DF0">
            <w:pPr>
              <w:rPr>
                <w:ins w:id="1801" w:author="薛媛媛（Grace）" w:date="2025-11-17T11:59:03Z"/>
                <w:rFonts w:hint="default" w:ascii="Arial" w:hAnsi="Arial" w:eastAsia="宋体" w:cs="Arial"/>
                <w:sz w:val="20"/>
                <w:szCs w:val="20"/>
                <w:lang w:val="en-US" w:eastAsia="zh-CN"/>
                <w:rPrChange w:id="1802" w:author="薛媛媛（Grace）" w:date="2025-11-18T13:55:39Z">
                  <w:rPr>
                    <w:ins w:id="1803" w:author="薛媛媛（Grace）" w:date="2025-11-17T11:59:03Z"/>
                    <w:rFonts w:hint="default" w:eastAsia="宋体"/>
                    <w:lang w:val="en-US" w:eastAsia="zh-CN"/>
                  </w:rPr>
                </w:rPrChange>
              </w:rPr>
            </w:pPr>
            <w:ins w:id="1804" w:author="薛媛媛（Grace）" w:date="2025-11-17T11:59:03Z">
              <w:r>
                <w:rPr>
                  <w:rFonts w:hint="default" w:ascii="Arial" w:hAnsi="Arial" w:cs="Arial"/>
                  <w:sz w:val="20"/>
                  <w:szCs w:val="20"/>
                  <w:lang w:val="en-GB"/>
                  <w:rPrChange w:id="1805" w:author="薛媛媛（Grace）" w:date="2025-11-18T13:55:39Z">
                    <w:rPr>
                      <w:rFonts w:hint="eastAsia"/>
                      <w:lang w:val="en-GB"/>
                    </w:rPr>
                  </w:rPrChange>
                </w:rPr>
                <w:t>EN ISO</w:t>
              </w:r>
            </w:ins>
            <w:ins w:id="1807" w:author="薛媛媛（Grace）" w:date="2025-11-17T11:59:03Z">
              <w:r>
                <w:rPr>
                  <w:rFonts w:hint="default" w:ascii="Arial" w:hAnsi="Arial" w:eastAsia="宋体" w:cs="Arial"/>
                  <w:sz w:val="20"/>
                  <w:szCs w:val="20"/>
                  <w:lang w:val="en-US" w:eastAsia="zh-CN"/>
                  <w:rPrChange w:id="1808" w:author="薛媛媛（Grace）" w:date="2025-11-18T13:55:39Z">
                    <w:rPr>
                      <w:rFonts w:hint="eastAsia" w:eastAsia="宋体"/>
                      <w:lang w:val="en-US" w:eastAsia="zh-CN"/>
                    </w:rPr>
                  </w:rPrChange>
                </w:rPr>
                <w:t xml:space="preserve"> 10993-1</w:t>
              </w:r>
            </w:ins>
          </w:p>
          <w:p w14:paraId="7D3D8F30">
            <w:pPr>
              <w:rPr>
                <w:ins w:id="1810" w:author="薛媛媛（Grace）" w:date="2025-11-17T11:59:03Z"/>
                <w:rFonts w:hint="default" w:ascii="Arial" w:hAnsi="Arial" w:eastAsia="宋体" w:cs="Arial"/>
                <w:sz w:val="20"/>
                <w:szCs w:val="20"/>
                <w:lang w:val="en-US" w:eastAsia="zh-CN"/>
                <w:rPrChange w:id="1811" w:author="薛媛媛（Grace）" w:date="2025-11-18T13:55:39Z">
                  <w:rPr>
                    <w:ins w:id="1812" w:author="薛媛媛（Grace）" w:date="2025-11-17T11:59:03Z"/>
                    <w:rFonts w:hint="default" w:eastAsia="宋体"/>
                    <w:lang w:val="en-US" w:eastAsia="zh-CN"/>
                  </w:rPr>
                </w:rPrChange>
              </w:rPr>
            </w:pPr>
            <w:ins w:id="1813" w:author="薛媛媛（Grace）" w:date="2025-11-17T11:59:03Z">
              <w:r>
                <w:rPr>
                  <w:rFonts w:hint="default" w:ascii="Arial" w:hAnsi="Arial" w:cs="Arial"/>
                  <w:sz w:val="20"/>
                  <w:szCs w:val="20"/>
                  <w:lang w:val="en-GB"/>
                  <w:rPrChange w:id="1814" w:author="薛媛媛（Grace）" w:date="2025-11-18T13:55:39Z">
                    <w:rPr>
                      <w:rFonts w:hint="eastAsia"/>
                      <w:lang w:val="en-GB"/>
                    </w:rPr>
                  </w:rPrChange>
                </w:rPr>
                <w:t>EN ISO</w:t>
              </w:r>
            </w:ins>
            <w:ins w:id="1816" w:author="薛媛媛（Grace）" w:date="2025-11-17T11:59:03Z">
              <w:r>
                <w:rPr>
                  <w:rFonts w:hint="default" w:ascii="Arial" w:hAnsi="Arial" w:eastAsia="宋体" w:cs="Arial"/>
                  <w:sz w:val="20"/>
                  <w:szCs w:val="20"/>
                  <w:lang w:val="en-US" w:eastAsia="zh-CN"/>
                  <w:rPrChange w:id="1817" w:author="薛媛媛（Grace）" w:date="2025-11-18T13:55:39Z">
                    <w:rPr>
                      <w:rFonts w:hint="eastAsia" w:eastAsia="宋体"/>
                      <w:lang w:val="en-US" w:eastAsia="zh-CN"/>
                    </w:rPr>
                  </w:rPrChange>
                </w:rPr>
                <w:t xml:space="preserve"> 10993-5</w:t>
              </w:r>
            </w:ins>
          </w:p>
          <w:p w14:paraId="3260B1AD">
            <w:pPr>
              <w:rPr>
                <w:ins w:id="1819" w:author="薛媛媛（Grace）" w:date="2025-11-17T11:59:03Z"/>
                <w:rFonts w:hint="default" w:ascii="Arial" w:hAnsi="Arial" w:eastAsia="宋体" w:cs="Arial"/>
                <w:sz w:val="20"/>
                <w:szCs w:val="20"/>
                <w:lang w:val="en-US" w:eastAsia="zh-CN"/>
                <w:rPrChange w:id="1820" w:author="薛媛媛（Grace）" w:date="2025-11-18T13:55:39Z">
                  <w:rPr>
                    <w:ins w:id="1821" w:author="薛媛媛（Grace）" w:date="2025-11-17T11:59:03Z"/>
                    <w:rFonts w:hint="default" w:eastAsia="宋体"/>
                    <w:lang w:val="en-US" w:eastAsia="zh-CN"/>
                  </w:rPr>
                </w:rPrChange>
              </w:rPr>
            </w:pPr>
            <w:ins w:id="1822" w:author="薛媛媛（Grace）" w:date="2025-11-17T11:59:03Z">
              <w:r>
                <w:rPr>
                  <w:rFonts w:hint="default" w:ascii="Arial" w:hAnsi="Arial" w:cs="Arial"/>
                  <w:sz w:val="20"/>
                  <w:szCs w:val="20"/>
                  <w:lang w:val="en-GB"/>
                  <w:rPrChange w:id="1823" w:author="薛媛媛（Grace）" w:date="2025-11-18T13:55:39Z">
                    <w:rPr>
                      <w:rFonts w:hint="eastAsia"/>
                      <w:lang w:val="en-GB"/>
                    </w:rPr>
                  </w:rPrChange>
                </w:rPr>
                <w:t>EN ISO</w:t>
              </w:r>
            </w:ins>
            <w:ins w:id="1825" w:author="薛媛媛（Grace）" w:date="2025-11-17T11:59:03Z">
              <w:r>
                <w:rPr>
                  <w:rFonts w:hint="default" w:ascii="Arial" w:hAnsi="Arial" w:eastAsia="宋体" w:cs="Arial"/>
                  <w:sz w:val="20"/>
                  <w:szCs w:val="20"/>
                  <w:lang w:val="en-US" w:eastAsia="zh-CN"/>
                  <w:rPrChange w:id="1826" w:author="薛媛媛（Grace）" w:date="2025-11-18T13:55:39Z">
                    <w:rPr>
                      <w:rFonts w:hint="eastAsia" w:eastAsia="宋体"/>
                      <w:lang w:val="en-US" w:eastAsia="zh-CN"/>
                    </w:rPr>
                  </w:rPrChange>
                </w:rPr>
                <w:t xml:space="preserve"> 10993-10</w:t>
              </w:r>
            </w:ins>
          </w:p>
          <w:p w14:paraId="5118BD99">
            <w:pPr>
              <w:rPr>
                <w:ins w:id="1828" w:author="薛媛媛（Grace）" w:date="2025-11-17T11:59:03Z"/>
                <w:rFonts w:hint="default" w:ascii="Arial" w:hAnsi="Arial" w:eastAsia="宋体" w:cs="Arial"/>
                <w:sz w:val="20"/>
                <w:szCs w:val="20"/>
                <w:lang w:val="en-US" w:eastAsia="zh-CN"/>
                <w:rPrChange w:id="1829" w:author="薛媛媛（Grace）" w:date="2025-11-18T13:55:39Z">
                  <w:rPr>
                    <w:ins w:id="1830" w:author="薛媛媛（Grace）" w:date="2025-11-17T11:59:03Z"/>
                    <w:rFonts w:hint="default" w:eastAsia="宋体"/>
                    <w:lang w:val="en-US" w:eastAsia="zh-CN"/>
                  </w:rPr>
                </w:rPrChange>
              </w:rPr>
            </w:pPr>
            <w:ins w:id="1831" w:author="薛媛媛（Grace）" w:date="2025-11-17T11:59:03Z">
              <w:r>
                <w:rPr>
                  <w:rFonts w:hint="default" w:ascii="Arial" w:hAnsi="Arial" w:cs="Arial"/>
                  <w:sz w:val="20"/>
                  <w:szCs w:val="20"/>
                  <w:lang w:val="en-GB"/>
                  <w:rPrChange w:id="1832" w:author="薛媛媛（Grace）" w:date="2025-11-18T13:55:39Z">
                    <w:rPr>
                      <w:rFonts w:hint="eastAsia"/>
                      <w:lang w:val="en-GB"/>
                    </w:rPr>
                  </w:rPrChange>
                </w:rPr>
                <w:t>EN ISO</w:t>
              </w:r>
            </w:ins>
            <w:ins w:id="1834" w:author="薛媛媛（Grace）" w:date="2025-11-17T11:59:03Z">
              <w:r>
                <w:rPr>
                  <w:rFonts w:hint="default" w:ascii="Arial" w:hAnsi="Arial" w:eastAsia="宋体" w:cs="Arial"/>
                  <w:sz w:val="20"/>
                  <w:szCs w:val="20"/>
                  <w:lang w:val="en-US" w:eastAsia="zh-CN"/>
                  <w:rPrChange w:id="1835" w:author="薛媛媛（Grace）" w:date="2025-11-18T13:55:39Z">
                    <w:rPr>
                      <w:rFonts w:hint="eastAsia" w:eastAsia="宋体"/>
                      <w:lang w:val="en-US" w:eastAsia="zh-CN"/>
                    </w:rPr>
                  </w:rPrChange>
                </w:rPr>
                <w:t xml:space="preserve"> 10993-23</w:t>
              </w:r>
            </w:ins>
          </w:p>
          <w:p w14:paraId="1DF954F6">
            <w:pPr>
              <w:rPr>
                <w:rFonts w:ascii="Arial" w:hAnsi="Arial" w:cs="Arial"/>
                <w:sz w:val="20"/>
                <w:szCs w:val="20"/>
                <w:lang w:val="en-GB"/>
                <w:rPrChange w:id="1837" w:author="薛媛媛（Grace）" w:date="2025-11-18T13:55:33Z">
                  <w:rPr>
                    <w:sz w:val="20"/>
                    <w:szCs w:val="20"/>
                    <w:lang w:val="en-GB"/>
                  </w:rPr>
                </w:rPrChange>
              </w:rPr>
            </w:pPr>
          </w:p>
        </w:tc>
        <w:tc>
          <w:tcPr>
            <w:tcW w:w="3078" w:type="dxa"/>
            <w:tcMar>
              <w:top w:w="113" w:type="dxa"/>
              <w:bottom w:w="113" w:type="dxa"/>
            </w:tcMar>
          </w:tcPr>
          <w:p w14:paraId="070527A8">
            <w:pPr>
              <w:rPr>
                <w:ins w:id="1838" w:author="薛媛媛（Grace）" w:date="2025-11-17T11:59:12Z"/>
                <w:rFonts w:hint="default" w:ascii="Arial" w:hAnsi="Arial" w:cs="Arial" w:eastAsiaTheme="minorEastAsia"/>
                <w:color w:val="auto"/>
                <w:sz w:val="20"/>
                <w:szCs w:val="20"/>
                <w:lang w:val="en-US" w:eastAsia="zh-CN"/>
                <w:rPrChange w:id="1839" w:author="薛媛媛（Grace）" w:date="2025-11-18T13:55:39Z">
                  <w:rPr>
                    <w:ins w:id="1840" w:author="薛媛媛（Grace）" w:date="2025-11-17T11:59:12Z"/>
                    <w:rFonts w:hint="eastAsia" w:cs="Arial" w:eastAsiaTheme="minorEastAsia"/>
                    <w:color w:val="auto"/>
                    <w:sz w:val="22"/>
                    <w:szCs w:val="22"/>
                    <w:lang w:val="en-US" w:eastAsia="zh-CN"/>
                  </w:rPr>
                </w:rPrChange>
              </w:rPr>
            </w:pPr>
            <w:ins w:id="1841" w:author="薛媛媛（Grace）" w:date="2025-11-17T11:59:12Z">
              <w:r>
                <w:rPr>
                  <w:rFonts w:hint="default" w:ascii="Arial" w:hAnsi="Arial" w:cs="Arial" w:eastAsiaTheme="minorEastAsia"/>
                  <w:color w:val="auto"/>
                  <w:sz w:val="20"/>
                  <w:szCs w:val="20"/>
                  <w:lang w:val="en-US" w:eastAsia="zh-CN"/>
                  <w:rPrChange w:id="1842" w:author="薛媛媛（Grace）" w:date="2025-11-18T13:55:39Z">
                    <w:rPr>
                      <w:rFonts w:hint="eastAsia" w:cs="Arial" w:eastAsiaTheme="minorEastAsia"/>
                      <w:color w:val="auto"/>
                      <w:sz w:val="22"/>
                      <w:szCs w:val="22"/>
                      <w:lang w:val="en-US" w:eastAsia="zh-CN"/>
                    </w:rPr>
                  </w:rPrChange>
                </w:rPr>
                <w:t>Biological evaluation plan and assessment report</w:t>
              </w:r>
            </w:ins>
          </w:p>
          <w:p w14:paraId="3ED93671">
            <w:pPr>
              <w:rPr>
                <w:rFonts w:ascii="Arial" w:hAnsi="Arial" w:cs="Arial"/>
                <w:sz w:val="20"/>
                <w:szCs w:val="20"/>
                <w:lang w:val="en-GB"/>
                <w:rPrChange w:id="1844" w:author="薛媛媛（Grace）" w:date="2025-11-18T13:55:33Z">
                  <w:rPr>
                    <w:sz w:val="20"/>
                    <w:szCs w:val="20"/>
                    <w:lang w:val="en-GB"/>
                  </w:rPr>
                </w:rPrChange>
              </w:rPr>
            </w:pPr>
          </w:p>
        </w:tc>
        <w:tc>
          <w:tcPr>
            <w:tcW w:w="3078" w:type="dxa"/>
            <w:tcMar>
              <w:top w:w="113" w:type="dxa"/>
              <w:bottom w:w="113" w:type="dxa"/>
            </w:tcMar>
          </w:tcPr>
          <w:p w14:paraId="5BA8D2AC">
            <w:pPr>
              <w:rPr>
                <w:rFonts w:ascii="Arial" w:hAnsi="Arial" w:cs="Arial"/>
                <w:sz w:val="20"/>
                <w:szCs w:val="20"/>
                <w:lang w:val="en-GB"/>
                <w:rPrChange w:id="1845" w:author="薛媛媛（Grace）" w:date="2025-11-18T13:55:33Z">
                  <w:rPr>
                    <w:sz w:val="20"/>
                    <w:szCs w:val="20"/>
                    <w:lang w:val="en-GB"/>
                  </w:rPr>
                </w:rPrChange>
              </w:rPr>
            </w:pPr>
          </w:p>
        </w:tc>
      </w:tr>
      <w:tr w14:paraId="3DC13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1856E096">
            <w:pPr>
              <w:tabs>
                <w:tab w:val="left" w:pos="595"/>
              </w:tabs>
              <w:spacing w:before="120" w:line="240" w:lineRule="auto"/>
              <w:ind w:left="172"/>
              <w:rPr>
                <w:rFonts w:ascii="Arial" w:hAnsi="Arial" w:eastAsia="Times New Roman" w:cs="Arial"/>
                <w:color w:val="000000"/>
                <w:sz w:val="20"/>
                <w:szCs w:val="20"/>
                <w:lang w:val="en-GB" w:eastAsia="de-CH"/>
                <w:rPrChange w:id="1846"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1847" w:author="薛媛媛（Grace）" w:date="2025-11-18T13:55:33Z">
                  <w:rPr>
                    <w:rFonts w:eastAsia="Times New Roman"/>
                    <w:color w:val="000000"/>
                    <w:sz w:val="20"/>
                    <w:szCs w:val="20"/>
                    <w:lang w:val="en-GB" w:eastAsia="de-CH"/>
                  </w:rPr>
                </w:rPrChange>
              </w:rPr>
              <w:t>(c)  the compatibility between the different parts of a device which consists of more than one implantable part;</w:t>
            </w:r>
          </w:p>
        </w:tc>
        <w:tc>
          <w:tcPr>
            <w:tcW w:w="1198" w:type="dxa"/>
            <w:tcMar>
              <w:top w:w="113" w:type="dxa"/>
              <w:bottom w:w="113" w:type="dxa"/>
            </w:tcMar>
          </w:tcPr>
          <w:p w14:paraId="7169B988">
            <w:pPr>
              <w:rPr>
                <w:rFonts w:hint="default" w:ascii="Arial" w:hAnsi="Arial" w:eastAsia="宋体" w:cs="Arial"/>
                <w:sz w:val="20"/>
                <w:szCs w:val="20"/>
                <w:lang w:val="en-US" w:eastAsia="zh-CN"/>
                <w:rPrChange w:id="1848" w:author="薛媛媛（Grace）" w:date="2025-11-18T13:55:33Z">
                  <w:rPr>
                    <w:rFonts w:hint="default" w:eastAsia="宋体"/>
                    <w:sz w:val="20"/>
                    <w:szCs w:val="20"/>
                    <w:lang w:val="en-US" w:eastAsia="zh-CN"/>
                  </w:rPr>
                </w:rPrChange>
              </w:rPr>
            </w:pPr>
            <w:ins w:id="1849" w:author="薛媛媛（Grace）" w:date="2025-11-17T12:00:35Z">
              <w:r>
                <w:rPr>
                  <w:rFonts w:hint="default" w:ascii="Arial" w:hAnsi="Arial" w:eastAsia="宋体" w:cs="Arial"/>
                  <w:sz w:val="20"/>
                  <w:szCs w:val="20"/>
                  <w:lang w:val="en-US" w:eastAsia="zh-CN"/>
                  <w:rPrChange w:id="1850" w:author="薛媛媛（Grace）" w:date="2025-11-18T13:55:33Z">
                    <w:rPr>
                      <w:rFonts w:hint="eastAsia" w:eastAsia="宋体"/>
                      <w:sz w:val="20"/>
                      <w:szCs w:val="20"/>
                      <w:lang w:val="en-US" w:eastAsia="zh-CN"/>
                    </w:rPr>
                  </w:rPrChange>
                </w:rPr>
                <w:t>N</w:t>
              </w:r>
            </w:ins>
            <w:ins w:id="1852" w:author="薛媛媛（Grace）" w:date="2025-11-17T12:00:36Z">
              <w:r>
                <w:rPr>
                  <w:rFonts w:hint="default" w:ascii="Arial" w:hAnsi="Arial" w:eastAsia="宋体" w:cs="Arial"/>
                  <w:sz w:val="20"/>
                  <w:szCs w:val="20"/>
                  <w:lang w:val="en-US" w:eastAsia="zh-CN"/>
                  <w:rPrChange w:id="1853" w:author="薛媛媛（Grace）" w:date="2025-11-18T13:55:33Z">
                    <w:rPr>
                      <w:rFonts w:hint="eastAsia" w:eastAsia="宋体"/>
                      <w:sz w:val="20"/>
                      <w:szCs w:val="20"/>
                      <w:lang w:val="en-US" w:eastAsia="zh-CN"/>
                    </w:rPr>
                  </w:rPrChange>
                </w:rPr>
                <w:t>o</w:t>
              </w:r>
            </w:ins>
          </w:p>
        </w:tc>
        <w:tc>
          <w:tcPr>
            <w:tcW w:w="3078" w:type="dxa"/>
            <w:tcMar>
              <w:top w:w="113" w:type="dxa"/>
              <w:bottom w:w="113" w:type="dxa"/>
            </w:tcMar>
          </w:tcPr>
          <w:p w14:paraId="346B6B95">
            <w:pPr>
              <w:rPr>
                <w:rFonts w:ascii="Arial" w:hAnsi="Arial" w:cs="Arial"/>
                <w:sz w:val="20"/>
                <w:szCs w:val="20"/>
                <w:lang w:val="en-GB"/>
                <w:rPrChange w:id="1855" w:author="薛媛媛（Grace）" w:date="2025-11-18T13:55:33Z">
                  <w:rPr>
                    <w:sz w:val="20"/>
                    <w:szCs w:val="20"/>
                    <w:lang w:val="en-GB"/>
                  </w:rPr>
                </w:rPrChange>
              </w:rPr>
            </w:pPr>
          </w:p>
        </w:tc>
        <w:tc>
          <w:tcPr>
            <w:tcW w:w="3078" w:type="dxa"/>
            <w:tcMar>
              <w:top w:w="113" w:type="dxa"/>
              <w:bottom w:w="113" w:type="dxa"/>
            </w:tcMar>
          </w:tcPr>
          <w:p w14:paraId="7A3E383E">
            <w:pPr>
              <w:rPr>
                <w:rFonts w:ascii="Arial" w:hAnsi="Arial" w:cs="Arial"/>
                <w:sz w:val="20"/>
                <w:szCs w:val="20"/>
                <w:lang w:val="en-GB"/>
                <w:rPrChange w:id="1856" w:author="薛媛媛（Grace）" w:date="2025-11-18T13:55:33Z">
                  <w:rPr>
                    <w:sz w:val="20"/>
                    <w:szCs w:val="20"/>
                    <w:lang w:val="en-GB"/>
                  </w:rPr>
                </w:rPrChange>
              </w:rPr>
            </w:pPr>
          </w:p>
        </w:tc>
        <w:tc>
          <w:tcPr>
            <w:tcW w:w="3078" w:type="dxa"/>
            <w:tcMar>
              <w:top w:w="113" w:type="dxa"/>
              <w:bottom w:w="113" w:type="dxa"/>
            </w:tcMar>
          </w:tcPr>
          <w:p w14:paraId="7ADEFE47">
            <w:pPr>
              <w:rPr>
                <w:rFonts w:hint="default" w:ascii="Arial" w:hAnsi="Arial" w:eastAsia="宋体" w:cs="Arial"/>
                <w:sz w:val="20"/>
                <w:szCs w:val="20"/>
                <w:lang w:val="en-US" w:eastAsia="zh-CN"/>
                <w:rPrChange w:id="1857" w:author="薛媛媛（Grace）" w:date="2025-11-18T13:55:33Z">
                  <w:rPr>
                    <w:rFonts w:hint="default" w:eastAsia="宋体"/>
                    <w:sz w:val="20"/>
                    <w:szCs w:val="20"/>
                    <w:lang w:val="en-US" w:eastAsia="zh-CN"/>
                  </w:rPr>
                </w:rPrChange>
              </w:rPr>
            </w:pPr>
            <w:ins w:id="1858" w:author="薛媛媛（Grace）" w:date="2025-11-17T12:02:15Z">
              <w:r>
                <w:rPr>
                  <w:rFonts w:hint="default" w:ascii="Arial" w:hAnsi="Arial" w:eastAsia="宋体" w:cs="Arial"/>
                  <w:sz w:val="20"/>
                  <w:szCs w:val="20"/>
                  <w:lang w:val="en-US" w:eastAsia="zh-CN"/>
                  <w:rPrChange w:id="1859" w:author="薛媛媛（Grace）" w:date="2025-11-18T13:55:33Z">
                    <w:rPr>
                      <w:rFonts w:hint="eastAsia" w:eastAsia="宋体"/>
                      <w:sz w:val="20"/>
                      <w:szCs w:val="20"/>
                      <w:lang w:val="en-US" w:eastAsia="zh-CN"/>
                    </w:rPr>
                  </w:rPrChange>
                </w:rPr>
                <w:t>Since</w:t>
              </w:r>
            </w:ins>
            <w:ins w:id="1861" w:author="薛媛媛（Grace）" w:date="2025-11-17T12:02:16Z">
              <w:r>
                <w:rPr>
                  <w:rFonts w:hint="default" w:ascii="Arial" w:hAnsi="Arial" w:eastAsia="宋体" w:cs="Arial"/>
                  <w:sz w:val="20"/>
                  <w:szCs w:val="20"/>
                  <w:lang w:val="en-US" w:eastAsia="zh-CN"/>
                  <w:rPrChange w:id="1862" w:author="薛媛媛（Grace）" w:date="2025-11-18T13:55:33Z">
                    <w:rPr>
                      <w:rFonts w:hint="eastAsia" w:eastAsia="宋体"/>
                      <w:sz w:val="20"/>
                      <w:szCs w:val="20"/>
                      <w:lang w:val="en-US" w:eastAsia="zh-CN"/>
                    </w:rPr>
                  </w:rPrChange>
                </w:rPr>
                <w:t xml:space="preserve"> </w:t>
              </w:r>
            </w:ins>
            <w:ins w:id="1864" w:author="薛媛媛（Grace）" w:date="2025-11-17T12:02:17Z">
              <w:r>
                <w:rPr>
                  <w:rFonts w:hint="default" w:ascii="Arial" w:hAnsi="Arial" w:eastAsia="宋体" w:cs="Arial"/>
                  <w:sz w:val="20"/>
                  <w:szCs w:val="20"/>
                  <w:lang w:val="en-US" w:eastAsia="zh-CN"/>
                  <w:rPrChange w:id="1865" w:author="薛媛媛（Grace）" w:date="2025-11-18T13:55:33Z">
                    <w:rPr>
                      <w:rFonts w:hint="eastAsia" w:eastAsia="宋体"/>
                      <w:sz w:val="20"/>
                      <w:szCs w:val="20"/>
                      <w:lang w:val="en-US" w:eastAsia="zh-CN"/>
                    </w:rPr>
                  </w:rPrChange>
                </w:rPr>
                <w:t xml:space="preserve">the </w:t>
              </w:r>
            </w:ins>
            <w:ins w:id="1867" w:author="薛媛媛（Grace）" w:date="2025-11-17T12:02:19Z">
              <w:r>
                <w:rPr>
                  <w:rFonts w:hint="default" w:ascii="Arial" w:hAnsi="Arial" w:eastAsia="宋体" w:cs="Arial"/>
                  <w:sz w:val="20"/>
                  <w:szCs w:val="20"/>
                  <w:lang w:val="en-US" w:eastAsia="zh-CN"/>
                  <w:rPrChange w:id="1868" w:author="薛媛媛（Grace）" w:date="2025-11-18T13:55:33Z">
                    <w:rPr>
                      <w:rFonts w:hint="eastAsia" w:eastAsia="宋体"/>
                      <w:sz w:val="20"/>
                      <w:szCs w:val="20"/>
                      <w:lang w:val="en-US" w:eastAsia="zh-CN"/>
                    </w:rPr>
                  </w:rPrChange>
                </w:rPr>
                <w:t xml:space="preserve">device </w:t>
              </w:r>
            </w:ins>
            <w:ins w:id="1870" w:author="薛媛媛（Grace）" w:date="2025-11-17T12:02:22Z">
              <w:r>
                <w:rPr>
                  <w:rFonts w:hint="default" w:ascii="Arial" w:hAnsi="Arial" w:eastAsia="宋体" w:cs="Arial"/>
                  <w:sz w:val="20"/>
                  <w:szCs w:val="20"/>
                  <w:lang w:val="en-US" w:eastAsia="zh-CN"/>
                  <w:rPrChange w:id="1871" w:author="薛媛媛（Grace）" w:date="2025-11-18T13:55:33Z">
                    <w:rPr>
                      <w:rFonts w:hint="eastAsia" w:eastAsia="宋体"/>
                      <w:sz w:val="20"/>
                      <w:szCs w:val="20"/>
                      <w:lang w:val="en-US" w:eastAsia="zh-CN"/>
                    </w:rPr>
                  </w:rPrChange>
                </w:rPr>
                <w:t>is</w:t>
              </w:r>
            </w:ins>
            <w:ins w:id="1873" w:author="薛媛媛（Grace）" w:date="2025-11-17T12:02:23Z">
              <w:r>
                <w:rPr>
                  <w:rFonts w:hint="default" w:ascii="Arial" w:hAnsi="Arial" w:eastAsia="宋体" w:cs="Arial"/>
                  <w:sz w:val="20"/>
                  <w:szCs w:val="20"/>
                  <w:lang w:val="en-US" w:eastAsia="zh-CN"/>
                  <w:rPrChange w:id="1874" w:author="薛媛媛（Grace）" w:date="2025-11-18T13:55:33Z">
                    <w:rPr>
                      <w:rFonts w:hint="eastAsia" w:eastAsia="宋体"/>
                      <w:sz w:val="20"/>
                      <w:szCs w:val="20"/>
                      <w:lang w:val="en-US" w:eastAsia="zh-CN"/>
                    </w:rPr>
                  </w:rPrChange>
                </w:rPr>
                <w:t xml:space="preserve"> </w:t>
              </w:r>
            </w:ins>
            <w:ins w:id="1876" w:author="薛媛媛（Grace）" w:date="2025-11-17T12:02:24Z">
              <w:r>
                <w:rPr>
                  <w:rFonts w:hint="default" w:ascii="Arial" w:hAnsi="Arial" w:eastAsia="宋体" w:cs="Arial"/>
                  <w:sz w:val="20"/>
                  <w:szCs w:val="20"/>
                  <w:lang w:val="en-US" w:eastAsia="zh-CN"/>
                  <w:rPrChange w:id="1877" w:author="薛媛媛（Grace）" w:date="2025-11-18T13:55:33Z">
                    <w:rPr>
                      <w:rFonts w:hint="eastAsia" w:eastAsia="宋体"/>
                      <w:sz w:val="20"/>
                      <w:szCs w:val="20"/>
                      <w:lang w:val="en-US" w:eastAsia="zh-CN"/>
                    </w:rPr>
                  </w:rPrChange>
                </w:rPr>
                <w:t xml:space="preserve">not </w:t>
              </w:r>
            </w:ins>
            <w:ins w:id="1879" w:author="薛媛媛（Grace）" w:date="2025-11-17T12:02:39Z">
              <w:r>
                <w:rPr>
                  <w:rFonts w:ascii="Arial" w:hAnsi="Arial" w:eastAsia="Times New Roman" w:cs="Arial"/>
                  <w:color w:val="000000"/>
                  <w:sz w:val="20"/>
                  <w:szCs w:val="20"/>
                  <w:lang w:val="en-GB" w:eastAsia="de-CH"/>
                  <w:rPrChange w:id="1880" w:author="薛媛媛（Grace）" w:date="2025-11-18T13:55:33Z">
                    <w:rPr>
                      <w:rFonts w:eastAsia="Times New Roman"/>
                      <w:color w:val="000000"/>
                      <w:sz w:val="20"/>
                      <w:szCs w:val="20"/>
                      <w:lang w:val="en-GB" w:eastAsia="de-CH"/>
                    </w:rPr>
                  </w:rPrChange>
                </w:rPr>
                <w:t>implantable</w:t>
              </w:r>
            </w:ins>
          </w:p>
        </w:tc>
      </w:tr>
      <w:tr w14:paraId="11A41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7D6E1CB4">
            <w:pPr>
              <w:tabs>
                <w:tab w:val="left" w:pos="595"/>
              </w:tabs>
              <w:spacing w:before="120" w:line="240" w:lineRule="auto"/>
              <w:ind w:left="172"/>
              <w:rPr>
                <w:rFonts w:ascii="Arial" w:hAnsi="Arial" w:eastAsia="Times New Roman" w:cs="Arial"/>
                <w:color w:val="000000"/>
                <w:sz w:val="20"/>
                <w:szCs w:val="20"/>
                <w:lang w:val="en-GB" w:eastAsia="de-CH"/>
                <w:rPrChange w:id="1882"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1883" w:author="薛媛媛（Grace）" w:date="2025-11-18T13:55:33Z">
                  <w:rPr>
                    <w:rFonts w:eastAsia="Times New Roman"/>
                    <w:color w:val="000000"/>
                    <w:sz w:val="20"/>
                    <w:szCs w:val="20"/>
                    <w:lang w:val="en-GB" w:eastAsia="de-CH"/>
                  </w:rPr>
                </w:rPrChange>
              </w:rPr>
              <w:t>(d)  the impact of processes on material properties;</w:t>
            </w:r>
          </w:p>
        </w:tc>
        <w:tc>
          <w:tcPr>
            <w:tcW w:w="1198" w:type="dxa"/>
            <w:shd w:val="clear" w:color="auto" w:fill="auto"/>
            <w:tcMar>
              <w:top w:w="113" w:type="dxa"/>
              <w:bottom w:w="113" w:type="dxa"/>
            </w:tcMar>
            <w:vAlign w:val="top"/>
          </w:tcPr>
          <w:p w14:paraId="00DC6E3F">
            <w:pPr>
              <w:rPr>
                <w:ins w:id="1884" w:author="薛媛媛（Grace）" w:date="2025-11-17T13:08:36Z"/>
                <w:rFonts w:ascii="Arial" w:hAnsi="Arial" w:cs="Arial" w:eastAsiaTheme="minorHAnsi"/>
                <w:sz w:val="20"/>
                <w:szCs w:val="20"/>
                <w:lang w:val="en-GB" w:eastAsia="en-US" w:bidi="ar-SA"/>
                <w:rPrChange w:id="1885" w:author="薛媛媛（Grace）" w:date="2025-11-18T13:55:33Z">
                  <w:rPr>
                    <w:ins w:id="1886" w:author="薛媛媛（Grace）" w:date="2025-11-17T13:08:36Z"/>
                    <w:rFonts w:ascii="Arial" w:hAnsi="Arial" w:cs="Arial" w:eastAsiaTheme="minorHAnsi"/>
                    <w:sz w:val="20"/>
                    <w:szCs w:val="20"/>
                    <w:lang w:val="en-GB" w:eastAsia="en-US" w:bidi="ar-SA"/>
                  </w:rPr>
                </w:rPrChange>
              </w:rPr>
            </w:pPr>
            <w:ins w:id="1887" w:author="薛媛媛（Grace）" w:date="2025-11-17T13:08:36Z">
              <w:r>
                <w:rPr>
                  <w:rFonts w:hint="default" w:ascii="Arial" w:hAnsi="Arial" w:cs="Arial" w:eastAsiaTheme="minorHAnsi"/>
                  <w:sz w:val="20"/>
                  <w:szCs w:val="20"/>
                  <w:lang w:val="en-GB" w:eastAsia="zh-CN"/>
                  <w:rPrChange w:id="1888"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5E3C7D05">
            <w:pPr>
              <w:rPr>
                <w:ins w:id="1890" w:author="薛媛媛（Grace）" w:date="2025-11-17T13:08:36Z"/>
                <w:rFonts w:hint="default" w:ascii="Arial" w:hAnsi="Arial" w:eastAsia="宋体" w:cs="Arial"/>
                <w:sz w:val="20"/>
                <w:szCs w:val="20"/>
                <w:lang w:val="en-US" w:eastAsia="zh-CN"/>
                <w:rPrChange w:id="1891" w:author="薛媛媛（Grace）" w:date="2025-11-18T13:55:39Z">
                  <w:rPr>
                    <w:ins w:id="1892" w:author="薛媛媛（Grace）" w:date="2025-11-17T13:08:36Z"/>
                    <w:rFonts w:hint="default" w:eastAsia="宋体"/>
                    <w:lang w:val="en-US" w:eastAsia="zh-CN"/>
                  </w:rPr>
                </w:rPrChange>
              </w:rPr>
            </w:pPr>
            <w:ins w:id="1893" w:author="薛媛媛（Grace）" w:date="2025-11-17T13:08:36Z">
              <w:r>
                <w:rPr>
                  <w:rFonts w:hint="default" w:ascii="Arial" w:hAnsi="Arial" w:cs="Arial"/>
                  <w:sz w:val="20"/>
                  <w:szCs w:val="20"/>
                  <w:lang w:val="en-GB"/>
                  <w:rPrChange w:id="1894" w:author="薛媛媛（Grace）" w:date="2025-11-18T13:55:39Z">
                    <w:rPr>
                      <w:rFonts w:hint="eastAsia"/>
                      <w:lang w:val="en-GB"/>
                    </w:rPr>
                  </w:rPrChange>
                </w:rPr>
                <w:t>EN ISO</w:t>
              </w:r>
            </w:ins>
            <w:ins w:id="1896" w:author="薛媛媛（Grace）" w:date="2025-11-17T13:08:36Z">
              <w:r>
                <w:rPr>
                  <w:rFonts w:hint="default" w:ascii="Arial" w:hAnsi="Arial" w:eastAsia="宋体" w:cs="Arial"/>
                  <w:sz w:val="20"/>
                  <w:szCs w:val="20"/>
                  <w:lang w:val="en-US" w:eastAsia="zh-CN"/>
                  <w:rPrChange w:id="1897" w:author="薛媛媛（Grace）" w:date="2025-11-18T13:55:39Z">
                    <w:rPr>
                      <w:rFonts w:hint="eastAsia" w:eastAsia="宋体"/>
                      <w:lang w:val="en-US" w:eastAsia="zh-CN"/>
                    </w:rPr>
                  </w:rPrChange>
                </w:rPr>
                <w:t xml:space="preserve"> 10993-1</w:t>
              </w:r>
            </w:ins>
          </w:p>
          <w:p w14:paraId="5A9C3FAA">
            <w:pPr>
              <w:rPr>
                <w:ins w:id="1899" w:author="薛媛媛（Grace）" w:date="2025-11-17T13:08:36Z"/>
                <w:rFonts w:hint="default" w:ascii="Arial" w:hAnsi="Arial" w:eastAsia="宋体" w:cs="Arial"/>
                <w:sz w:val="20"/>
                <w:szCs w:val="20"/>
                <w:lang w:val="en-US" w:eastAsia="zh-CN"/>
                <w:rPrChange w:id="1900" w:author="薛媛媛（Grace）" w:date="2025-11-18T13:55:39Z">
                  <w:rPr>
                    <w:ins w:id="1901" w:author="薛媛媛（Grace）" w:date="2025-11-17T13:08:36Z"/>
                    <w:rFonts w:hint="default" w:eastAsia="宋体"/>
                    <w:lang w:val="en-US" w:eastAsia="zh-CN"/>
                  </w:rPr>
                </w:rPrChange>
              </w:rPr>
            </w:pPr>
            <w:ins w:id="1902" w:author="薛媛媛（Grace）" w:date="2025-11-17T13:08:36Z">
              <w:r>
                <w:rPr>
                  <w:rFonts w:hint="default" w:ascii="Arial" w:hAnsi="Arial" w:cs="Arial"/>
                  <w:sz w:val="20"/>
                  <w:szCs w:val="20"/>
                  <w:lang w:val="en-GB"/>
                  <w:rPrChange w:id="1903" w:author="薛媛媛（Grace）" w:date="2025-11-18T13:55:39Z">
                    <w:rPr>
                      <w:rFonts w:hint="eastAsia"/>
                      <w:lang w:val="en-GB"/>
                    </w:rPr>
                  </w:rPrChange>
                </w:rPr>
                <w:t>EN ISO</w:t>
              </w:r>
            </w:ins>
            <w:ins w:id="1905" w:author="薛媛媛（Grace）" w:date="2025-11-17T13:08:36Z">
              <w:r>
                <w:rPr>
                  <w:rFonts w:hint="default" w:ascii="Arial" w:hAnsi="Arial" w:eastAsia="宋体" w:cs="Arial"/>
                  <w:sz w:val="20"/>
                  <w:szCs w:val="20"/>
                  <w:lang w:val="en-US" w:eastAsia="zh-CN"/>
                  <w:rPrChange w:id="1906" w:author="薛媛媛（Grace）" w:date="2025-11-18T13:55:39Z">
                    <w:rPr>
                      <w:rFonts w:hint="eastAsia" w:eastAsia="宋体"/>
                      <w:lang w:val="en-US" w:eastAsia="zh-CN"/>
                    </w:rPr>
                  </w:rPrChange>
                </w:rPr>
                <w:t xml:space="preserve"> 10993-5</w:t>
              </w:r>
            </w:ins>
          </w:p>
          <w:p w14:paraId="65989382">
            <w:pPr>
              <w:rPr>
                <w:ins w:id="1908" w:author="薛媛媛（Grace）" w:date="2025-11-17T13:08:36Z"/>
                <w:rFonts w:hint="default" w:ascii="Arial" w:hAnsi="Arial" w:eastAsia="宋体" w:cs="Arial"/>
                <w:sz w:val="20"/>
                <w:szCs w:val="20"/>
                <w:lang w:val="en-US" w:eastAsia="zh-CN"/>
                <w:rPrChange w:id="1909" w:author="薛媛媛（Grace）" w:date="2025-11-18T13:55:39Z">
                  <w:rPr>
                    <w:ins w:id="1910" w:author="薛媛媛（Grace）" w:date="2025-11-17T13:08:36Z"/>
                    <w:rFonts w:hint="default" w:eastAsia="宋体"/>
                    <w:lang w:val="en-US" w:eastAsia="zh-CN"/>
                  </w:rPr>
                </w:rPrChange>
              </w:rPr>
            </w:pPr>
            <w:ins w:id="1911" w:author="薛媛媛（Grace）" w:date="2025-11-17T13:08:36Z">
              <w:r>
                <w:rPr>
                  <w:rFonts w:hint="default" w:ascii="Arial" w:hAnsi="Arial" w:cs="Arial"/>
                  <w:sz w:val="20"/>
                  <w:szCs w:val="20"/>
                  <w:lang w:val="en-GB"/>
                  <w:rPrChange w:id="1912" w:author="薛媛媛（Grace）" w:date="2025-11-18T13:55:39Z">
                    <w:rPr>
                      <w:rFonts w:hint="eastAsia"/>
                      <w:lang w:val="en-GB"/>
                    </w:rPr>
                  </w:rPrChange>
                </w:rPr>
                <w:t>EN ISO</w:t>
              </w:r>
            </w:ins>
            <w:ins w:id="1914" w:author="薛媛媛（Grace）" w:date="2025-11-17T13:08:36Z">
              <w:r>
                <w:rPr>
                  <w:rFonts w:hint="default" w:ascii="Arial" w:hAnsi="Arial" w:eastAsia="宋体" w:cs="Arial"/>
                  <w:sz w:val="20"/>
                  <w:szCs w:val="20"/>
                  <w:lang w:val="en-US" w:eastAsia="zh-CN"/>
                  <w:rPrChange w:id="1915" w:author="薛媛媛（Grace）" w:date="2025-11-18T13:55:39Z">
                    <w:rPr>
                      <w:rFonts w:hint="eastAsia" w:eastAsia="宋体"/>
                      <w:lang w:val="en-US" w:eastAsia="zh-CN"/>
                    </w:rPr>
                  </w:rPrChange>
                </w:rPr>
                <w:t xml:space="preserve"> 10993-10</w:t>
              </w:r>
            </w:ins>
          </w:p>
          <w:p w14:paraId="1F8420C3">
            <w:pPr>
              <w:rPr>
                <w:ins w:id="1917" w:author="薛媛媛（Grace）" w:date="2025-11-17T13:08:36Z"/>
                <w:rFonts w:hint="default" w:ascii="Arial" w:hAnsi="Arial" w:eastAsia="宋体" w:cs="Arial"/>
                <w:sz w:val="20"/>
                <w:szCs w:val="20"/>
                <w:lang w:val="en-US" w:eastAsia="zh-CN"/>
                <w:rPrChange w:id="1918" w:author="薛媛媛（Grace）" w:date="2025-11-18T13:55:39Z">
                  <w:rPr>
                    <w:ins w:id="1919" w:author="薛媛媛（Grace）" w:date="2025-11-17T13:08:36Z"/>
                    <w:rFonts w:hint="default" w:eastAsia="宋体"/>
                    <w:lang w:val="en-US" w:eastAsia="zh-CN"/>
                  </w:rPr>
                </w:rPrChange>
              </w:rPr>
            </w:pPr>
            <w:ins w:id="1920" w:author="薛媛媛（Grace）" w:date="2025-11-17T13:08:36Z">
              <w:r>
                <w:rPr>
                  <w:rFonts w:hint="default" w:ascii="Arial" w:hAnsi="Arial" w:cs="Arial"/>
                  <w:sz w:val="20"/>
                  <w:szCs w:val="20"/>
                  <w:lang w:val="en-GB"/>
                  <w:rPrChange w:id="1921" w:author="薛媛媛（Grace）" w:date="2025-11-18T13:55:39Z">
                    <w:rPr>
                      <w:rFonts w:hint="eastAsia"/>
                      <w:lang w:val="en-GB"/>
                    </w:rPr>
                  </w:rPrChange>
                </w:rPr>
                <w:t>EN ISO</w:t>
              </w:r>
            </w:ins>
            <w:ins w:id="1923" w:author="薛媛媛（Grace）" w:date="2025-11-17T13:08:36Z">
              <w:r>
                <w:rPr>
                  <w:rFonts w:hint="default" w:ascii="Arial" w:hAnsi="Arial" w:eastAsia="宋体" w:cs="Arial"/>
                  <w:sz w:val="20"/>
                  <w:szCs w:val="20"/>
                  <w:lang w:val="en-US" w:eastAsia="zh-CN"/>
                  <w:rPrChange w:id="1924" w:author="薛媛媛（Grace）" w:date="2025-11-18T13:55:39Z">
                    <w:rPr>
                      <w:rFonts w:hint="eastAsia" w:eastAsia="宋体"/>
                      <w:lang w:val="en-US" w:eastAsia="zh-CN"/>
                    </w:rPr>
                  </w:rPrChange>
                </w:rPr>
                <w:t xml:space="preserve"> 10993-23</w:t>
              </w:r>
            </w:ins>
          </w:p>
          <w:p w14:paraId="57F189EF">
            <w:pPr>
              <w:rPr>
                <w:ins w:id="1926" w:author="薛媛媛（Grace）" w:date="2025-11-17T13:08:36Z"/>
                <w:rFonts w:ascii="Arial" w:hAnsi="Arial" w:cs="Arial" w:eastAsiaTheme="minorHAnsi"/>
                <w:sz w:val="20"/>
                <w:szCs w:val="20"/>
                <w:lang w:val="en-GB" w:eastAsia="en-US" w:bidi="ar-SA"/>
                <w:rPrChange w:id="1927" w:author="薛媛媛（Grace）" w:date="2025-11-18T13:55:33Z">
                  <w:rPr>
                    <w:ins w:id="1928" w:author="薛媛媛（Grace）" w:date="2025-11-17T13:08:36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0A9F9D46">
            <w:pPr>
              <w:rPr>
                <w:ins w:id="1929" w:author="薛媛媛（Grace）" w:date="2025-11-17T13:08:36Z"/>
                <w:rFonts w:hint="default" w:ascii="Arial" w:hAnsi="Arial" w:cs="Arial" w:eastAsiaTheme="minorEastAsia"/>
                <w:color w:val="auto"/>
                <w:sz w:val="20"/>
                <w:szCs w:val="20"/>
                <w:lang w:val="en-US" w:eastAsia="zh-CN"/>
                <w:rPrChange w:id="1930" w:author="薛媛媛（Grace）" w:date="2025-11-18T13:55:39Z">
                  <w:rPr>
                    <w:ins w:id="1931" w:author="薛媛媛（Grace）" w:date="2025-11-17T13:08:36Z"/>
                    <w:rFonts w:hint="eastAsia" w:cs="Arial" w:eastAsiaTheme="minorEastAsia"/>
                    <w:color w:val="auto"/>
                    <w:sz w:val="22"/>
                    <w:szCs w:val="22"/>
                    <w:lang w:val="en-US" w:eastAsia="zh-CN"/>
                  </w:rPr>
                </w:rPrChange>
              </w:rPr>
            </w:pPr>
            <w:ins w:id="1932" w:author="薛媛媛（Grace）" w:date="2025-11-17T13:08:36Z">
              <w:r>
                <w:rPr>
                  <w:rFonts w:hint="default" w:ascii="Arial" w:hAnsi="Arial" w:cs="Arial" w:eastAsiaTheme="minorEastAsia"/>
                  <w:color w:val="auto"/>
                  <w:sz w:val="20"/>
                  <w:szCs w:val="20"/>
                  <w:lang w:val="en-US" w:eastAsia="zh-CN"/>
                  <w:rPrChange w:id="1933" w:author="薛媛媛（Grace）" w:date="2025-11-18T13:55:39Z">
                    <w:rPr>
                      <w:rFonts w:hint="eastAsia" w:cs="Arial" w:eastAsiaTheme="minorEastAsia"/>
                      <w:color w:val="auto"/>
                      <w:sz w:val="22"/>
                      <w:szCs w:val="22"/>
                      <w:lang w:val="en-US" w:eastAsia="zh-CN"/>
                    </w:rPr>
                  </w:rPrChange>
                </w:rPr>
                <w:t>Biological evaluation plan and assessment report</w:t>
              </w:r>
            </w:ins>
          </w:p>
          <w:p w14:paraId="7C5B547D">
            <w:pPr>
              <w:rPr>
                <w:ins w:id="1935" w:author="薛媛媛（Grace）" w:date="2025-11-17T13:08:36Z"/>
                <w:rFonts w:ascii="Arial" w:hAnsi="Arial" w:cs="Arial" w:eastAsiaTheme="minorHAnsi"/>
                <w:sz w:val="20"/>
                <w:szCs w:val="20"/>
                <w:lang w:val="en-GB" w:eastAsia="en-US" w:bidi="ar-SA"/>
                <w:rPrChange w:id="1936" w:author="薛媛媛（Grace）" w:date="2025-11-18T13:55:33Z">
                  <w:rPr>
                    <w:ins w:id="1937" w:author="薛媛媛（Grace）" w:date="2025-11-17T13:08:36Z"/>
                    <w:rFonts w:ascii="Arial" w:hAnsi="Arial" w:cs="Arial" w:eastAsiaTheme="minorHAnsi"/>
                    <w:sz w:val="20"/>
                    <w:szCs w:val="20"/>
                    <w:lang w:val="en-GB" w:eastAsia="en-US" w:bidi="ar-SA"/>
                  </w:rPr>
                </w:rPrChange>
              </w:rPr>
            </w:pPr>
          </w:p>
        </w:tc>
        <w:tc>
          <w:tcPr>
            <w:tcW w:w="3078" w:type="dxa"/>
            <w:tcMar>
              <w:top w:w="113" w:type="dxa"/>
              <w:bottom w:w="113" w:type="dxa"/>
            </w:tcMar>
          </w:tcPr>
          <w:p w14:paraId="5C092C55">
            <w:pPr>
              <w:rPr>
                <w:rFonts w:ascii="Arial" w:hAnsi="Arial" w:cs="Arial"/>
                <w:sz w:val="20"/>
                <w:szCs w:val="20"/>
                <w:lang w:val="en-GB"/>
                <w:rPrChange w:id="1938" w:author="薛媛媛（Grace）" w:date="2025-11-18T13:55:33Z">
                  <w:rPr>
                    <w:sz w:val="20"/>
                    <w:szCs w:val="20"/>
                    <w:lang w:val="en-GB"/>
                  </w:rPr>
                </w:rPrChange>
              </w:rPr>
            </w:pPr>
          </w:p>
        </w:tc>
      </w:tr>
      <w:tr w14:paraId="042FA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56E97D6E">
            <w:pPr>
              <w:tabs>
                <w:tab w:val="left" w:pos="595"/>
              </w:tabs>
              <w:spacing w:before="120" w:line="240" w:lineRule="auto"/>
              <w:ind w:left="172"/>
              <w:rPr>
                <w:rFonts w:ascii="Arial" w:hAnsi="Arial" w:eastAsia="Times New Roman" w:cs="Arial"/>
                <w:color w:val="000000"/>
                <w:sz w:val="20"/>
                <w:szCs w:val="20"/>
                <w:lang w:val="en-GB" w:eastAsia="de-CH"/>
                <w:rPrChange w:id="1939"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1940" w:author="薛媛媛（Grace）" w:date="2025-11-18T13:55:33Z">
                  <w:rPr>
                    <w:rFonts w:eastAsia="Times New Roman"/>
                    <w:color w:val="000000"/>
                    <w:sz w:val="20"/>
                    <w:szCs w:val="20"/>
                    <w:lang w:val="en-GB" w:eastAsia="de-CH"/>
                  </w:rPr>
                </w:rPrChange>
              </w:rPr>
              <w:t>(e)  where appropriate, the results of biophysical or modelling research the validity of which has been demonstrated beforehand;</w:t>
            </w:r>
          </w:p>
        </w:tc>
        <w:tc>
          <w:tcPr>
            <w:tcW w:w="1198" w:type="dxa"/>
            <w:tcMar>
              <w:top w:w="113" w:type="dxa"/>
              <w:bottom w:w="113" w:type="dxa"/>
            </w:tcMar>
          </w:tcPr>
          <w:p w14:paraId="56929767">
            <w:pPr>
              <w:rPr>
                <w:rFonts w:ascii="Arial" w:hAnsi="Arial" w:cs="Arial"/>
                <w:sz w:val="20"/>
                <w:szCs w:val="20"/>
                <w:lang w:val="en-GB"/>
                <w:rPrChange w:id="1941" w:author="薛媛媛（Grace）" w:date="2025-11-18T13:55:33Z">
                  <w:rPr>
                    <w:sz w:val="20"/>
                    <w:szCs w:val="20"/>
                    <w:lang w:val="en-GB"/>
                  </w:rPr>
                </w:rPrChange>
              </w:rPr>
            </w:pPr>
            <w:ins w:id="1942" w:author="薛媛媛（Grace）" w:date="2025-11-17T15:37:37Z">
              <w:r>
                <w:rPr>
                  <w:rFonts w:hint="default" w:ascii="Arial" w:hAnsi="Arial" w:cs="Arial" w:eastAsiaTheme="minorHAnsi"/>
                  <w:sz w:val="20"/>
                  <w:szCs w:val="20"/>
                  <w:lang w:val="en-GB" w:eastAsia="zh-CN"/>
                  <w:rPrChange w:id="1943" w:author="薛媛媛（Grace）" w:date="2025-11-18T13:55:39Z">
                    <w:rPr>
                      <w:rFonts w:hint="eastAsia" w:eastAsiaTheme="minorHAnsi"/>
                      <w:sz w:val="22"/>
                      <w:szCs w:val="22"/>
                      <w:lang w:val="en-GB" w:eastAsia="zh-CN"/>
                    </w:rPr>
                  </w:rPrChange>
                </w:rPr>
                <w:t>Yes</w:t>
              </w:r>
            </w:ins>
          </w:p>
        </w:tc>
        <w:tc>
          <w:tcPr>
            <w:tcW w:w="3078" w:type="dxa"/>
            <w:tcMar>
              <w:top w:w="113" w:type="dxa"/>
              <w:bottom w:w="113" w:type="dxa"/>
            </w:tcMar>
          </w:tcPr>
          <w:p w14:paraId="4EEBC7EB">
            <w:pPr>
              <w:rPr>
                <w:ins w:id="1945" w:author="薛媛媛（Grace）" w:date="2025-11-17T13:11:32Z"/>
                <w:rFonts w:hint="default" w:ascii="Arial" w:hAnsi="Arial" w:cs="Arial" w:eastAsiaTheme="minorHAnsi"/>
                <w:sz w:val="20"/>
                <w:szCs w:val="20"/>
                <w:lang w:val="en-GB" w:eastAsia="zh-CN"/>
                <w:rPrChange w:id="1946" w:author="薛媛媛（Grace）" w:date="2025-11-18T13:55:39Z">
                  <w:rPr>
                    <w:ins w:id="1947" w:author="薛媛媛（Grace）" w:date="2025-11-17T13:11:32Z"/>
                    <w:rFonts w:hint="eastAsia" w:eastAsiaTheme="minorHAnsi"/>
                    <w:sz w:val="22"/>
                    <w:szCs w:val="22"/>
                    <w:lang w:val="en-GB" w:eastAsia="zh-CN"/>
                  </w:rPr>
                </w:rPrChange>
              </w:rPr>
            </w:pPr>
            <w:ins w:id="1948" w:author="薛媛媛（Grace）" w:date="2025-11-17T13:11:32Z">
              <w:r>
                <w:rPr>
                  <w:rFonts w:hint="default" w:ascii="Arial" w:hAnsi="Arial" w:cs="Arial" w:eastAsiaTheme="minorHAnsi"/>
                  <w:sz w:val="20"/>
                  <w:szCs w:val="20"/>
                  <w:lang w:val="en-GB" w:eastAsia="zh-CN"/>
                  <w:rPrChange w:id="1949" w:author="薛媛媛（Grace）" w:date="2025-11-18T13:55:39Z">
                    <w:rPr>
                      <w:rFonts w:hint="eastAsia" w:eastAsiaTheme="minorHAnsi"/>
                      <w:sz w:val="22"/>
                      <w:szCs w:val="22"/>
                      <w:lang w:val="en-GB" w:eastAsia="zh-CN"/>
                    </w:rPr>
                  </w:rPrChange>
                </w:rPr>
                <w:t>EN ISO 11608-1</w:t>
              </w:r>
            </w:ins>
          </w:p>
          <w:p w14:paraId="7E433F4D">
            <w:pPr>
              <w:rPr>
                <w:ins w:id="1951" w:author="薛媛媛（Grace）" w:date="2025-11-17T13:11:32Z"/>
                <w:rFonts w:hint="default" w:ascii="Arial" w:hAnsi="Arial" w:cs="Arial"/>
                <w:sz w:val="20"/>
                <w:szCs w:val="20"/>
                <w:lang w:val="en-GB"/>
                <w:rPrChange w:id="1952" w:author="薛媛媛（Grace）" w:date="2025-11-18T13:55:39Z">
                  <w:rPr>
                    <w:ins w:id="1953" w:author="薛媛媛（Grace）" w:date="2025-11-17T13:11:32Z"/>
                    <w:rFonts w:hint="eastAsia"/>
                    <w:lang w:val="en-GB"/>
                  </w:rPr>
                </w:rPrChange>
              </w:rPr>
            </w:pPr>
            <w:ins w:id="1954" w:author="薛媛媛（Grace）" w:date="2025-11-17T13:11:32Z">
              <w:r>
                <w:rPr>
                  <w:rFonts w:hint="default" w:ascii="Arial" w:hAnsi="Arial" w:cs="Arial"/>
                  <w:sz w:val="20"/>
                  <w:szCs w:val="20"/>
                  <w:lang w:val="en-GB"/>
                  <w:rPrChange w:id="1955" w:author="薛媛媛（Grace）" w:date="2025-11-18T13:55:39Z">
                    <w:rPr>
                      <w:rFonts w:hint="eastAsia"/>
                      <w:lang w:val="en-GB"/>
                    </w:rPr>
                  </w:rPrChange>
                </w:rPr>
                <w:t>EN ISO 11608-5</w:t>
              </w:r>
            </w:ins>
          </w:p>
          <w:p w14:paraId="21E0B2C7">
            <w:pPr>
              <w:rPr>
                <w:ins w:id="1957" w:author="薛媛媛（Grace）" w:date="2025-11-17T13:11:32Z"/>
                <w:rFonts w:hint="default" w:ascii="Arial" w:hAnsi="Arial" w:cs="Arial"/>
                <w:sz w:val="20"/>
                <w:szCs w:val="20"/>
                <w:lang w:val="en-GB"/>
                <w:rPrChange w:id="1958" w:author="薛媛媛（Grace）" w:date="2025-11-18T13:55:39Z">
                  <w:rPr>
                    <w:ins w:id="1959" w:author="薛媛媛（Grace）" w:date="2025-11-17T13:11:32Z"/>
                    <w:rFonts w:hint="eastAsia"/>
                    <w:lang w:val="en-GB"/>
                  </w:rPr>
                </w:rPrChange>
              </w:rPr>
            </w:pPr>
            <w:ins w:id="1960" w:author="薛媛媛（Grace）" w:date="2025-11-17T13:11:32Z">
              <w:r>
                <w:rPr>
                  <w:rFonts w:hint="default" w:ascii="Arial" w:hAnsi="Arial" w:cs="Arial"/>
                  <w:sz w:val="20"/>
                  <w:szCs w:val="20"/>
                  <w:lang w:val="en-GB"/>
                  <w:rPrChange w:id="1961" w:author="薛媛媛（Grace）" w:date="2025-11-18T13:55:39Z">
                    <w:rPr>
                      <w:rFonts w:hint="eastAsia"/>
                      <w:lang w:val="en-GB"/>
                    </w:rPr>
                  </w:rPrChange>
                </w:rPr>
                <w:t>EN ISO 23908</w:t>
              </w:r>
            </w:ins>
          </w:p>
          <w:p w14:paraId="70440F86">
            <w:pPr>
              <w:rPr>
                <w:rFonts w:ascii="Arial" w:hAnsi="Arial" w:cs="Arial"/>
                <w:sz w:val="20"/>
                <w:szCs w:val="20"/>
                <w:lang w:val="en-GB"/>
                <w:rPrChange w:id="1963" w:author="薛媛媛（Grace）" w:date="2025-11-18T13:55:33Z">
                  <w:rPr>
                    <w:sz w:val="20"/>
                    <w:szCs w:val="20"/>
                    <w:lang w:val="en-GB"/>
                  </w:rPr>
                </w:rPrChange>
              </w:rPr>
            </w:pPr>
          </w:p>
        </w:tc>
        <w:tc>
          <w:tcPr>
            <w:tcW w:w="3078" w:type="dxa"/>
            <w:tcMar>
              <w:top w:w="113" w:type="dxa"/>
              <w:bottom w:w="113" w:type="dxa"/>
            </w:tcMar>
          </w:tcPr>
          <w:p w14:paraId="691FE0FE">
            <w:pPr>
              <w:rPr>
                <w:rFonts w:hint="default" w:ascii="Arial" w:hAnsi="Arial" w:eastAsia="宋体" w:cs="Arial"/>
                <w:sz w:val="20"/>
                <w:szCs w:val="20"/>
                <w:lang w:val="en-US" w:eastAsia="zh-CN"/>
                <w:rPrChange w:id="1964" w:author="薛媛媛（Grace）" w:date="2025-11-18T13:55:33Z">
                  <w:rPr>
                    <w:rFonts w:hint="default" w:eastAsia="宋体"/>
                    <w:sz w:val="20"/>
                    <w:szCs w:val="20"/>
                    <w:lang w:val="en-US" w:eastAsia="zh-CN"/>
                  </w:rPr>
                </w:rPrChange>
              </w:rPr>
            </w:pPr>
            <w:ins w:id="1965" w:author="薛媛媛（Grace）" w:date="2025-11-17T13:11:45Z">
              <w:r>
                <w:rPr>
                  <w:rFonts w:hint="default" w:ascii="Arial" w:hAnsi="Arial" w:eastAsia="宋体" w:cs="Arial"/>
                  <w:sz w:val="20"/>
                  <w:szCs w:val="20"/>
                  <w:lang w:val="en-US" w:eastAsia="zh-CN"/>
                  <w:rPrChange w:id="1966" w:author="薛媛媛（Grace）" w:date="2025-11-18T13:55:33Z">
                    <w:rPr>
                      <w:rFonts w:hint="eastAsia" w:eastAsia="宋体"/>
                      <w:sz w:val="20"/>
                      <w:szCs w:val="20"/>
                      <w:lang w:val="en-US" w:eastAsia="zh-CN"/>
                    </w:rPr>
                  </w:rPrChange>
                </w:rPr>
                <w:t>T</w:t>
              </w:r>
            </w:ins>
            <w:ins w:id="1968" w:author="薛媛媛（Grace）" w:date="2025-11-17T13:11:50Z">
              <w:r>
                <w:rPr>
                  <w:rFonts w:hint="default" w:ascii="Arial" w:hAnsi="Arial" w:eastAsia="宋体" w:cs="Arial"/>
                  <w:sz w:val="20"/>
                  <w:szCs w:val="20"/>
                  <w:lang w:val="en-US" w:eastAsia="zh-CN"/>
                  <w:rPrChange w:id="1969" w:author="薛媛媛（Grace）" w:date="2025-11-18T13:55:33Z">
                    <w:rPr>
                      <w:rFonts w:hint="eastAsia" w:eastAsia="宋体"/>
                      <w:sz w:val="20"/>
                      <w:szCs w:val="20"/>
                      <w:lang w:val="en-US" w:eastAsia="zh-CN"/>
                    </w:rPr>
                  </w:rPrChange>
                </w:rPr>
                <w:t xml:space="preserve">echnical </w:t>
              </w:r>
            </w:ins>
            <w:ins w:id="1971" w:author="薛媛媛（Grace）" w:date="2025-11-17T13:11:57Z">
              <w:r>
                <w:rPr>
                  <w:rFonts w:hint="default" w:ascii="Arial" w:hAnsi="Arial" w:eastAsia="宋体" w:cs="Arial"/>
                  <w:sz w:val="20"/>
                  <w:szCs w:val="20"/>
                  <w:lang w:val="en-US" w:eastAsia="zh-CN"/>
                  <w:rPrChange w:id="1972" w:author="薛媛媛（Grace）" w:date="2025-11-18T13:55:33Z">
                    <w:rPr>
                      <w:rFonts w:hint="eastAsia" w:eastAsia="宋体"/>
                      <w:sz w:val="20"/>
                      <w:szCs w:val="20"/>
                      <w:lang w:val="en-US" w:eastAsia="zh-CN"/>
                    </w:rPr>
                  </w:rPrChange>
                </w:rPr>
                <w:t>feasibility</w:t>
              </w:r>
            </w:ins>
            <w:ins w:id="1974" w:author="薛媛媛（Grace）" w:date="2025-11-17T13:11:58Z">
              <w:r>
                <w:rPr>
                  <w:rFonts w:hint="default" w:ascii="Arial" w:hAnsi="Arial" w:eastAsia="宋体" w:cs="Arial"/>
                  <w:sz w:val="20"/>
                  <w:szCs w:val="20"/>
                  <w:lang w:val="en-US" w:eastAsia="zh-CN"/>
                  <w:rPrChange w:id="1975" w:author="薛媛媛（Grace）" w:date="2025-11-18T13:55:33Z">
                    <w:rPr>
                      <w:rFonts w:hint="eastAsia" w:eastAsia="宋体"/>
                      <w:sz w:val="20"/>
                      <w:szCs w:val="20"/>
                      <w:lang w:val="en-US" w:eastAsia="zh-CN"/>
                    </w:rPr>
                  </w:rPrChange>
                </w:rPr>
                <w:t xml:space="preserve"> </w:t>
              </w:r>
            </w:ins>
            <w:ins w:id="1977" w:author="薛媛媛（Grace）" w:date="2025-11-17T13:12:00Z">
              <w:r>
                <w:rPr>
                  <w:rFonts w:hint="default" w:ascii="Arial" w:hAnsi="Arial" w:eastAsia="宋体" w:cs="Arial"/>
                  <w:sz w:val="20"/>
                  <w:szCs w:val="20"/>
                  <w:lang w:val="en-US" w:eastAsia="zh-CN"/>
                  <w:rPrChange w:id="1978" w:author="薛媛媛（Grace）" w:date="2025-11-18T13:55:33Z">
                    <w:rPr>
                      <w:rFonts w:hint="eastAsia" w:eastAsia="宋体"/>
                      <w:sz w:val="20"/>
                      <w:szCs w:val="20"/>
                      <w:lang w:val="en-US" w:eastAsia="zh-CN"/>
                    </w:rPr>
                  </w:rPrChange>
                </w:rPr>
                <w:t>analysis</w:t>
              </w:r>
            </w:ins>
          </w:p>
        </w:tc>
        <w:tc>
          <w:tcPr>
            <w:tcW w:w="3078" w:type="dxa"/>
            <w:tcMar>
              <w:top w:w="113" w:type="dxa"/>
              <w:bottom w:w="113" w:type="dxa"/>
            </w:tcMar>
          </w:tcPr>
          <w:p w14:paraId="12176B64">
            <w:pPr>
              <w:rPr>
                <w:rFonts w:ascii="Arial" w:hAnsi="Arial" w:cs="Arial"/>
                <w:sz w:val="20"/>
                <w:szCs w:val="20"/>
                <w:lang w:val="en-GB"/>
                <w:rPrChange w:id="1980" w:author="薛媛媛（Grace）" w:date="2025-11-18T13:55:33Z">
                  <w:rPr>
                    <w:sz w:val="20"/>
                    <w:szCs w:val="20"/>
                    <w:lang w:val="en-GB"/>
                  </w:rPr>
                </w:rPrChange>
              </w:rPr>
            </w:pPr>
          </w:p>
        </w:tc>
      </w:tr>
      <w:tr w14:paraId="48914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18E01030">
            <w:pPr>
              <w:tabs>
                <w:tab w:val="left" w:pos="595"/>
              </w:tabs>
              <w:spacing w:before="120" w:line="240" w:lineRule="auto"/>
              <w:ind w:left="172"/>
              <w:rPr>
                <w:rFonts w:ascii="Arial" w:hAnsi="Arial" w:eastAsia="Times New Roman" w:cs="Arial"/>
                <w:color w:val="000000"/>
                <w:sz w:val="20"/>
                <w:szCs w:val="20"/>
                <w:lang w:val="en-GB" w:eastAsia="de-CH"/>
                <w:rPrChange w:id="1981"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1982" w:author="薛媛媛（Grace）" w:date="2025-11-18T13:55:33Z">
                  <w:rPr>
                    <w:rFonts w:eastAsia="Times New Roman"/>
                    <w:color w:val="000000"/>
                    <w:sz w:val="20"/>
                    <w:szCs w:val="20"/>
                    <w:lang w:val="en-GB" w:eastAsia="de-CH"/>
                  </w:rPr>
                </w:rPrChange>
              </w:rPr>
              <w:t>(f)  the mechanical properties of the materials used, reflecting, where appropriate, matters such as strength, ductility, fracture resistance, wear resistance and fatigue resistance;</w:t>
            </w:r>
          </w:p>
        </w:tc>
        <w:tc>
          <w:tcPr>
            <w:tcW w:w="1198" w:type="dxa"/>
            <w:tcMar>
              <w:top w:w="113" w:type="dxa"/>
              <w:bottom w:w="113" w:type="dxa"/>
            </w:tcMar>
          </w:tcPr>
          <w:p w14:paraId="3702088E">
            <w:pPr>
              <w:rPr>
                <w:rFonts w:ascii="Arial" w:hAnsi="Arial" w:cs="Arial"/>
                <w:sz w:val="20"/>
                <w:szCs w:val="20"/>
                <w:lang w:val="en-GB"/>
                <w:rPrChange w:id="1983" w:author="薛媛媛（Grace）" w:date="2025-11-18T13:55:33Z">
                  <w:rPr>
                    <w:sz w:val="20"/>
                    <w:szCs w:val="20"/>
                    <w:lang w:val="en-GB"/>
                  </w:rPr>
                </w:rPrChange>
              </w:rPr>
            </w:pPr>
          </w:p>
        </w:tc>
        <w:tc>
          <w:tcPr>
            <w:tcW w:w="3078" w:type="dxa"/>
            <w:tcMar>
              <w:top w:w="113" w:type="dxa"/>
              <w:bottom w:w="113" w:type="dxa"/>
            </w:tcMar>
          </w:tcPr>
          <w:p w14:paraId="7A6AA786">
            <w:pPr>
              <w:rPr>
                <w:ins w:id="1984" w:author="薛媛媛（Grace）" w:date="2025-11-17T13:11:40Z"/>
                <w:rFonts w:hint="default" w:ascii="Arial" w:hAnsi="Arial" w:cs="Arial" w:eastAsiaTheme="minorHAnsi"/>
                <w:sz w:val="20"/>
                <w:szCs w:val="20"/>
                <w:lang w:val="en-GB" w:eastAsia="zh-CN"/>
                <w:rPrChange w:id="1985" w:author="薛媛媛（Grace）" w:date="2025-11-18T13:55:39Z">
                  <w:rPr>
                    <w:ins w:id="1986" w:author="薛媛媛（Grace）" w:date="2025-11-17T13:11:40Z"/>
                    <w:rFonts w:hint="eastAsia" w:eastAsiaTheme="minorHAnsi"/>
                    <w:sz w:val="22"/>
                    <w:szCs w:val="22"/>
                    <w:lang w:val="en-GB" w:eastAsia="zh-CN"/>
                  </w:rPr>
                </w:rPrChange>
              </w:rPr>
            </w:pPr>
            <w:ins w:id="1987" w:author="薛媛媛（Grace）" w:date="2025-11-17T13:11:40Z">
              <w:r>
                <w:rPr>
                  <w:rFonts w:hint="default" w:ascii="Arial" w:hAnsi="Arial" w:cs="Arial" w:eastAsiaTheme="minorHAnsi"/>
                  <w:sz w:val="20"/>
                  <w:szCs w:val="20"/>
                  <w:lang w:val="en-GB" w:eastAsia="zh-CN"/>
                  <w:rPrChange w:id="1988" w:author="薛媛媛（Grace）" w:date="2025-11-18T13:55:39Z">
                    <w:rPr>
                      <w:rFonts w:hint="eastAsia" w:eastAsiaTheme="minorHAnsi"/>
                      <w:sz w:val="22"/>
                      <w:szCs w:val="22"/>
                      <w:lang w:val="en-GB" w:eastAsia="zh-CN"/>
                    </w:rPr>
                  </w:rPrChange>
                </w:rPr>
                <w:t>EN ISO 11608-1</w:t>
              </w:r>
            </w:ins>
          </w:p>
          <w:p w14:paraId="1CA17111">
            <w:pPr>
              <w:rPr>
                <w:ins w:id="1990" w:author="薛媛媛（Grace）" w:date="2025-11-17T13:11:40Z"/>
                <w:rFonts w:hint="default" w:ascii="Arial" w:hAnsi="Arial" w:cs="Arial"/>
                <w:sz w:val="20"/>
                <w:szCs w:val="20"/>
                <w:lang w:val="en-GB"/>
                <w:rPrChange w:id="1991" w:author="薛媛媛（Grace）" w:date="2025-11-18T13:55:39Z">
                  <w:rPr>
                    <w:ins w:id="1992" w:author="薛媛媛（Grace）" w:date="2025-11-17T13:11:40Z"/>
                    <w:rFonts w:hint="eastAsia"/>
                    <w:lang w:val="en-GB"/>
                  </w:rPr>
                </w:rPrChange>
              </w:rPr>
            </w:pPr>
            <w:ins w:id="1993" w:author="薛媛媛（Grace）" w:date="2025-11-17T13:11:40Z">
              <w:r>
                <w:rPr>
                  <w:rFonts w:hint="default" w:ascii="Arial" w:hAnsi="Arial" w:cs="Arial"/>
                  <w:sz w:val="20"/>
                  <w:szCs w:val="20"/>
                  <w:lang w:val="en-GB"/>
                  <w:rPrChange w:id="1994" w:author="薛媛媛（Grace）" w:date="2025-11-18T13:55:39Z">
                    <w:rPr>
                      <w:rFonts w:hint="eastAsia"/>
                      <w:lang w:val="en-GB"/>
                    </w:rPr>
                  </w:rPrChange>
                </w:rPr>
                <w:t>EN ISO 11608-5</w:t>
              </w:r>
            </w:ins>
          </w:p>
          <w:p w14:paraId="412DD723">
            <w:pPr>
              <w:rPr>
                <w:ins w:id="1996" w:author="薛媛媛（Grace）" w:date="2025-11-17T13:11:40Z"/>
                <w:rFonts w:hint="default" w:ascii="Arial" w:hAnsi="Arial" w:cs="Arial"/>
                <w:sz w:val="20"/>
                <w:szCs w:val="20"/>
                <w:lang w:val="en-GB"/>
                <w:rPrChange w:id="1997" w:author="薛媛媛（Grace）" w:date="2025-11-18T13:55:39Z">
                  <w:rPr>
                    <w:ins w:id="1998" w:author="薛媛媛（Grace）" w:date="2025-11-17T13:11:40Z"/>
                    <w:rFonts w:hint="eastAsia"/>
                    <w:lang w:val="en-GB"/>
                  </w:rPr>
                </w:rPrChange>
              </w:rPr>
            </w:pPr>
            <w:ins w:id="1999" w:author="薛媛媛（Grace）" w:date="2025-11-17T13:11:40Z">
              <w:r>
                <w:rPr>
                  <w:rFonts w:hint="default" w:ascii="Arial" w:hAnsi="Arial" w:cs="Arial"/>
                  <w:sz w:val="20"/>
                  <w:szCs w:val="20"/>
                  <w:lang w:val="en-GB"/>
                  <w:rPrChange w:id="2000" w:author="薛媛媛（Grace）" w:date="2025-11-18T13:55:39Z">
                    <w:rPr>
                      <w:rFonts w:hint="eastAsia"/>
                      <w:lang w:val="en-GB"/>
                    </w:rPr>
                  </w:rPrChange>
                </w:rPr>
                <w:t>EN ISO 23908</w:t>
              </w:r>
            </w:ins>
          </w:p>
          <w:p w14:paraId="16817DA9">
            <w:pPr>
              <w:rPr>
                <w:rFonts w:ascii="Arial" w:hAnsi="Arial" w:cs="Arial"/>
                <w:sz w:val="20"/>
                <w:szCs w:val="20"/>
                <w:lang w:val="en-GB"/>
                <w:rPrChange w:id="2002" w:author="薛媛媛（Grace）" w:date="2025-11-18T13:55:33Z">
                  <w:rPr>
                    <w:sz w:val="20"/>
                    <w:szCs w:val="20"/>
                    <w:lang w:val="en-GB"/>
                  </w:rPr>
                </w:rPrChange>
              </w:rPr>
            </w:pPr>
          </w:p>
        </w:tc>
        <w:tc>
          <w:tcPr>
            <w:tcW w:w="3078" w:type="dxa"/>
            <w:tcMar>
              <w:top w:w="113" w:type="dxa"/>
              <w:bottom w:w="113" w:type="dxa"/>
            </w:tcMar>
          </w:tcPr>
          <w:p w14:paraId="4D21CABF">
            <w:pPr>
              <w:rPr>
                <w:rFonts w:hint="default" w:ascii="Arial" w:hAnsi="Arial" w:eastAsia="宋体" w:cs="Arial"/>
                <w:sz w:val="20"/>
                <w:szCs w:val="20"/>
                <w:lang w:val="en-US" w:eastAsia="zh-CN"/>
                <w:rPrChange w:id="2003" w:author="薛媛媛（Grace）" w:date="2025-11-18T13:55:33Z">
                  <w:rPr>
                    <w:rFonts w:hint="default" w:eastAsia="宋体"/>
                    <w:sz w:val="20"/>
                    <w:szCs w:val="20"/>
                    <w:lang w:val="en-US" w:eastAsia="zh-CN"/>
                  </w:rPr>
                </w:rPrChange>
              </w:rPr>
            </w:pPr>
            <w:ins w:id="2004" w:author="薛媛媛（Grace）" w:date="2025-11-17T13:12:14Z">
              <w:r>
                <w:rPr>
                  <w:rFonts w:hint="default" w:ascii="Arial" w:hAnsi="Arial" w:eastAsia="宋体" w:cs="Arial"/>
                  <w:sz w:val="20"/>
                  <w:szCs w:val="20"/>
                  <w:lang w:val="en-US" w:eastAsia="zh-CN"/>
                  <w:rPrChange w:id="2005" w:author="薛媛媛（Grace）" w:date="2025-11-18T13:55:33Z">
                    <w:rPr>
                      <w:rFonts w:hint="eastAsia" w:eastAsia="宋体"/>
                      <w:sz w:val="20"/>
                      <w:szCs w:val="20"/>
                      <w:lang w:val="en-US" w:eastAsia="zh-CN"/>
                    </w:rPr>
                  </w:rPrChange>
                </w:rPr>
                <w:t>Model</w:t>
              </w:r>
            </w:ins>
            <w:ins w:id="2007" w:author="薛媛媛（Grace）" w:date="2025-11-17T13:12:15Z">
              <w:r>
                <w:rPr>
                  <w:rFonts w:hint="default" w:ascii="Arial" w:hAnsi="Arial" w:eastAsia="宋体" w:cs="Arial"/>
                  <w:sz w:val="20"/>
                  <w:szCs w:val="20"/>
                  <w:lang w:val="en-US" w:eastAsia="zh-CN"/>
                  <w:rPrChange w:id="2008" w:author="薛媛媛（Grace）" w:date="2025-11-18T13:55:33Z">
                    <w:rPr>
                      <w:rFonts w:hint="eastAsia" w:eastAsia="宋体"/>
                      <w:sz w:val="20"/>
                      <w:szCs w:val="20"/>
                      <w:lang w:val="en-US" w:eastAsia="zh-CN"/>
                    </w:rPr>
                  </w:rPrChange>
                </w:rPr>
                <w:t xml:space="preserve"> </w:t>
              </w:r>
            </w:ins>
            <w:ins w:id="2010" w:author="薛媛媛（Grace）" w:date="2025-11-17T13:12:20Z">
              <w:r>
                <w:rPr>
                  <w:rFonts w:hint="default" w:ascii="Arial" w:hAnsi="Arial" w:eastAsia="宋体" w:cs="Arial"/>
                  <w:sz w:val="20"/>
                  <w:szCs w:val="20"/>
                  <w:lang w:val="en-US" w:eastAsia="zh-CN"/>
                  <w:rPrChange w:id="2011" w:author="薛媛媛（Grace）" w:date="2025-11-18T13:55:33Z">
                    <w:rPr>
                      <w:rFonts w:hint="eastAsia" w:eastAsia="宋体"/>
                      <w:sz w:val="20"/>
                      <w:szCs w:val="20"/>
                      <w:lang w:val="en-US" w:eastAsia="zh-CN"/>
                    </w:rPr>
                  </w:rPrChange>
                </w:rPr>
                <w:t xml:space="preserve">verification </w:t>
              </w:r>
            </w:ins>
            <w:ins w:id="2013" w:author="薛媛媛（Grace）" w:date="2025-11-17T13:12:22Z">
              <w:r>
                <w:rPr>
                  <w:rFonts w:hint="default" w:ascii="Arial" w:hAnsi="Arial" w:eastAsia="宋体" w:cs="Arial"/>
                  <w:sz w:val="20"/>
                  <w:szCs w:val="20"/>
                  <w:lang w:val="en-US" w:eastAsia="zh-CN"/>
                  <w:rPrChange w:id="2014" w:author="薛媛媛（Grace）" w:date="2025-11-18T13:55:33Z">
                    <w:rPr>
                      <w:rFonts w:hint="eastAsia" w:eastAsia="宋体"/>
                      <w:sz w:val="20"/>
                      <w:szCs w:val="20"/>
                      <w:lang w:val="en-US" w:eastAsia="zh-CN"/>
                    </w:rPr>
                  </w:rPrChange>
                </w:rPr>
                <w:t>report</w:t>
              </w:r>
            </w:ins>
          </w:p>
        </w:tc>
        <w:tc>
          <w:tcPr>
            <w:tcW w:w="3078" w:type="dxa"/>
            <w:tcMar>
              <w:top w:w="113" w:type="dxa"/>
              <w:bottom w:w="113" w:type="dxa"/>
            </w:tcMar>
          </w:tcPr>
          <w:p w14:paraId="0C3BD7A4">
            <w:pPr>
              <w:rPr>
                <w:rFonts w:ascii="Arial" w:hAnsi="Arial" w:cs="Arial"/>
                <w:sz w:val="20"/>
                <w:szCs w:val="20"/>
                <w:lang w:val="en-GB"/>
                <w:rPrChange w:id="2016" w:author="薛媛媛（Grace）" w:date="2025-11-18T13:55:33Z">
                  <w:rPr>
                    <w:sz w:val="20"/>
                    <w:szCs w:val="20"/>
                    <w:lang w:val="en-GB"/>
                  </w:rPr>
                </w:rPrChange>
              </w:rPr>
            </w:pPr>
          </w:p>
        </w:tc>
      </w:tr>
      <w:tr w14:paraId="35C0E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67816BF0">
            <w:pPr>
              <w:tabs>
                <w:tab w:val="left" w:pos="595"/>
              </w:tabs>
              <w:spacing w:before="120" w:line="240" w:lineRule="auto"/>
              <w:ind w:left="172"/>
              <w:rPr>
                <w:rFonts w:ascii="Arial" w:hAnsi="Arial" w:eastAsia="Times New Roman" w:cs="Arial"/>
                <w:color w:val="000000"/>
                <w:sz w:val="20"/>
                <w:szCs w:val="20"/>
                <w:lang w:val="en-GB" w:eastAsia="de-CH"/>
                <w:rPrChange w:id="2017"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018" w:author="薛媛媛（Grace）" w:date="2025-11-18T13:55:33Z">
                  <w:rPr>
                    <w:rFonts w:eastAsia="Times New Roman"/>
                    <w:color w:val="000000"/>
                    <w:sz w:val="20"/>
                    <w:szCs w:val="20"/>
                    <w:lang w:val="en-GB" w:eastAsia="de-CH"/>
                  </w:rPr>
                </w:rPrChange>
              </w:rPr>
              <w:t>(g)  surface properties; and</w:t>
            </w:r>
          </w:p>
        </w:tc>
        <w:tc>
          <w:tcPr>
            <w:tcW w:w="1198" w:type="dxa"/>
            <w:shd w:val="clear" w:color="auto" w:fill="auto"/>
            <w:tcMar>
              <w:top w:w="113" w:type="dxa"/>
              <w:bottom w:w="113" w:type="dxa"/>
            </w:tcMar>
            <w:vAlign w:val="top"/>
          </w:tcPr>
          <w:p w14:paraId="37C2B090">
            <w:pPr>
              <w:rPr>
                <w:ins w:id="2019" w:author="薛媛媛（Grace）" w:date="2025-11-17T14:25:43Z"/>
                <w:rFonts w:ascii="Arial" w:hAnsi="Arial" w:cs="Arial" w:eastAsiaTheme="minorHAnsi"/>
                <w:sz w:val="20"/>
                <w:szCs w:val="20"/>
                <w:lang w:val="en-GB" w:eastAsia="en-US" w:bidi="ar-SA"/>
                <w:rPrChange w:id="2020" w:author="薛媛媛（Grace）" w:date="2025-11-18T13:55:33Z">
                  <w:rPr>
                    <w:ins w:id="2021" w:author="薛媛媛（Grace）" w:date="2025-11-17T14:25:43Z"/>
                    <w:rFonts w:ascii="Arial" w:hAnsi="Arial" w:cs="Arial" w:eastAsiaTheme="minorHAnsi"/>
                    <w:sz w:val="20"/>
                    <w:szCs w:val="20"/>
                    <w:lang w:val="en-GB" w:eastAsia="en-US" w:bidi="ar-SA"/>
                  </w:rPr>
                </w:rPrChange>
              </w:rPr>
            </w:pPr>
            <w:ins w:id="2022" w:author="薛媛媛（Grace）" w:date="2025-11-17T14:25:43Z">
              <w:r>
                <w:rPr>
                  <w:rFonts w:hint="default" w:ascii="Arial" w:hAnsi="Arial" w:cs="Arial" w:eastAsiaTheme="minorHAnsi"/>
                  <w:sz w:val="20"/>
                  <w:szCs w:val="20"/>
                  <w:lang w:val="en-GB" w:eastAsia="zh-CN"/>
                  <w:rPrChange w:id="2023"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0456E3FE">
            <w:pPr>
              <w:rPr>
                <w:ins w:id="2025" w:author="薛媛媛（Grace）" w:date="2025-11-17T14:25:43Z"/>
                <w:rFonts w:hint="default" w:ascii="Arial" w:hAnsi="Arial" w:eastAsia="宋体" w:cs="Arial"/>
                <w:sz w:val="20"/>
                <w:szCs w:val="20"/>
                <w:lang w:val="en-US" w:eastAsia="zh-CN"/>
                <w:rPrChange w:id="2026" w:author="薛媛媛（Grace）" w:date="2025-11-18T13:55:39Z">
                  <w:rPr>
                    <w:ins w:id="2027" w:author="薛媛媛（Grace）" w:date="2025-11-17T14:25:43Z"/>
                    <w:rFonts w:hint="default" w:eastAsia="宋体"/>
                    <w:lang w:val="en-US" w:eastAsia="zh-CN"/>
                  </w:rPr>
                </w:rPrChange>
              </w:rPr>
            </w:pPr>
            <w:ins w:id="2028" w:author="薛媛媛（Grace）" w:date="2025-11-17T14:25:43Z">
              <w:r>
                <w:rPr>
                  <w:rFonts w:hint="default" w:ascii="Arial" w:hAnsi="Arial" w:cs="Arial"/>
                  <w:sz w:val="20"/>
                  <w:szCs w:val="20"/>
                  <w:lang w:val="en-GB"/>
                  <w:rPrChange w:id="2029" w:author="薛媛媛（Grace）" w:date="2025-11-18T13:55:39Z">
                    <w:rPr>
                      <w:rFonts w:hint="eastAsia"/>
                      <w:lang w:val="en-GB"/>
                    </w:rPr>
                  </w:rPrChange>
                </w:rPr>
                <w:t>EN ISO</w:t>
              </w:r>
            </w:ins>
            <w:ins w:id="2031" w:author="薛媛媛（Grace）" w:date="2025-11-17T14:25:43Z">
              <w:r>
                <w:rPr>
                  <w:rFonts w:hint="default" w:ascii="Arial" w:hAnsi="Arial" w:eastAsia="宋体" w:cs="Arial"/>
                  <w:sz w:val="20"/>
                  <w:szCs w:val="20"/>
                  <w:lang w:val="en-US" w:eastAsia="zh-CN"/>
                  <w:rPrChange w:id="2032" w:author="薛媛媛（Grace）" w:date="2025-11-18T13:55:39Z">
                    <w:rPr>
                      <w:rFonts w:hint="eastAsia" w:eastAsia="宋体"/>
                      <w:lang w:val="en-US" w:eastAsia="zh-CN"/>
                    </w:rPr>
                  </w:rPrChange>
                </w:rPr>
                <w:t xml:space="preserve"> 10993-1</w:t>
              </w:r>
            </w:ins>
          </w:p>
          <w:p w14:paraId="0DC0A216">
            <w:pPr>
              <w:rPr>
                <w:ins w:id="2034" w:author="薛媛媛（Grace）" w:date="2025-11-17T14:25:43Z"/>
                <w:rFonts w:hint="default" w:ascii="Arial" w:hAnsi="Arial" w:eastAsia="宋体" w:cs="Arial"/>
                <w:sz w:val="20"/>
                <w:szCs w:val="20"/>
                <w:lang w:val="en-US" w:eastAsia="zh-CN"/>
                <w:rPrChange w:id="2035" w:author="薛媛媛（Grace）" w:date="2025-11-18T13:55:39Z">
                  <w:rPr>
                    <w:ins w:id="2036" w:author="薛媛媛（Grace）" w:date="2025-11-17T14:25:43Z"/>
                    <w:rFonts w:hint="default" w:eastAsia="宋体"/>
                    <w:lang w:val="en-US" w:eastAsia="zh-CN"/>
                  </w:rPr>
                </w:rPrChange>
              </w:rPr>
            </w:pPr>
            <w:ins w:id="2037" w:author="薛媛媛（Grace）" w:date="2025-11-17T14:25:43Z">
              <w:r>
                <w:rPr>
                  <w:rFonts w:hint="default" w:ascii="Arial" w:hAnsi="Arial" w:cs="Arial"/>
                  <w:sz w:val="20"/>
                  <w:szCs w:val="20"/>
                  <w:lang w:val="en-GB"/>
                  <w:rPrChange w:id="2038" w:author="薛媛媛（Grace）" w:date="2025-11-18T13:55:39Z">
                    <w:rPr>
                      <w:rFonts w:hint="eastAsia"/>
                      <w:lang w:val="en-GB"/>
                    </w:rPr>
                  </w:rPrChange>
                </w:rPr>
                <w:t>EN ISO</w:t>
              </w:r>
            </w:ins>
            <w:ins w:id="2040" w:author="薛媛媛（Grace）" w:date="2025-11-17T14:25:43Z">
              <w:r>
                <w:rPr>
                  <w:rFonts w:hint="default" w:ascii="Arial" w:hAnsi="Arial" w:eastAsia="宋体" w:cs="Arial"/>
                  <w:sz w:val="20"/>
                  <w:szCs w:val="20"/>
                  <w:lang w:val="en-US" w:eastAsia="zh-CN"/>
                  <w:rPrChange w:id="2041" w:author="薛媛媛（Grace）" w:date="2025-11-18T13:55:39Z">
                    <w:rPr>
                      <w:rFonts w:hint="eastAsia" w:eastAsia="宋体"/>
                      <w:lang w:val="en-US" w:eastAsia="zh-CN"/>
                    </w:rPr>
                  </w:rPrChange>
                </w:rPr>
                <w:t xml:space="preserve"> 10993-5</w:t>
              </w:r>
            </w:ins>
          </w:p>
          <w:p w14:paraId="7075BEE6">
            <w:pPr>
              <w:rPr>
                <w:ins w:id="2043" w:author="薛媛媛（Grace）" w:date="2025-11-17T14:25:43Z"/>
                <w:rFonts w:hint="default" w:ascii="Arial" w:hAnsi="Arial" w:eastAsia="宋体" w:cs="Arial"/>
                <w:sz w:val="20"/>
                <w:szCs w:val="20"/>
                <w:lang w:val="en-US" w:eastAsia="zh-CN"/>
                <w:rPrChange w:id="2044" w:author="薛媛媛（Grace）" w:date="2025-11-18T13:55:39Z">
                  <w:rPr>
                    <w:ins w:id="2045" w:author="薛媛媛（Grace）" w:date="2025-11-17T14:25:43Z"/>
                    <w:rFonts w:hint="default" w:eastAsia="宋体"/>
                    <w:lang w:val="en-US" w:eastAsia="zh-CN"/>
                  </w:rPr>
                </w:rPrChange>
              </w:rPr>
            </w:pPr>
            <w:ins w:id="2046" w:author="薛媛媛（Grace）" w:date="2025-11-17T14:25:43Z">
              <w:r>
                <w:rPr>
                  <w:rFonts w:hint="default" w:ascii="Arial" w:hAnsi="Arial" w:cs="Arial"/>
                  <w:sz w:val="20"/>
                  <w:szCs w:val="20"/>
                  <w:lang w:val="en-GB"/>
                  <w:rPrChange w:id="2047" w:author="薛媛媛（Grace）" w:date="2025-11-18T13:55:39Z">
                    <w:rPr>
                      <w:rFonts w:hint="eastAsia"/>
                      <w:lang w:val="en-GB"/>
                    </w:rPr>
                  </w:rPrChange>
                </w:rPr>
                <w:t>EN ISO</w:t>
              </w:r>
            </w:ins>
            <w:ins w:id="2049" w:author="薛媛媛（Grace）" w:date="2025-11-17T14:25:43Z">
              <w:r>
                <w:rPr>
                  <w:rFonts w:hint="default" w:ascii="Arial" w:hAnsi="Arial" w:eastAsia="宋体" w:cs="Arial"/>
                  <w:sz w:val="20"/>
                  <w:szCs w:val="20"/>
                  <w:lang w:val="en-US" w:eastAsia="zh-CN"/>
                  <w:rPrChange w:id="2050" w:author="薛媛媛（Grace）" w:date="2025-11-18T13:55:39Z">
                    <w:rPr>
                      <w:rFonts w:hint="eastAsia" w:eastAsia="宋体"/>
                      <w:lang w:val="en-US" w:eastAsia="zh-CN"/>
                    </w:rPr>
                  </w:rPrChange>
                </w:rPr>
                <w:t xml:space="preserve"> 10993-10</w:t>
              </w:r>
            </w:ins>
          </w:p>
          <w:p w14:paraId="5A92653C">
            <w:pPr>
              <w:rPr>
                <w:ins w:id="2052" w:author="薛媛媛（Grace）" w:date="2025-11-17T14:25:43Z"/>
                <w:rFonts w:hint="default" w:ascii="Arial" w:hAnsi="Arial" w:eastAsia="宋体" w:cs="Arial"/>
                <w:sz w:val="20"/>
                <w:szCs w:val="20"/>
                <w:lang w:val="en-US" w:eastAsia="zh-CN"/>
                <w:rPrChange w:id="2053" w:author="薛媛媛（Grace）" w:date="2025-11-18T13:55:39Z">
                  <w:rPr>
                    <w:ins w:id="2054" w:author="薛媛媛（Grace）" w:date="2025-11-17T14:25:43Z"/>
                    <w:rFonts w:hint="default" w:eastAsia="宋体"/>
                    <w:lang w:val="en-US" w:eastAsia="zh-CN"/>
                  </w:rPr>
                </w:rPrChange>
              </w:rPr>
            </w:pPr>
            <w:ins w:id="2055" w:author="薛媛媛（Grace）" w:date="2025-11-17T14:25:43Z">
              <w:r>
                <w:rPr>
                  <w:rFonts w:hint="default" w:ascii="Arial" w:hAnsi="Arial" w:cs="Arial"/>
                  <w:sz w:val="20"/>
                  <w:szCs w:val="20"/>
                  <w:lang w:val="en-GB"/>
                  <w:rPrChange w:id="2056" w:author="薛媛媛（Grace）" w:date="2025-11-18T13:55:39Z">
                    <w:rPr>
                      <w:rFonts w:hint="eastAsia"/>
                      <w:lang w:val="en-GB"/>
                    </w:rPr>
                  </w:rPrChange>
                </w:rPr>
                <w:t>EN ISO</w:t>
              </w:r>
            </w:ins>
            <w:ins w:id="2058" w:author="薛媛媛（Grace）" w:date="2025-11-17T14:25:43Z">
              <w:r>
                <w:rPr>
                  <w:rFonts w:hint="default" w:ascii="Arial" w:hAnsi="Arial" w:eastAsia="宋体" w:cs="Arial"/>
                  <w:sz w:val="20"/>
                  <w:szCs w:val="20"/>
                  <w:lang w:val="en-US" w:eastAsia="zh-CN"/>
                  <w:rPrChange w:id="2059" w:author="薛媛媛（Grace）" w:date="2025-11-18T13:55:39Z">
                    <w:rPr>
                      <w:rFonts w:hint="eastAsia" w:eastAsia="宋体"/>
                      <w:lang w:val="en-US" w:eastAsia="zh-CN"/>
                    </w:rPr>
                  </w:rPrChange>
                </w:rPr>
                <w:t xml:space="preserve"> 10993-23</w:t>
              </w:r>
            </w:ins>
          </w:p>
          <w:p w14:paraId="152A4721">
            <w:pPr>
              <w:rPr>
                <w:ins w:id="2061" w:author="薛媛媛（Grace）" w:date="2025-11-17T14:25:43Z"/>
                <w:rFonts w:ascii="Arial" w:hAnsi="Arial" w:cs="Arial" w:eastAsiaTheme="minorHAnsi"/>
                <w:sz w:val="20"/>
                <w:szCs w:val="20"/>
                <w:lang w:val="en-GB" w:eastAsia="en-US" w:bidi="ar-SA"/>
                <w:rPrChange w:id="2062" w:author="薛媛媛（Grace）" w:date="2025-11-18T13:55:33Z">
                  <w:rPr>
                    <w:ins w:id="2063" w:author="薛媛媛（Grace）" w:date="2025-11-17T14:25:43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2560BB31">
            <w:pPr>
              <w:rPr>
                <w:ins w:id="2064" w:author="薛媛媛（Grace）" w:date="2025-11-17T14:25:43Z"/>
                <w:rFonts w:hint="default" w:ascii="Arial" w:hAnsi="Arial" w:cs="Arial" w:eastAsiaTheme="minorEastAsia"/>
                <w:color w:val="auto"/>
                <w:sz w:val="20"/>
                <w:szCs w:val="20"/>
                <w:lang w:val="en-US" w:eastAsia="zh-CN"/>
                <w:rPrChange w:id="2065" w:author="薛媛媛（Grace）" w:date="2025-11-18T13:55:39Z">
                  <w:rPr>
                    <w:ins w:id="2066" w:author="薛媛媛（Grace）" w:date="2025-11-17T14:25:43Z"/>
                    <w:rFonts w:hint="eastAsia" w:cs="Arial" w:eastAsiaTheme="minorEastAsia"/>
                    <w:color w:val="auto"/>
                    <w:sz w:val="22"/>
                    <w:szCs w:val="22"/>
                    <w:lang w:val="en-US" w:eastAsia="zh-CN"/>
                  </w:rPr>
                </w:rPrChange>
              </w:rPr>
            </w:pPr>
            <w:ins w:id="2067" w:author="薛媛媛（Grace）" w:date="2025-11-17T14:25:43Z">
              <w:r>
                <w:rPr>
                  <w:rFonts w:hint="default" w:ascii="Arial" w:hAnsi="Arial" w:cs="Arial" w:eastAsiaTheme="minorEastAsia"/>
                  <w:color w:val="auto"/>
                  <w:sz w:val="20"/>
                  <w:szCs w:val="20"/>
                  <w:lang w:val="en-US" w:eastAsia="zh-CN"/>
                  <w:rPrChange w:id="2068" w:author="薛媛媛（Grace）" w:date="2025-11-18T13:55:39Z">
                    <w:rPr>
                      <w:rFonts w:hint="eastAsia" w:cs="Arial" w:eastAsiaTheme="minorEastAsia"/>
                      <w:color w:val="auto"/>
                      <w:sz w:val="22"/>
                      <w:szCs w:val="22"/>
                      <w:lang w:val="en-US" w:eastAsia="zh-CN"/>
                    </w:rPr>
                  </w:rPrChange>
                </w:rPr>
                <w:t>Biological evaluation plan and assessment report</w:t>
              </w:r>
            </w:ins>
          </w:p>
          <w:p w14:paraId="1866B1B4">
            <w:pPr>
              <w:rPr>
                <w:ins w:id="2070" w:author="薛媛媛（Grace）" w:date="2025-11-17T14:25:43Z"/>
                <w:rFonts w:ascii="Arial" w:hAnsi="Arial" w:cs="Arial" w:eastAsiaTheme="minorHAnsi"/>
                <w:sz w:val="20"/>
                <w:szCs w:val="20"/>
                <w:lang w:val="en-GB" w:eastAsia="en-US" w:bidi="ar-SA"/>
                <w:rPrChange w:id="2071" w:author="薛媛媛（Grace）" w:date="2025-11-18T13:55:33Z">
                  <w:rPr>
                    <w:ins w:id="2072" w:author="薛媛媛（Grace）" w:date="2025-11-17T14:25:43Z"/>
                    <w:rFonts w:ascii="Arial" w:hAnsi="Arial" w:cs="Arial" w:eastAsiaTheme="minorHAnsi"/>
                    <w:sz w:val="20"/>
                    <w:szCs w:val="20"/>
                    <w:lang w:val="en-GB" w:eastAsia="en-US" w:bidi="ar-SA"/>
                  </w:rPr>
                </w:rPrChange>
              </w:rPr>
            </w:pPr>
          </w:p>
        </w:tc>
        <w:tc>
          <w:tcPr>
            <w:tcW w:w="3078" w:type="dxa"/>
            <w:tcMar>
              <w:top w:w="113" w:type="dxa"/>
              <w:bottom w:w="113" w:type="dxa"/>
            </w:tcMar>
          </w:tcPr>
          <w:p w14:paraId="55E87AE2">
            <w:pPr>
              <w:rPr>
                <w:rFonts w:ascii="Arial" w:hAnsi="Arial" w:cs="Arial"/>
                <w:sz w:val="20"/>
                <w:szCs w:val="20"/>
                <w:lang w:val="en-GB"/>
                <w:rPrChange w:id="2073" w:author="薛媛媛（Grace）" w:date="2025-11-18T13:55:33Z">
                  <w:rPr>
                    <w:sz w:val="20"/>
                    <w:szCs w:val="20"/>
                    <w:lang w:val="en-GB"/>
                  </w:rPr>
                </w:rPrChange>
              </w:rPr>
            </w:pPr>
          </w:p>
        </w:tc>
      </w:tr>
      <w:tr w14:paraId="2BCA6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787817A1">
            <w:pPr>
              <w:tabs>
                <w:tab w:val="left" w:pos="595"/>
              </w:tabs>
              <w:spacing w:before="120" w:line="240" w:lineRule="auto"/>
              <w:ind w:left="172"/>
              <w:rPr>
                <w:rFonts w:ascii="Arial" w:hAnsi="Arial" w:eastAsia="Times New Roman" w:cs="Arial"/>
                <w:color w:val="000000"/>
                <w:sz w:val="20"/>
                <w:szCs w:val="20"/>
                <w:lang w:val="en-GB" w:eastAsia="de-CH"/>
                <w:rPrChange w:id="2074"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075" w:author="薛媛媛（Grace）" w:date="2025-11-18T13:55:33Z">
                  <w:rPr>
                    <w:rFonts w:eastAsia="Times New Roman"/>
                    <w:color w:val="000000"/>
                    <w:sz w:val="20"/>
                    <w:szCs w:val="20"/>
                    <w:lang w:val="en-GB" w:eastAsia="de-CH"/>
                  </w:rPr>
                </w:rPrChange>
              </w:rPr>
              <w:t>(h)  the confirmation that the device meets any defined chemical and/or physical specifications.</w:t>
            </w:r>
          </w:p>
        </w:tc>
        <w:tc>
          <w:tcPr>
            <w:tcW w:w="1198" w:type="dxa"/>
            <w:shd w:val="clear" w:color="auto" w:fill="auto"/>
            <w:tcMar>
              <w:top w:w="113" w:type="dxa"/>
              <w:bottom w:w="113" w:type="dxa"/>
            </w:tcMar>
            <w:vAlign w:val="top"/>
          </w:tcPr>
          <w:p w14:paraId="3F38413C">
            <w:pPr>
              <w:rPr>
                <w:ins w:id="2076" w:author="薛媛媛（Grace）" w:date="2025-11-17T14:26:16Z"/>
                <w:rFonts w:ascii="Arial" w:hAnsi="Arial" w:cs="Arial" w:eastAsiaTheme="minorHAnsi"/>
                <w:sz w:val="20"/>
                <w:szCs w:val="20"/>
                <w:lang w:val="en-GB" w:eastAsia="en-US" w:bidi="ar-SA"/>
                <w:rPrChange w:id="2077" w:author="薛媛媛（Grace）" w:date="2025-11-18T13:55:33Z">
                  <w:rPr>
                    <w:ins w:id="2078" w:author="薛媛媛（Grace）" w:date="2025-11-17T14:26:16Z"/>
                    <w:rFonts w:ascii="Arial" w:hAnsi="Arial" w:cs="Arial" w:eastAsiaTheme="minorHAnsi"/>
                    <w:sz w:val="20"/>
                    <w:szCs w:val="20"/>
                    <w:lang w:val="en-GB" w:eastAsia="en-US" w:bidi="ar-SA"/>
                  </w:rPr>
                </w:rPrChange>
              </w:rPr>
            </w:pPr>
            <w:ins w:id="2079" w:author="薛媛媛（Grace）" w:date="2025-11-17T14:26:16Z">
              <w:r>
                <w:rPr>
                  <w:rFonts w:hint="default" w:ascii="Arial" w:hAnsi="Arial" w:cs="Arial" w:eastAsiaTheme="minorHAnsi"/>
                  <w:sz w:val="20"/>
                  <w:szCs w:val="20"/>
                  <w:lang w:val="en-GB" w:eastAsia="zh-CN"/>
                  <w:rPrChange w:id="2080"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0916304D">
            <w:pPr>
              <w:rPr>
                <w:ins w:id="2082" w:author="薛媛媛（Grace）" w:date="2025-11-17T14:26:16Z"/>
                <w:rFonts w:hint="default" w:ascii="Arial" w:hAnsi="Arial" w:eastAsia="宋体" w:cs="Arial"/>
                <w:sz w:val="20"/>
                <w:szCs w:val="20"/>
                <w:lang w:val="en-US" w:eastAsia="zh-CN"/>
                <w:rPrChange w:id="2083" w:author="薛媛媛（Grace）" w:date="2025-11-18T13:55:39Z">
                  <w:rPr>
                    <w:ins w:id="2084" w:author="薛媛媛（Grace）" w:date="2025-11-17T14:26:16Z"/>
                    <w:rFonts w:hint="default" w:eastAsia="宋体"/>
                    <w:lang w:val="en-US" w:eastAsia="zh-CN"/>
                  </w:rPr>
                </w:rPrChange>
              </w:rPr>
            </w:pPr>
            <w:ins w:id="2085" w:author="薛媛媛（Grace）" w:date="2025-11-17T14:26:16Z">
              <w:r>
                <w:rPr>
                  <w:rFonts w:hint="default" w:ascii="Arial" w:hAnsi="Arial" w:cs="Arial"/>
                  <w:sz w:val="20"/>
                  <w:szCs w:val="20"/>
                  <w:lang w:val="en-GB"/>
                  <w:rPrChange w:id="2086" w:author="薛媛媛（Grace）" w:date="2025-11-18T13:55:39Z">
                    <w:rPr>
                      <w:rFonts w:hint="eastAsia"/>
                      <w:lang w:val="en-GB"/>
                    </w:rPr>
                  </w:rPrChange>
                </w:rPr>
                <w:t>EN ISO</w:t>
              </w:r>
            </w:ins>
            <w:ins w:id="2088" w:author="薛媛媛（Grace）" w:date="2025-11-17T14:26:16Z">
              <w:r>
                <w:rPr>
                  <w:rFonts w:hint="default" w:ascii="Arial" w:hAnsi="Arial" w:eastAsia="宋体" w:cs="Arial"/>
                  <w:sz w:val="20"/>
                  <w:szCs w:val="20"/>
                  <w:lang w:val="en-US" w:eastAsia="zh-CN"/>
                  <w:rPrChange w:id="2089" w:author="薛媛媛（Grace）" w:date="2025-11-18T13:55:39Z">
                    <w:rPr>
                      <w:rFonts w:hint="eastAsia" w:eastAsia="宋体"/>
                      <w:lang w:val="en-US" w:eastAsia="zh-CN"/>
                    </w:rPr>
                  </w:rPrChange>
                </w:rPr>
                <w:t xml:space="preserve"> 10993-1</w:t>
              </w:r>
            </w:ins>
          </w:p>
          <w:p w14:paraId="4986FA91">
            <w:pPr>
              <w:rPr>
                <w:ins w:id="2091" w:author="薛媛媛（Grace）" w:date="2025-11-17T14:26:16Z"/>
                <w:rFonts w:hint="default" w:ascii="Arial" w:hAnsi="Arial" w:eastAsia="宋体" w:cs="Arial"/>
                <w:sz w:val="20"/>
                <w:szCs w:val="20"/>
                <w:lang w:val="en-US" w:eastAsia="zh-CN"/>
                <w:rPrChange w:id="2092" w:author="薛媛媛（Grace）" w:date="2025-11-18T13:55:39Z">
                  <w:rPr>
                    <w:ins w:id="2093" w:author="薛媛媛（Grace）" w:date="2025-11-17T14:26:16Z"/>
                    <w:rFonts w:hint="default" w:eastAsia="宋体"/>
                    <w:lang w:val="en-US" w:eastAsia="zh-CN"/>
                  </w:rPr>
                </w:rPrChange>
              </w:rPr>
            </w:pPr>
            <w:ins w:id="2094" w:author="薛媛媛（Grace）" w:date="2025-11-17T14:26:16Z">
              <w:r>
                <w:rPr>
                  <w:rFonts w:hint="default" w:ascii="Arial" w:hAnsi="Arial" w:cs="Arial"/>
                  <w:sz w:val="20"/>
                  <w:szCs w:val="20"/>
                  <w:lang w:val="en-GB"/>
                  <w:rPrChange w:id="2095" w:author="薛媛媛（Grace）" w:date="2025-11-18T13:55:39Z">
                    <w:rPr>
                      <w:rFonts w:hint="eastAsia"/>
                      <w:lang w:val="en-GB"/>
                    </w:rPr>
                  </w:rPrChange>
                </w:rPr>
                <w:t>EN ISO</w:t>
              </w:r>
            </w:ins>
            <w:ins w:id="2097" w:author="薛媛媛（Grace）" w:date="2025-11-17T14:26:16Z">
              <w:r>
                <w:rPr>
                  <w:rFonts w:hint="default" w:ascii="Arial" w:hAnsi="Arial" w:eastAsia="宋体" w:cs="Arial"/>
                  <w:sz w:val="20"/>
                  <w:szCs w:val="20"/>
                  <w:lang w:val="en-US" w:eastAsia="zh-CN"/>
                  <w:rPrChange w:id="2098" w:author="薛媛媛（Grace）" w:date="2025-11-18T13:55:39Z">
                    <w:rPr>
                      <w:rFonts w:hint="eastAsia" w:eastAsia="宋体"/>
                      <w:lang w:val="en-US" w:eastAsia="zh-CN"/>
                    </w:rPr>
                  </w:rPrChange>
                </w:rPr>
                <w:t xml:space="preserve"> 10993-5</w:t>
              </w:r>
            </w:ins>
          </w:p>
          <w:p w14:paraId="7249EB6D">
            <w:pPr>
              <w:rPr>
                <w:ins w:id="2100" w:author="薛媛媛（Grace）" w:date="2025-11-17T14:26:16Z"/>
                <w:rFonts w:hint="default" w:ascii="Arial" w:hAnsi="Arial" w:eastAsia="宋体" w:cs="Arial"/>
                <w:sz w:val="20"/>
                <w:szCs w:val="20"/>
                <w:lang w:val="en-US" w:eastAsia="zh-CN"/>
                <w:rPrChange w:id="2101" w:author="薛媛媛（Grace）" w:date="2025-11-18T13:55:39Z">
                  <w:rPr>
                    <w:ins w:id="2102" w:author="薛媛媛（Grace）" w:date="2025-11-17T14:26:16Z"/>
                    <w:rFonts w:hint="default" w:eastAsia="宋体"/>
                    <w:lang w:val="en-US" w:eastAsia="zh-CN"/>
                  </w:rPr>
                </w:rPrChange>
              </w:rPr>
            </w:pPr>
            <w:ins w:id="2103" w:author="薛媛媛（Grace）" w:date="2025-11-17T14:26:16Z">
              <w:r>
                <w:rPr>
                  <w:rFonts w:hint="default" w:ascii="Arial" w:hAnsi="Arial" w:cs="Arial"/>
                  <w:sz w:val="20"/>
                  <w:szCs w:val="20"/>
                  <w:lang w:val="en-GB"/>
                  <w:rPrChange w:id="2104" w:author="薛媛媛（Grace）" w:date="2025-11-18T13:55:39Z">
                    <w:rPr>
                      <w:rFonts w:hint="eastAsia"/>
                      <w:lang w:val="en-GB"/>
                    </w:rPr>
                  </w:rPrChange>
                </w:rPr>
                <w:t>EN ISO</w:t>
              </w:r>
            </w:ins>
            <w:ins w:id="2106" w:author="薛媛媛（Grace）" w:date="2025-11-17T14:26:16Z">
              <w:r>
                <w:rPr>
                  <w:rFonts w:hint="default" w:ascii="Arial" w:hAnsi="Arial" w:eastAsia="宋体" w:cs="Arial"/>
                  <w:sz w:val="20"/>
                  <w:szCs w:val="20"/>
                  <w:lang w:val="en-US" w:eastAsia="zh-CN"/>
                  <w:rPrChange w:id="2107" w:author="薛媛媛（Grace）" w:date="2025-11-18T13:55:39Z">
                    <w:rPr>
                      <w:rFonts w:hint="eastAsia" w:eastAsia="宋体"/>
                      <w:lang w:val="en-US" w:eastAsia="zh-CN"/>
                    </w:rPr>
                  </w:rPrChange>
                </w:rPr>
                <w:t xml:space="preserve"> 10993-10</w:t>
              </w:r>
            </w:ins>
          </w:p>
          <w:p w14:paraId="1BD69BE5">
            <w:pPr>
              <w:rPr>
                <w:ins w:id="2109" w:author="薛媛媛（Grace）" w:date="2025-11-17T14:26:16Z"/>
                <w:rFonts w:hint="default" w:ascii="Arial" w:hAnsi="Arial" w:eastAsia="宋体" w:cs="Arial"/>
                <w:sz w:val="20"/>
                <w:szCs w:val="20"/>
                <w:lang w:val="en-US" w:eastAsia="zh-CN"/>
                <w:rPrChange w:id="2110" w:author="薛媛媛（Grace）" w:date="2025-11-18T13:55:39Z">
                  <w:rPr>
                    <w:ins w:id="2111" w:author="薛媛媛（Grace）" w:date="2025-11-17T14:26:16Z"/>
                    <w:rFonts w:hint="default" w:eastAsia="宋体"/>
                    <w:lang w:val="en-US" w:eastAsia="zh-CN"/>
                  </w:rPr>
                </w:rPrChange>
              </w:rPr>
            </w:pPr>
            <w:ins w:id="2112" w:author="薛媛媛（Grace）" w:date="2025-11-17T14:26:16Z">
              <w:r>
                <w:rPr>
                  <w:rFonts w:hint="default" w:ascii="Arial" w:hAnsi="Arial" w:cs="Arial"/>
                  <w:sz w:val="20"/>
                  <w:szCs w:val="20"/>
                  <w:lang w:val="en-GB"/>
                  <w:rPrChange w:id="2113" w:author="薛媛媛（Grace）" w:date="2025-11-18T13:55:39Z">
                    <w:rPr>
                      <w:rFonts w:hint="eastAsia"/>
                      <w:lang w:val="en-GB"/>
                    </w:rPr>
                  </w:rPrChange>
                </w:rPr>
                <w:t>EN ISO</w:t>
              </w:r>
            </w:ins>
            <w:ins w:id="2115" w:author="薛媛媛（Grace）" w:date="2025-11-17T14:26:16Z">
              <w:r>
                <w:rPr>
                  <w:rFonts w:hint="default" w:ascii="Arial" w:hAnsi="Arial" w:eastAsia="宋体" w:cs="Arial"/>
                  <w:sz w:val="20"/>
                  <w:szCs w:val="20"/>
                  <w:lang w:val="en-US" w:eastAsia="zh-CN"/>
                  <w:rPrChange w:id="2116" w:author="薛媛媛（Grace）" w:date="2025-11-18T13:55:39Z">
                    <w:rPr>
                      <w:rFonts w:hint="eastAsia" w:eastAsia="宋体"/>
                      <w:lang w:val="en-US" w:eastAsia="zh-CN"/>
                    </w:rPr>
                  </w:rPrChange>
                </w:rPr>
                <w:t xml:space="preserve"> 10993-23</w:t>
              </w:r>
            </w:ins>
          </w:p>
          <w:p w14:paraId="36437FD9">
            <w:pPr>
              <w:rPr>
                <w:ins w:id="2118" w:author="薛媛媛（Grace）" w:date="2025-11-17T14:26:26Z"/>
                <w:rFonts w:hint="default" w:ascii="Arial" w:hAnsi="Arial" w:cs="Arial" w:eastAsiaTheme="minorHAnsi"/>
                <w:sz w:val="20"/>
                <w:szCs w:val="20"/>
                <w:lang w:val="en-GB" w:eastAsia="zh-CN"/>
                <w:rPrChange w:id="2119" w:author="薛媛媛（Grace）" w:date="2025-11-18T13:55:39Z">
                  <w:rPr>
                    <w:ins w:id="2120" w:author="薛媛媛（Grace）" w:date="2025-11-17T14:26:26Z"/>
                    <w:rFonts w:hint="eastAsia" w:eastAsiaTheme="minorHAnsi"/>
                    <w:sz w:val="22"/>
                    <w:szCs w:val="22"/>
                    <w:lang w:val="en-GB" w:eastAsia="zh-CN"/>
                  </w:rPr>
                </w:rPrChange>
              </w:rPr>
            </w:pPr>
            <w:ins w:id="2121" w:author="薛媛媛（Grace）" w:date="2025-11-17T14:26:26Z">
              <w:r>
                <w:rPr>
                  <w:rFonts w:hint="default" w:ascii="Arial" w:hAnsi="Arial" w:cs="Arial" w:eastAsiaTheme="minorHAnsi"/>
                  <w:sz w:val="20"/>
                  <w:szCs w:val="20"/>
                  <w:lang w:val="en-GB" w:eastAsia="zh-CN"/>
                  <w:rPrChange w:id="2122" w:author="薛媛媛（Grace）" w:date="2025-11-18T13:55:39Z">
                    <w:rPr>
                      <w:rFonts w:hint="eastAsia" w:eastAsiaTheme="minorHAnsi"/>
                      <w:sz w:val="22"/>
                      <w:szCs w:val="22"/>
                      <w:lang w:val="en-GB" w:eastAsia="zh-CN"/>
                    </w:rPr>
                  </w:rPrChange>
                </w:rPr>
                <w:t>EN ISO 11608-1</w:t>
              </w:r>
            </w:ins>
          </w:p>
          <w:p w14:paraId="0737C75D">
            <w:pPr>
              <w:rPr>
                <w:ins w:id="2124" w:author="薛媛媛（Grace）" w:date="2025-11-17T14:26:26Z"/>
                <w:rFonts w:hint="default" w:ascii="Arial" w:hAnsi="Arial" w:cs="Arial"/>
                <w:sz w:val="20"/>
                <w:szCs w:val="20"/>
                <w:lang w:val="en-GB"/>
                <w:rPrChange w:id="2125" w:author="薛媛媛（Grace）" w:date="2025-11-18T13:55:39Z">
                  <w:rPr>
                    <w:ins w:id="2126" w:author="薛媛媛（Grace）" w:date="2025-11-17T14:26:26Z"/>
                    <w:rFonts w:hint="eastAsia"/>
                    <w:lang w:val="en-GB"/>
                  </w:rPr>
                </w:rPrChange>
              </w:rPr>
            </w:pPr>
            <w:ins w:id="2127" w:author="薛媛媛（Grace）" w:date="2025-11-17T14:26:26Z">
              <w:r>
                <w:rPr>
                  <w:rFonts w:hint="default" w:ascii="Arial" w:hAnsi="Arial" w:cs="Arial"/>
                  <w:sz w:val="20"/>
                  <w:szCs w:val="20"/>
                  <w:lang w:val="en-GB"/>
                  <w:rPrChange w:id="2128" w:author="薛媛媛（Grace）" w:date="2025-11-18T13:55:39Z">
                    <w:rPr>
                      <w:rFonts w:hint="eastAsia"/>
                      <w:lang w:val="en-GB"/>
                    </w:rPr>
                  </w:rPrChange>
                </w:rPr>
                <w:t>EN ISO 11608-5</w:t>
              </w:r>
            </w:ins>
          </w:p>
          <w:p w14:paraId="68B7EDC9">
            <w:pPr>
              <w:rPr>
                <w:ins w:id="2130" w:author="薛媛媛（Grace）" w:date="2025-11-17T14:26:26Z"/>
                <w:rFonts w:hint="default" w:ascii="Arial" w:hAnsi="Arial" w:cs="Arial"/>
                <w:sz w:val="20"/>
                <w:szCs w:val="20"/>
                <w:lang w:val="en-GB"/>
                <w:rPrChange w:id="2131" w:author="薛媛媛（Grace）" w:date="2025-11-18T13:55:39Z">
                  <w:rPr>
                    <w:ins w:id="2132" w:author="薛媛媛（Grace）" w:date="2025-11-17T14:26:26Z"/>
                    <w:rFonts w:hint="eastAsia"/>
                    <w:lang w:val="en-GB"/>
                  </w:rPr>
                </w:rPrChange>
              </w:rPr>
            </w:pPr>
            <w:ins w:id="2133" w:author="薛媛媛（Grace）" w:date="2025-11-17T14:26:26Z">
              <w:r>
                <w:rPr>
                  <w:rFonts w:hint="default" w:ascii="Arial" w:hAnsi="Arial" w:cs="Arial"/>
                  <w:sz w:val="20"/>
                  <w:szCs w:val="20"/>
                  <w:lang w:val="en-GB"/>
                  <w:rPrChange w:id="2134" w:author="薛媛媛（Grace）" w:date="2025-11-18T13:55:39Z">
                    <w:rPr>
                      <w:rFonts w:hint="eastAsia"/>
                      <w:lang w:val="en-GB"/>
                    </w:rPr>
                  </w:rPrChange>
                </w:rPr>
                <w:t>EN ISO 23908</w:t>
              </w:r>
            </w:ins>
          </w:p>
          <w:p w14:paraId="4E16DFED">
            <w:pPr>
              <w:rPr>
                <w:ins w:id="2136" w:author="薛媛媛（Grace）" w:date="2025-11-17T14:26:16Z"/>
                <w:rFonts w:ascii="Arial" w:hAnsi="Arial" w:cs="Arial" w:eastAsiaTheme="minorHAnsi"/>
                <w:sz w:val="20"/>
                <w:szCs w:val="20"/>
                <w:lang w:val="en-GB" w:eastAsia="en-US" w:bidi="ar-SA"/>
                <w:rPrChange w:id="2137" w:author="薛媛媛（Grace）" w:date="2025-11-18T13:55:33Z">
                  <w:rPr>
                    <w:ins w:id="2138" w:author="薛媛媛（Grace）" w:date="2025-11-17T14:26:16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31D9D87A">
            <w:pPr>
              <w:rPr>
                <w:ins w:id="2139" w:author="薛媛媛（Grace）" w:date="2025-11-17T14:26:16Z"/>
                <w:rFonts w:hint="default" w:ascii="Arial" w:hAnsi="Arial" w:cs="Arial" w:eastAsiaTheme="minorEastAsia"/>
                <w:color w:val="auto"/>
                <w:sz w:val="20"/>
                <w:szCs w:val="20"/>
                <w:lang w:val="en-US" w:eastAsia="zh-CN"/>
                <w:rPrChange w:id="2140" w:author="薛媛媛（Grace）" w:date="2025-11-18T13:55:39Z">
                  <w:rPr>
                    <w:ins w:id="2141" w:author="薛媛媛（Grace）" w:date="2025-11-17T14:26:16Z"/>
                    <w:rFonts w:hint="eastAsia" w:cs="Arial" w:eastAsiaTheme="minorEastAsia"/>
                    <w:color w:val="auto"/>
                    <w:sz w:val="22"/>
                    <w:szCs w:val="22"/>
                    <w:lang w:val="en-US" w:eastAsia="zh-CN"/>
                  </w:rPr>
                </w:rPrChange>
              </w:rPr>
            </w:pPr>
            <w:ins w:id="2142" w:author="薛媛媛（Grace）" w:date="2025-11-17T14:26:16Z">
              <w:r>
                <w:rPr>
                  <w:rFonts w:hint="default" w:ascii="Arial" w:hAnsi="Arial" w:cs="Arial" w:eastAsiaTheme="minorEastAsia"/>
                  <w:color w:val="auto"/>
                  <w:sz w:val="20"/>
                  <w:szCs w:val="20"/>
                  <w:lang w:val="en-US" w:eastAsia="zh-CN"/>
                  <w:rPrChange w:id="2143" w:author="薛媛媛（Grace）" w:date="2025-11-18T13:55:39Z">
                    <w:rPr>
                      <w:rFonts w:hint="eastAsia" w:cs="Arial" w:eastAsiaTheme="minorEastAsia"/>
                      <w:color w:val="auto"/>
                      <w:sz w:val="22"/>
                      <w:szCs w:val="22"/>
                      <w:lang w:val="en-US" w:eastAsia="zh-CN"/>
                    </w:rPr>
                  </w:rPrChange>
                </w:rPr>
                <w:t>Biological evaluation plan and assessment report</w:t>
              </w:r>
            </w:ins>
          </w:p>
          <w:p w14:paraId="16F87160">
            <w:pPr>
              <w:rPr>
                <w:ins w:id="2145" w:author="薛媛媛（Grace）" w:date="2025-11-17T14:26:56Z"/>
                <w:rFonts w:hint="default" w:ascii="Arial" w:hAnsi="Arial" w:cs="Arial" w:eastAsiaTheme="minorEastAsia"/>
                <w:color w:val="auto"/>
                <w:sz w:val="20"/>
                <w:szCs w:val="20"/>
                <w:rPrChange w:id="2146" w:author="薛媛媛（Grace）" w:date="2025-11-18T13:55:39Z">
                  <w:rPr>
                    <w:ins w:id="2147" w:author="薛媛媛（Grace）" w:date="2025-11-17T14:26:56Z"/>
                    <w:rFonts w:hint="default" w:ascii="Arial" w:hAnsi="Arial" w:cs="Arial" w:eastAsiaTheme="minorEastAsia"/>
                    <w:color w:val="auto"/>
                    <w:sz w:val="22"/>
                    <w:szCs w:val="22"/>
                  </w:rPr>
                </w:rPrChange>
              </w:rPr>
            </w:pPr>
            <w:ins w:id="2148" w:author="薛媛媛（Grace）" w:date="2025-11-17T14:26:42Z">
              <w:r>
                <w:rPr>
                  <w:rFonts w:hint="default" w:ascii="Arial" w:hAnsi="Arial" w:cs="Arial" w:eastAsiaTheme="minorEastAsia"/>
                  <w:color w:val="auto"/>
                  <w:sz w:val="20"/>
                  <w:szCs w:val="20"/>
                  <w:rPrChange w:id="2149" w:author="薛媛媛（Grace）" w:date="2025-11-18T13:55:39Z">
                    <w:rPr>
                      <w:rFonts w:hint="default" w:ascii="Arial" w:hAnsi="Arial" w:cs="Arial" w:eastAsiaTheme="minorEastAsia"/>
                      <w:color w:val="auto"/>
                      <w:sz w:val="22"/>
                      <w:szCs w:val="22"/>
                    </w:rPr>
                  </w:rPrChange>
                </w:rPr>
                <w:t>Material Review Report</w:t>
              </w:r>
            </w:ins>
          </w:p>
          <w:p w14:paraId="35FBE339">
            <w:pPr>
              <w:rPr>
                <w:ins w:id="2151" w:author="薛媛媛（Grace）" w:date="2025-11-17T14:26:56Z"/>
                <w:rFonts w:hint="default" w:ascii="Arial" w:hAnsi="Arial" w:cs="Arial" w:eastAsiaTheme="minorEastAsia"/>
                <w:color w:val="auto"/>
                <w:sz w:val="20"/>
                <w:szCs w:val="20"/>
                <w:lang w:val="en-GB" w:eastAsia="zh-TW"/>
                <w:rPrChange w:id="2152" w:author="薛媛媛（Grace）" w:date="2025-11-18T13:55:39Z">
                  <w:rPr>
                    <w:ins w:id="2153" w:author="薛媛媛（Grace）" w:date="2025-11-17T14:26:56Z"/>
                    <w:rFonts w:hint="default" w:ascii="Arial" w:hAnsi="Arial" w:cs="Arial" w:eastAsiaTheme="minorEastAsia"/>
                    <w:color w:val="auto"/>
                    <w:sz w:val="22"/>
                    <w:szCs w:val="22"/>
                    <w:lang w:val="en-GB" w:eastAsia="zh-TW"/>
                  </w:rPr>
                </w:rPrChange>
              </w:rPr>
            </w:pPr>
            <w:ins w:id="2154" w:author="薛媛媛（Grace）" w:date="2025-11-17T14:26:56Z">
              <w:r>
                <w:rPr>
                  <w:rFonts w:hint="default" w:ascii="Arial" w:hAnsi="Arial" w:cs="Arial" w:eastAsiaTheme="minorEastAsia"/>
                  <w:color w:val="auto"/>
                  <w:sz w:val="20"/>
                  <w:szCs w:val="20"/>
                  <w:lang w:val="en-GB" w:eastAsia="zh-TW"/>
                  <w:rPrChange w:id="2155" w:author="薛媛媛（Grace）" w:date="2025-11-18T13:55:39Z">
                    <w:rPr>
                      <w:rFonts w:hint="default" w:ascii="Arial" w:hAnsi="Arial" w:cs="Arial" w:eastAsiaTheme="minorEastAsia"/>
                      <w:color w:val="auto"/>
                      <w:sz w:val="22"/>
                      <w:szCs w:val="22"/>
                      <w:lang w:val="en-GB" w:eastAsia="zh-TW"/>
                    </w:rPr>
                  </w:rPrChange>
                </w:rPr>
                <w:t>Design verification test report</w:t>
              </w:r>
            </w:ins>
          </w:p>
          <w:p w14:paraId="7ABD9E8B">
            <w:pPr>
              <w:rPr>
                <w:ins w:id="2157" w:author="薛媛媛（Grace）" w:date="2025-11-17T14:26:16Z"/>
                <w:rFonts w:hint="default" w:ascii="Arial" w:hAnsi="Arial" w:cs="Arial" w:eastAsiaTheme="minorEastAsia"/>
                <w:color w:val="auto"/>
                <w:sz w:val="20"/>
                <w:szCs w:val="20"/>
                <w:lang w:val="en-GB" w:eastAsia="en-US"/>
                <w:rPrChange w:id="2158" w:author="薛媛媛（Grace）" w:date="2025-11-18T13:55:39Z">
                  <w:rPr>
                    <w:ins w:id="2159" w:author="薛媛媛（Grace）" w:date="2025-11-17T14:26:16Z"/>
                    <w:rFonts w:hint="default" w:ascii="Arial" w:hAnsi="Arial" w:cs="Arial" w:eastAsiaTheme="minorEastAsia"/>
                    <w:color w:val="auto"/>
                    <w:sz w:val="22"/>
                    <w:szCs w:val="22"/>
                    <w:lang w:val="en-GB" w:eastAsia="en-US"/>
                  </w:rPr>
                </w:rPrChange>
              </w:rPr>
            </w:pPr>
          </w:p>
        </w:tc>
        <w:tc>
          <w:tcPr>
            <w:tcW w:w="3078" w:type="dxa"/>
            <w:tcMar>
              <w:top w:w="113" w:type="dxa"/>
              <w:bottom w:w="113" w:type="dxa"/>
            </w:tcMar>
          </w:tcPr>
          <w:p w14:paraId="68560A15">
            <w:pPr>
              <w:rPr>
                <w:rFonts w:ascii="Arial" w:hAnsi="Arial" w:cs="Arial"/>
                <w:sz w:val="20"/>
                <w:szCs w:val="20"/>
                <w:lang w:val="en-GB"/>
                <w:rPrChange w:id="2160" w:author="薛媛媛（Grace）" w:date="2025-11-18T13:55:33Z">
                  <w:rPr>
                    <w:sz w:val="20"/>
                    <w:szCs w:val="20"/>
                    <w:lang w:val="en-GB"/>
                  </w:rPr>
                </w:rPrChange>
              </w:rPr>
            </w:pPr>
          </w:p>
        </w:tc>
      </w:tr>
      <w:tr w14:paraId="2F005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17701B4E">
            <w:pPr>
              <w:tabs>
                <w:tab w:val="left" w:pos="595"/>
              </w:tabs>
              <w:spacing w:before="120" w:line="240" w:lineRule="auto"/>
              <w:rPr>
                <w:rFonts w:ascii="Arial" w:hAnsi="Arial" w:eastAsia="Times New Roman" w:cs="Arial"/>
                <w:color w:val="000000"/>
                <w:sz w:val="20"/>
                <w:szCs w:val="20"/>
                <w:lang w:val="en-GB" w:eastAsia="de-CH"/>
                <w:rPrChange w:id="2161"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162" w:author="薛媛媛（Grace）" w:date="2025-11-18T13:55:33Z">
                  <w:rPr>
                    <w:rFonts w:eastAsia="Times New Roman"/>
                    <w:color w:val="000000"/>
                    <w:sz w:val="20"/>
                    <w:szCs w:val="20"/>
                    <w:lang w:val="en-GB" w:eastAsia="de-CH"/>
                  </w:rPr>
                </w:rPrChange>
              </w:rPr>
              <w:t>10.2.</w:t>
            </w:r>
            <w:r>
              <w:rPr>
                <w:rFonts w:ascii="Arial" w:hAnsi="Arial" w:eastAsia="Times New Roman" w:cs="Arial"/>
                <w:color w:val="000000"/>
                <w:sz w:val="20"/>
                <w:szCs w:val="20"/>
                <w:lang w:val="en-GB" w:eastAsia="de-CH"/>
                <w:rPrChange w:id="2163" w:author="薛媛媛（Grace）" w:date="2025-11-18T13:55:33Z">
                  <w:rPr>
                    <w:rFonts w:eastAsia="Times New Roman"/>
                    <w:color w:val="000000"/>
                    <w:sz w:val="20"/>
                    <w:szCs w:val="20"/>
                    <w:lang w:val="en-GB" w:eastAsia="de-CH"/>
                  </w:rPr>
                </w:rPrChange>
              </w:rPr>
              <w:tab/>
            </w:r>
            <w:r>
              <w:rPr>
                <w:rFonts w:ascii="Arial" w:hAnsi="Arial" w:eastAsia="Times New Roman" w:cs="Arial"/>
                <w:color w:val="000000"/>
                <w:sz w:val="20"/>
                <w:szCs w:val="20"/>
                <w:lang w:val="en-GB" w:eastAsia="de-CH"/>
                <w:rPrChange w:id="2164" w:author="薛媛媛（Grace）" w:date="2025-11-18T13:55:33Z">
                  <w:rPr>
                    <w:rFonts w:eastAsia="Times New Roman"/>
                    <w:color w:val="000000"/>
                    <w:sz w:val="20"/>
                    <w:szCs w:val="20"/>
                    <w:lang w:val="en-GB" w:eastAsia="de-CH"/>
                  </w:rPr>
                </w:rPrChange>
              </w:rPr>
              <w:t>Devices shall be designed, manufactured and packaged in such a way as to minimise the risk posed by contaminants and residues to patients, taking account of the intended purpose of the device, and to the persons involved in the transport, storage and use of the devices. Particular attention shall be paid to tissues exposed to those contaminants and residues and to the duration and frequency of exposure.</w:t>
            </w:r>
          </w:p>
        </w:tc>
        <w:tc>
          <w:tcPr>
            <w:tcW w:w="1198" w:type="dxa"/>
            <w:tcMar>
              <w:top w:w="113" w:type="dxa"/>
              <w:bottom w:w="113" w:type="dxa"/>
            </w:tcMar>
          </w:tcPr>
          <w:p w14:paraId="2DAD389B">
            <w:pPr>
              <w:rPr>
                <w:rFonts w:ascii="Arial" w:hAnsi="Arial" w:cs="Arial"/>
                <w:sz w:val="20"/>
                <w:szCs w:val="20"/>
                <w:lang w:val="en-GB"/>
                <w:rPrChange w:id="2165" w:author="薛媛媛（Grace）" w:date="2025-11-18T13:55:33Z">
                  <w:rPr>
                    <w:sz w:val="20"/>
                    <w:szCs w:val="20"/>
                    <w:lang w:val="en-GB"/>
                  </w:rPr>
                </w:rPrChange>
              </w:rPr>
            </w:pPr>
            <w:ins w:id="2166" w:author="薛媛媛（Grace）" w:date="2025-11-17T14:35:07Z">
              <w:r>
                <w:rPr>
                  <w:rFonts w:hint="default" w:ascii="Arial" w:hAnsi="Arial" w:cs="Arial" w:eastAsiaTheme="minorHAnsi"/>
                  <w:sz w:val="20"/>
                  <w:szCs w:val="20"/>
                  <w:lang w:val="en-GB" w:eastAsia="zh-CN"/>
                  <w:rPrChange w:id="2167" w:author="薛媛媛（Grace）" w:date="2025-11-18T13:55:39Z">
                    <w:rPr>
                      <w:rFonts w:hint="eastAsia" w:eastAsiaTheme="minorHAnsi"/>
                      <w:sz w:val="22"/>
                      <w:szCs w:val="22"/>
                      <w:lang w:val="en-GB" w:eastAsia="zh-CN"/>
                    </w:rPr>
                  </w:rPrChange>
                </w:rPr>
                <w:t>Yes</w:t>
              </w:r>
            </w:ins>
          </w:p>
        </w:tc>
        <w:tc>
          <w:tcPr>
            <w:tcW w:w="3078" w:type="dxa"/>
            <w:tcMar>
              <w:top w:w="113" w:type="dxa"/>
              <w:bottom w:w="113" w:type="dxa"/>
            </w:tcMar>
          </w:tcPr>
          <w:p w14:paraId="2F7E2AA5">
            <w:pPr>
              <w:rPr>
                <w:ins w:id="2169" w:author="薛媛媛（Grace）" w:date="2025-11-17T14:35:03Z"/>
                <w:rFonts w:hint="default" w:ascii="Arial" w:hAnsi="Arial" w:cs="Arial"/>
                <w:sz w:val="20"/>
                <w:szCs w:val="20"/>
                <w:lang w:val="en-GB"/>
                <w:rPrChange w:id="2170" w:author="薛媛媛（Grace）" w:date="2025-11-18T13:55:33Z">
                  <w:rPr>
                    <w:ins w:id="2171" w:author="薛媛媛（Grace）" w:date="2025-11-17T14:35:03Z"/>
                    <w:rFonts w:hint="eastAsia"/>
                    <w:sz w:val="20"/>
                    <w:szCs w:val="20"/>
                    <w:lang w:val="en-GB"/>
                  </w:rPr>
                </w:rPrChange>
              </w:rPr>
            </w:pPr>
            <w:ins w:id="2172" w:author="薛媛媛（Grace）" w:date="2025-11-17T14:35:03Z">
              <w:r>
                <w:rPr>
                  <w:rFonts w:hint="default" w:ascii="Arial" w:hAnsi="Arial" w:cs="Arial"/>
                  <w:sz w:val="20"/>
                  <w:szCs w:val="20"/>
                  <w:lang w:val="en-GB"/>
                  <w:rPrChange w:id="2173" w:author="薛媛媛（Grace）" w:date="2025-11-18T13:55:33Z">
                    <w:rPr>
                      <w:rFonts w:hint="eastAsia"/>
                      <w:sz w:val="20"/>
                      <w:szCs w:val="20"/>
                      <w:lang w:val="en-GB"/>
                    </w:rPr>
                  </w:rPrChange>
                </w:rPr>
                <w:t>ASTM D4169</w:t>
              </w:r>
            </w:ins>
          </w:p>
          <w:p w14:paraId="19801AE0">
            <w:pPr>
              <w:rPr>
                <w:rFonts w:ascii="Arial" w:hAnsi="Arial" w:cs="Arial"/>
                <w:sz w:val="20"/>
                <w:szCs w:val="20"/>
                <w:lang w:val="en-GB"/>
                <w:rPrChange w:id="2175" w:author="薛媛媛（Grace）" w:date="2025-11-18T13:55:33Z">
                  <w:rPr>
                    <w:sz w:val="20"/>
                    <w:szCs w:val="20"/>
                    <w:lang w:val="en-GB"/>
                  </w:rPr>
                </w:rPrChange>
              </w:rPr>
            </w:pPr>
            <w:ins w:id="2176" w:author="薛媛媛（Grace）" w:date="2025-11-17T14:35:03Z">
              <w:r>
                <w:rPr>
                  <w:rFonts w:hint="default" w:ascii="Arial" w:hAnsi="Arial" w:cs="Arial"/>
                  <w:sz w:val="20"/>
                  <w:szCs w:val="20"/>
                  <w:lang w:val="en-GB"/>
                  <w:rPrChange w:id="2177" w:author="薛媛媛（Grace）" w:date="2025-11-18T13:55:33Z">
                    <w:rPr>
                      <w:rFonts w:hint="eastAsia"/>
                      <w:sz w:val="20"/>
                      <w:szCs w:val="20"/>
                      <w:lang w:val="en-GB"/>
                    </w:rPr>
                  </w:rPrChange>
                </w:rPr>
                <w:t>EN ISO 14971：2019</w:t>
              </w:r>
            </w:ins>
          </w:p>
        </w:tc>
        <w:tc>
          <w:tcPr>
            <w:tcW w:w="3078" w:type="dxa"/>
            <w:tcMar>
              <w:top w:w="113" w:type="dxa"/>
              <w:bottom w:w="113" w:type="dxa"/>
            </w:tcMar>
          </w:tcPr>
          <w:p w14:paraId="5D3E7645">
            <w:pPr>
              <w:rPr>
                <w:ins w:id="2179" w:author="薛媛媛（Grace）" w:date="2025-11-17T14:37:24Z"/>
                <w:rFonts w:ascii="Arial" w:hAnsi="Arial" w:cs="Arial"/>
                <w:sz w:val="20"/>
                <w:szCs w:val="20"/>
                <w:rPrChange w:id="2180" w:author="薛媛媛（Grace）" w:date="2025-11-18T13:55:39Z">
                  <w:rPr>
                    <w:ins w:id="2181" w:author="薛媛媛（Grace）" w:date="2025-11-17T14:37:24Z"/>
                  </w:rPr>
                </w:rPrChange>
              </w:rPr>
            </w:pPr>
            <w:ins w:id="2182" w:author="薛媛媛（Grace）" w:date="2025-11-17T14:37:05Z">
              <w:commentRangeStart w:id="7"/>
              <w:r>
                <w:rPr>
                  <w:rFonts w:hint="default" w:ascii="Arial" w:hAnsi="Arial" w:eastAsia="宋体" w:cs="Arial"/>
                  <w:sz w:val="20"/>
                  <w:szCs w:val="20"/>
                  <w:lang w:val="en-US" w:eastAsia="zh-CN"/>
                  <w:rPrChange w:id="2183" w:author="薛媛媛（Grace）" w:date="2025-11-18T13:55:33Z">
                    <w:rPr>
                      <w:rFonts w:hint="eastAsia" w:eastAsia="宋体"/>
                      <w:sz w:val="20"/>
                      <w:szCs w:val="20"/>
                      <w:lang w:val="en-US" w:eastAsia="zh-CN"/>
                    </w:rPr>
                  </w:rPrChange>
                </w:rPr>
                <w:t>Shipping Test Report</w:t>
              </w:r>
              <w:commentRangeEnd w:id="7"/>
            </w:ins>
            <w:ins w:id="2185" w:author="薛媛媛（Grace）" w:date="2025-11-17T14:37:05Z">
              <w:r>
                <w:rPr>
                  <w:rFonts w:ascii="Arial" w:hAnsi="Arial" w:cs="Arial"/>
                  <w:sz w:val="20"/>
                  <w:szCs w:val="20"/>
                  <w:rPrChange w:id="2186" w:author="薛媛媛（Grace）" w:date="2025-11-18T13:55:39Z">
                    <w:rPr/>
                  </w:rPrChange>
                </w:rPr>
                <w:commentReference w:id="7"/>
              </w:r>
            </w:ins>
          </w:p>
          <w:p w14:paraId="42953F6E">
            <w:pPr>
              <w:rPr>
                <w:ins w:id="2188" w:author="薛媛媛（Grace）" w:date="2025-11-17T14:37:25Z"/>
                <w:rFonts w:hint="default" w:ascii="Arial" w:hAnsi="Arial" w:cs="Arial"/>
                <w:sz w:val="20"/>
                <w:szCs w:val="20"/>
                <w:lang w:val="en-GB" w:eastAsia="zh-CN"/>
                <w:rPrChange w:id="2189" w:author="薛媛媛（Grace）" w:date="2025-11-18T13:55:39Z">
                  <w:rPr>
                    <w:ins w:id="2190" w:author="薛媛媛（Grace）" w:date="2025-11-17T14:37:25Z"/>
                    <w:rFonts w:hint="eastAsia" w:ascii="Arial" w:hAnsi="Arial" w:cs="Arial"/>
                    <w:sz w:val="22"/>
                    <w:szCs w:val="22"/>
                    <w:lang w:val="en-GB" w:eastAsia="zh-CN"/>
                  </w:rPr>
                </w:rPrChange>
              </w:rPr>
            </w:pPr>
            <w:ins w:id="2191" w:author="薛媛媛（Grace）" w:date="2025-11-17T14:37:25Z">
              <w:r>
                <w:rPr>
                  <w:rFonts w:hint="default" w:ascii="Arial" w:hAnsi="Arial" w:cs="Arial" w:eastAsiaTheme="minorHAnsi"/>
                  <w:sz w:val="20"/>
                  <w:szCs w:val="20"/>
                  <w:lang w:val="en-GB" w:eastAsia="zh-CN"/>
                  <w:rPrChange w:id="2192" w:author="薛媛媛（Grace）" w:date="2025-11-18T13:55:39Z">
                    <w:rPr>
                      <w:rFonts w:hint="eastAsia" w:ascii="Arial" w:hAnsi="Arial" w:cs="Arial" w:eastAsiaTheme="minorHAnsi"/>
                      <w:sz w:val="22"/>
                      <w:szCs w:val="22"/>
                      <w:lang w:val="en-GB" w:eastAsia="zh-CN"/>
                    </w:rPr>
                  </w:rPrChange>
                </w:rPr>
                <w:t>Risk Management Report</w:t>
              </w:r>
            </w:ins>
          </w:p>
          <w:p w14:paraId="64175406">
            <w:pPr>
              <w:rPr>
                <w:rFonts w:ascii="Arial" w:hAnsi="Arial" w:cs="Arial"/>
                <w:sz w:val="20"/>
                <w:szCs w:val="20"/>
                <w:lang w:val="en-GB"/>
                <w:rPrChange w:id="2194" w:author="薛媛媛（Grace）" w:date="2025-11-18T13:55:39Z">
                  <w:rPr>
                    <w:lang w:val="en-GB"/>
                  </w:rPr>
                </w:rPrChange>
              </w:rPr>
            </w:pPr>
          </w:p>
        </w:tc>
        <w:tc>
          <w:tcPr>
            <w:tcW w:w="3078" w:type="dxa"/>
            <w:tcMar>
              <w:top w:w="113" w:type="dxa"/>
              <w:bottom w:w="113" w:type="dxa"/>
            </w:tcMar>
          </w:tcPr>
          <w:p w14:paraId="679E9842">
            <w:pPr>
              <w:rPr>
                <w:rFonts w:ascii="Arial" w:hAnsi="Arial" w:cs="Arial"/>
                <w:sz w:val="20"/>
                <w:szCs w:val="20"/>
                <w:lang w:val="en-GB"/>
                <w:rPrChange w:id="2195" w:author="薛媛媛（Grace）" w:date="2025-11-18T13:55:33Z">
                  <w:rPr>
                    <w:sz w:val="20"/>
                    <w:szCs w:val="20"/>
                    <w:lang w:val="en-GB"/>
                  </w:rPr>
                </w:rPrChange>
              </w:rPr>
            </w:pPr>
          </w:p>
        </w:tc>
      </w:tr>
      <w:tr w14:paraId="2A20F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0D96E91E">
            <w:pPr>
              <w:tabs>
                <w:tab w:val="left" w:pos="595"/>
              </w:tabs>
              <w:spacing w:before="120" w:line="240" w:lineRule="auto"/>
              <w:rPr>
                <w:rFonts w:ascii="Arial" w:hAnsi="Arial" w:eastAsia="Times New Roman" w:cs="Arial"/>
                <w:color w:val="000000"/>
                <w:sz w:val="20"/>
                <w:szCs w:val="20"/>
                <w:lang w:val="en-GB" w:eastAsia="de-CH"/>
                <w:rPrChange w:id="2196"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197" w:author="薛媛媛（Grace）" w:date="2025-11-18T13:55:33Z">
                  <w:rPr>
                    <w:rFonts w:eastAsia="Times New Roman"/>
                    <w:color w:val="000000"/>
                    <w:sz w:val="20"/>
                    <w:szCs w:val="20"/>
                    <w:lang w:val="en-GB" w:eastAsia="de-CH"/>
                  </w:rPr>
                </w:rPrChange>
              </w:rPr>
              <w:t>10.3.</w:t>
            </w:r>
            <w:r>
              <w:rPr>
                <w:rFonts w:ascii="Arial" w:hAnsi="Arial" w:eastAsia="Times New Roman" w:cs="Arial"/>
                <w:color w:val="000000"/>
                <w:sz w:val="20"/>
                <w:szCs w:val="20"/>
                <w:lang w:val="en-GB" w:eastAsia="de-CH"/>
                <w:rPrChange w:id="2198" w:author="薛媛媛（Grace）" w:date="2025-11-18T13:55:33Z">
                  <w:rPr>
                    <w:rFonts w:eastAsia="Times New Roman"/>
                    <w:color w:val="000000"/>
                    <w:sz w:val="20"/>
                    <w:szCs w:val="20"/>
                    <w:lang w:val="en-GB" w:eastAsia="de-CH"/>
                  </w:rPr>
                </w:rPrChange>
              </w:rPr>
              <w:tab/>
            </w:r>
            <w:r>
              <w:rPr>
                <w:rFonts w:ascii="Arial" w:hAnsi="Arial" w:eastAsia="Times New Roman" w:cs="Arial"/>
                <w:color w:val="000000"/>
                <w:sz w:val="20"/>
                <w:szCs w:val="20"/>
                <w:lang w:val="en-GB" w:eastAsia="de-CH"/>
                <w:rPrChange w:id="2199" w:author="薛媛媛（Grace）" w:date="2025-11-18T13:55:33Z">
                  <w:rPr>
                    <w:rFonts w:eastAsia="Times New Roman"/>
                    <w:color w:val="000000"/>
                    <w:sz w:val="20"/>
                    <w:szCs w:val="20"/>
                    <w:lang w:val="en-GB" w:eastAsia="de-CH"/>
                  </w:rPr>
                </w:rPrChange>
              </w:rPr>
              <w:t>Devices shall be designed and manufactured in such a way that they can be used safely with the materials and substances, including gases, with which they enter into contact during their intended use; if the devices are intended to administer medicinal products they shall be designed and manufactured in such a way as to be compatible with the medicinal products concerned in accordance with the provisions and restrictions governing those medicinal products and that the performance of both the medicinal products and of the devices is maintained in accordance with their respective indications and intended use.</w:t>
            </w:r>
          </w:p>
        </w:tc>
        <w:tc>
          <w:tcPr>
            <w:tcW w:w="1198" w:type="dxa"/>
            <w:shd w:val="clear" w:color="auto" w:fill="auto"/>
            <w:tcMar>
              <w:top w:w="113" w:type="dxa"/>
              <w:bottom w:w="113" w:type="dxa"/>
            </w:tcMar>
            <w:vAlign w:val="top"/>
          </w:tcPr>
          <w:p w14:paraId="2F5D4467">
            <w:pPr>
              <w:rPr>
                <w:ins w:id="2200" w:author="薛媛媛（Grace）" w:date="2025-11-17T15:37:13Z"/>
                <w:rFonts w:ascii="Arial" w:hAnsi="Arial" w:cs="Arial" w:eastAsiaTheme="minorHAnsi"/>
                <w:sz w:val="20"/>
                <w:szCs w:val="20"/>
                <w:lang w:val="en-GB" w:eastAsia="en-US" w:bidi="ar-SA"/>
                <w:rPrChange w:id="2201" w:author="薛媛媛（Grace）" w:date="2025-11-18T13:55:33Z">
                  <w:rPr>
                    <w:ins w:id="2202" w:author="薛媛媛（Grace）" w:date="2025-11-17T15:37:13Z"/>
                    <w:rFonts w:ascii="Arial" w:hAnsi="Arial" w:cs="Arial" w:eastAsiaTheme="minorHAnsi"/>
                    <w:sz w:val="20"/>
                    <w:szCs w:val="20"/>
                    <w:lang w:val="en-GB" w:eastAsia="en-US" w:bidi="ar-SA"/>
                  </w:rPr>
                </w:rPrChange>
              </w:rPr>
            </w:pPr>
            <w:ins w:id="2203" w:author="薛媛媛（Grace）" w:date="2025-11-17T15:37:13Z">
              <w:r>
                <w:rPr>
                  <w:rFonts w:hint="default" w:ascii="Arial" w:hAnsi="Arial" w:cs="Arial" w:eastAsiaTheme="minorHAnsi"/>
                  <w:sz w:val="20"/>
                  <w:szCs w:val="20"/>
                  <w:lang w:val="en-GB" w:eastAsia="zh-CN"/>
                  <w:rPrChange w:id="2204"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3A5D04A2">
            <w:pPr>
              <w:rPr>
                <w:ins w:id="2206" w:author="薛媛媛（Grace）" w:date="2025-11-17T15:37:13Z"/>
                <w:rFonts w:hint="default" w:ascii="Arial" w:hAnsi="Arial" w:eastAsia="宋体" w:cs="Arial"/>
                <w:sz w:val="20"/>
                <w:szCs w:val="20"/>
                <w:lang w:val="en-US" w:eastAsia="zh-CN"/>
                <w:rPrChange w:id="2207" w:author="薛媛媛（Grace）" w:date="2025-11-18T13:55:39Z">
                  <w:rPr>
                    <w:ins w:id="2208" w:author="薛媛媛（Grace）" w:date="2025-11-17T15:37:13Z"/>
                    <w:rFonts w:hint="default" w:eastAsia="宋体"/>
                    <w:lang w:val="en-US" w:eastAsia="zh-CN"/>
                  </w:rPr>
                </w:rPrChange>
              </w:rPr>
            </w:pPr>
            <w:ins w:id="2209" w:author="薛媛媛（Grace）" w:date="2025-11-17T15:37:13Z">
              <w:r>
                <w:rPr>
                  <w:rFonts w:hint="default" w:ascii="Arial" w:hAnsi="Arial" w:cs="Arial"/>
                  <w:sz w:val="20"/>
                  <w:szCs w:val="20"/>
                  <w:lang w:val="en-GB"/>
                  <w:rPrChange w:id="2210" w:author="薛媛媛（Grace）" w:date="2025-11-18T13:55:39Z">
                    <w:rPr>
                      <w:rFonts w:hint="eastAsia"/>
                      <w:lang w:val="en-GB"/>
                    </w:rPr>
                  </w:rPrChange>
                </w:rPr>
                <w:t>EN ISO</w:t>
              </w:r>
            </w:ins>
            <w:ins w:id="2212" w:author="薛媛媛（Grace）" w:date="2025-11-17T15:37:13Z">
              <w:r>
                <w:rPr>
                  <w:rFonts w:hint="default" w:ascii="Arial" w:hAnsi="Arial" w:eastAsia="宋体" w:cs="Arial"/>
                  <w:sz w:val="20"/>
                  <w:szCs w:val="20"/>
                  <w:lang w:val="en-US" w:eastAsia="zh-CN"/>
                  <w:rPrChange w:id="2213" w:author="薛媛媛（Grace）" w:date="2025-11-18T13:55:39Z">
                    <w:rPr>
                      <w:rFonts w:hint="eastAsia" w:eastAsia="宋体"/>
                      <w:lang w:val="en-US" w:eastAsia="zh-CN"/>
                    </w:rPr>
                  </w:rPrChange>
                </w:rPr>
                <w:t xml:space="preserve"> 10993-1</w:t>
              </w:r>
            </w:ins>
          </w:p>
          <w:p w14:paraId="166B22DB">
            <w:pPr>
              <w:rPr>
                <w:ins w:id="2215" w:author="薛媛媛（Grace）" w:date="2025-11-17T15:37:13Z"/>
                <w:rFonts w:hint="default" w:ascii="Arial" w:hAnsi="Arial" w:eastAsia="宋体" w:cs="Arial"/>
                <w:sz w:val="20"/>
                <w:szCs w:val="20"/>
                <w:lang w:val="en-US" w:eastAsia="zh-CN"/>
                <w:rPrChange w:id="2216" w:author="薛媛媛（Grace）" w:date="2025-11-18T13:55:39Z">
                  <w:rPr>
                    <w:ins w:id="2217" w:author="薛媛媛（Grace）" w:date="2025-11-17T15:37:13Z"/>
                    <w:rFonts w:hint="default" w:eastAsia="宋体"/>
                    <w:lang w:val="en-US" w:eastAsia="zh-CN"/>
                  </w:rPr>
                </w:rPrChange>
              </w:rPr>
            </w:pPr>
            <w:ins w:id="2218" w:author="薛媛媛（Grace）" w:date="2025-11-17T15:37:13Z">
              <w:r>
                <w:rPr>
                  <w:rFonts w:hint="default" w:ascii="Arial" w:hAnsi="Arial" w:cs="Arial"/>
                  <w:sz w:val="20"/>
                  <w:szCs w:val="20"/>
                  <w:lang w:val="en-GB"/>
                  <w:rPrChange w:id="2219" w:author="薛媛媛（Grace）" w:date="2025-11-18T13:55:39Z">
                    <w:rPr>
                      <w:rFonts w:hint="eastAsia"/>
                      <w:lang w:val="en-GB"/>
                    </w:rPr>
                  </w:rPrChange>
                </w:rPr>
                <w:t>EN ISO</w:t>
              </w:r>
            </w:ins>
            <w:ins w:id="2221" w:author="薛媛媛（Grace）" w:date="2025-11-17T15:37:13Z">
              <w:r>
                <w:rPr>
                  <w:rFonts w:hint="default" w:ascii="Arial" w:hAnsi="Arial" w:eastAsia="宋体" w:cs="Arial"/>
                  <w:sz w:val="20"/>
                  <w:szCs w:val="20"/>
                  <w:lang w:val="en-US" w:eastAsia="zh-CN"/>
                  <w:rPrChange w:id="2222" w:author="薛媛媛（Grace）" w:date="2025-11-18T13:55:39Z">
                    <w:rPr>
                      <w:rFonts w:hint="eastAsia" w:eastAsia="宋体"/>
                      <w:lang w:val="en-US" w:eastAsia="zh-CN"/>
                    </w:rPr>
                  </w:rPrChange>
                </w:rPr>
                <w:t xml:space="preserve"> 10993-5</w:t>
              </w:r>
            </w:ins>
          </w:p>
          <w:p w14:paraId="4CEA86BC">
            <w:pPr>
              <w:rPr>
                <w:ins w:id="2224" w:author="薛媛媛（Grace）" w:date="2025-11-17T15:37:13Z"/>
                <w:rFonts w:hint="default" w:ascii="Arial" w:hAnsi="Arial" w:eastAsia="宋体" w:cs="Arial"/>
                <w:sz w:val="20"/>
                <w:szCs w:val="20"/>
                <w:lang w:val="en-US" w:eastAsia="zh-CN"/>
                <w:rPrChange w:id="2225" w:author="薛媛媛（Grace）" w:date="2025-11-18T13:55:39Z">
                  <w:rPr>
                    <w:ins w:id="2226" w:author="薛媛媛（Grace）" w:date="2025-11-17T15:37:13Z"/>
                    <w:rFonts w:hint="default" w:eastAsia="宋体"/>
                    <w:lang w:val="en-US" w:eastAsia="zh-CN"/>
                  </w:rPr>
                </w:rPrChange>
              </w:rPr>
            </w:pPr>
            <w:ins w:id="2227" w:author="薛媛媛（Grace）" w:date="2025-11-17T15:37:13Z">
              <w:r>
                <w:rPr>
                  <w:rFonts w:hint="default" w:ascii="Arial" w:hAnsi="Arial" w:cs="Arial"/>
                  <w:sz w:val="20"/>
                  <w:szCs w:val="20"/>
                  <w:lang w:val="en-GB"/>
                  <w:rPrChange w:id="2228" w:author="薛媛媛（Grace）" w:date="2025-11-18T13:55:39Z">
                    <w:rPr>
                      <w:rFonts w:hint="eastAsia"/>
                      <w:lang w:val="en-GB"/>
                    </w:rPr>
                  </w:rPrChange>
                </w:rPr>
                <w:t>EN ISO</w:t>
              </w:r>
            </w:ins>
            <w:ins w:id="2230" w:author="薛媛媛（Grace）" w:date="2025-11-17T15:37:13Z">
              <w:r>
                <w:rPr>
                  <w:rFonts w:hint="default" w:ascii="Arial" w:hAnsi="Arial" w:eastAsia="宋体" w:cs="Arial"/>
                  <w:sz w:val="20"/>
                  <w:szCs w:val="20"/>
                  <w:lang w:val="en-US" w:eastAsia="zh-CN"/>
                  <w:rPrChange w:id="2231" w:author="薛媛媛（Grace）" w:date="2025-11-18T13:55:39Z">
                    <w:rPr>
                      <w:rFonts w:hint="eastAsia" w:eastAsia="宋体"/>
                      <w:lang w:val="en-US" w:eastAsia="zh-CN"/>
                    </w:rPr>
                  </w:rPrChange>
                </w:rPr>
                <w:t xml:space="preserve"> 10993-10</w:t>
              </w:r>
            </w:ins>
          </w:p>
          <w:p w14:paraId="3D072D76">
            <w:pPr>
              <w:rPr>
                <w:ins w:id="2233" w:author="薛媛媛（Grace）" w:date="2025-11-17T15:37:13Z"/>
                <w:rFonts w:hint="default" w:ascii="Arial" w:hAnsi="Arial" w:eastAsia="宋体" w:cs="Arial"/>
                <w:sz w:val="20"/>
                <w:szCs w:val="20"/>
                <w:lang w:val="en-US" w:eastAsia="zh-CN"/>
                <w:rPrChange w:id="2234" w:author="薛媛媛（Grace）" w:date="2025-11-18T13:55:39Z">
                  <w:rPr>
                    <w:ins w:id="2235" w:author="薛媛媛（Grace）" w:date="2025-11-17T15:37:13Z"/>
                    <w:rFonts w:hint="default" w:eastAsia="宋体"/>
                    <w:lang w:val="en-US" w:eastAsia="zh-CN"/>
                  </w:rPr>
                </w:rPrChange>
              </w:rPr>
            </w:pPr>
            <w:ins w:id="2236" w:author="薛媛媛（Grace）" w:date="2025-11-17T15:37:13Z">
              <w:r>
                <w:rPr>
                  <w:rFonts w:hint="default" w:ascii="Arial" w:hAnsi="Arial" w:cs="Arial"/>
                  <w:sz w:val="20"/>
                  <w:szCs w:val="20"/>
                  <w:lang w:val="en-GB"/>
                  <w:rPrChange w:id="2237" w:author="薛媛媛（Grace）" w:date="2025-11-18T13:55:39Z">
                    <w:rPr>
                      <w:rFonts w:hint="eastAsia"/>
                      <w:lang w:val="en-GB"/>
                    </w:rPr>
                  </w:rPrChange>
                </w:rPr>
                <w:t>EN ISO</w:t>
              </w:r>
            </w:ins>
            <w:ins w:id="2239" w:author="薛媛媛（Grace）" w:date="2025-11-17T15:37:13Z">
              <w:r>
                <w:rPr>
                  <w:rFonts w:hint="default" w:ascii="Arial" w:hAnsi="Arial" w:eastAsia="宋体" w:cs="Arial"/>
                  <w:sz w:val="20"/>
                  <w:szCs w:val="20"/>
                  <w:lang w:val="en-US" w:eastAsia="zh-CN"/>
                  <w:rPrChange w:id="2240" w:author="薛媛媛（Grace）" w:date="2025-11-18T13:55:39Z">
                    <w:rPr>
                      <w:rFonts w:hint="eastAsia" w:eastAsia="宋体"/>
                      <w:lang w:val="en-US" w:eastAsia="zh-CN"/>
                    </w:rPr>
                  </w:rPrChange>
                </w:rPr>
                <w:t xml:space="preserve"> 10993-23</w:t>
              </w:r>
            </w:ins>
          </w:p>
          <w:p w14:paraId="2C091729">
            <w:pPr>
              <w:rPr>
                <w:ins w:id="2242" w:author="薛媛媛（Grace）" w:date="2025-11-17T15:37:13Z"/>
                <w:rFonts w:ascii="Arial" w:hAnsi="Arial" w:cs="Arial" w:eastAsiaTheme="minorHAnsi"/>
                <w:sz w:val="20"/>
                <w:szCs w:val="20"/>
                <w:lang w:val="en-GB" w:eastAsia="en-US" w:bidi="ar-SA"/>
                <w:rPrChange w:id="2243" w:author="薛媛媛（Grace）" w:date="2025-11-18T13:55:33Z">
                  <w:rPr>
                    <w:ins w:id="2244" w:author="薛媛媛（Grace）" w:date="2025-11-17T15:37:13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7E39FEE4">
            <w:pPr>
              <w:rPr>
                <w:ins w:id="2245" w:author="薛媛媛（Grace）" w:date="2025-11-17T15:37:13Z"/>
                <w:rFonts w:hint="default" w:ascii="Arial" w:hAnsi="Arial" w:cs="Arial" w:eastAsiaTheme="minorEastAsia"/>
                <w:color w:val="auto"/>
                <w:sz w:val="20"/>
                <w:szCs w:val="20"/>
                <w:lang w:val="en-US" w:eastAsia="zh-CN"/>
                <w:rPrChange w:id="2246" w:author="薛媛媛（Grace）" w:date="2025-11-18T13:55:39Z">
                  <w:rPr>
                    <w:ins w:id="2247" w:author="薛媛媛（Grace）" w:date="2025-11-17T15:37:13Z"/>
                    <w:rFonts w:hint="eastAsia" w:cs="Arial" w:eastAsiaTheme="minorEastAsia"/>
                    <w:color w:val="auto"/>
                    <w:sz w:val="22"/>
                    <w:szCs w:val="22"/>
                    <w:lang w:val="en-US" w:eastAsia="zh-CN"/>
                  </w:rPr>
                </w:rPrChange>
              </w:rPr>
            </w:pPr>
            <w:ins w:id="2248" w:author="薛媛媛（Grace）" w:date="2025-11-17T15:37:13Z">
              <w:r>
                <w:rPr>
                  <w:rFonts w:hint="default" w:ascii="Arial" w:hAnsi="Arial" w:cs="Arial" w:eastAsiaTheme="minorEastAsia"/>
                  <w:color w:val="auto"/>
                  <w:sz w:val="20"/>
                  <w:szCs w:val="20"/>
                  <w:lang w:val="en-US" w:eastAsia="zh-CN"/>
                  <w:rPrChange w:id="2249" w:author="薛媛媛（Grace）" w:date="2025-11-18T13:55:39Z">
                    <w:rPr>
                      <w:rFonts w:hint="eastAsia" w:cs="Arial" w:eastAsiaTheme="minorEastAsia"/>
                      <w:color w:val="auto"/>
                      <w:sz w:val="22"/>
                      <w:szCs w:val="22"/>
                      <w:lang w:val="en-US" w:eastAsia="zh-CN"/>
                    </w:rPr>
                  </w:rPrChange>
                </w:rPr>
                <w:t>Biological evaluation plan and assessment report</w:t>
              </w:r>
            </w:ins>
          </w:p>
          <w:p w14:paraId="430D55C2">
            <w:pPr>
              <w:rPr>
                <w:ins w:id="2251" w:author="薛媛媛（Grace）" w:date="2025-11-17T15:37:13Z"/>
                <w:rFonts w:ascii="Arial" w:hAnsi="Arial" w:cs="Arial" w:eastAsiaTheme="minorHAnsi"/>
                <w:sz w:val="20"/>
                <w:szCs w:val="20"/>
                <w:lang w:val="en-GB" w:eastAsia="en-US" w:bidi="ar-SA"/>
                <w:rPrChange w:id="2252" w:author="薛媛媛（Grace）" w:date="2025-11-18T13:55:33Z">
                  <w:rPr>
                    <w:ins w:id="2253" w:author="薛媛媛（Grace）" w:date="2025-11-17T15:37:13Z"/>
                    <w:rFonts w:ascii="Arial" w:hAnsi="Arial" w:cs="Arial" w:eastAsiaTheme="minorHAnsi"/>
                    <w:sz w:val="20"/>
                    <w:szCs w:val="20"/>
                    <w:lang w:val="en-GB" w:eastAsia="en-US" w:bidi="ar-SA"/>
                  </w:rPr>
                </w:rPrChange>
              </w:rPr>
            </w:pPr>
          </w:p>
        </w:tc>
        <w:tc>
          <w:tcPr>
            <w:tcW w:w="3078" w:type="dxa"/>
            <w:tcMar>
              <w:top w:w="113" w:type="dxa"/>
              <w:bottom w:w="113" w:type="dxa"/>
            </w:tcMar>
          </w:tcPr>
          <w:p w14:paraId="538C09AE">
            <w:pPr>
              <w:rPr>
                <w:rFonts w:ascii="Arial" w:hAnsi="Arial" w:cs="Arial"/>
                <w:sz w:val="20"/>
                <w:szCs w:val="20"/>
                <w:lang w:val="en-GB"/>
                <w:rPrChange w:id="2254" w:author="薛媛媛（Grace）" w:date="2025-11-18T13:55:33Z">
                  <w:rPr>
                    <w:sz w:val="20"/>
                    <w:szCs w:val="20"/>
                    <w:lang w:val="en-GB"/>
                  </w:rPr>
                </w:rPrChange>
              </w:rPr>
            </w:pPr>
          </w:p>
        </w:tc>
      </w:tr>
      <w:tr w14:paraId="7A508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718C755D">
            <w:pPr>
              <w:tabs>
                <w:tab w:val="left" w:pos="595"/>
              </w:tabs>
              <w:spacing w:before="120" w:line="240" w:lineRule="auto"/>
              <w:rPr>
                <w:rFonts w:ascii="Arial" w:hAnsi="Arial" w:eastAsia="Times New Roman" w:cs="Arial"/>
                <w:color w:val="000000"/>
                <w:sz w:val="20"/>
                <w:szCs w:val="20"/>
                <w:lang w:val="en-GB" w:eastAsia="de-CH"/>
                <w:rPrChange w:id="2255"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256" w:author="薛媛媛（Grace）" w:date="2025-11-18T13:55:33Z">
                  <w:rPr>
                    <w:rFonts w:eastAsia="Times New Roman"/>
                    <w:color w:val="000000"/>
                    <w:sz w:val="20"/>
                    <w:szCs w:val="20"/>
                    <w:lang w:val="en-GB" w:eastAsia="de-CH"/>
                  </w:rPr>
                </w:rPrChange>
              </w:rPr>
              <w:t>10.4. Substances</w:t>
            </w:r>
          </w:p>
          <w:p w14:paraId="4B079798">
            <w:pPr>
              <w:tabs>
                <w:tab w:val="left" w:pos="595"/>
              </w:tabs>
              <w:spacing w:before="120" w:line="240" w:lineRule="auto"/>
              <w:rPr>
                <w:rFonts w:ascii="Arial" w:hAnsi="Arial" w:eastAsia="Times New Roman" w:cs="Arial"/>
                <w:color w:val="000000"/>
                <w:sz w:val="20"/>
                <w:szCs w:val="20"/>
                <w:lang w:val="en-GB" w:eastAsia="de-CH"/>
                <w:rPrChange w:id="2257"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258" w:author="薛媛媛（Grace）" w:date="2025-11-18T13:55:33Z">
                  <w:rPr>
                    <w:rFonts w:eastAsia="Times New Roman"/>
                    <w:color w:val="000000"/>
                    <w:sz w:val="20"/>
                    <w:szCs w:val="20"/>
                    <w:lang w:val="en-GB" w:eastAsia="de-CH"/>
                  </w:rPr>
                </w:rPrChange>
              </w:rPr>
              <w:t xml:space="preserve">10.4.1.   Design and manufacture of devices </w:t>
            </w:r>
          </w:p>
          <w:p w14:paraId="0892ED0F">
            <w:pPr>
              <w:tabs>
                <w:tab w:val="left" w:pos="595"/>
              </w:tabs>
              <w:spacing w:before="120" w:line="240" w:lineRule="auto"/>
              <w:rPr>
                <w:rFonts w:ascii="Arial" w:hAnsi="Arial" w:eastAsia="Times New Roman" w:cs="Arial"/>
                <w:color w:val="000000"/>
                <w:sz w:val="20"/>
                <w:szCs w:val="20"/>
                <w:lang w:val="en-GB" w:eastAsia="de-CH"/>
                <w:rPrChange w:id="2259"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260" w:author="薛媛媛（Grace）" w:date="2025-11-18T13:55:33Z">
                  <w:rPr>
                    <w:rFonts w:eastAsia="Times New Roman"/>
                    <w:color w:val="000000"/>
                    <w:sz w:val="20"/>
                    <w:szCs w:val="20"/>
                    <w:lang w:val="en-GB" w:eastAsia="de-CH"/>
                  </w:rPr>
                </w:rPrChange>
              </w:rPr>
              <w:t>Devices shall be designed and manufactured in such a way as to reduce as far as possible the risks posed by substances or particles, including wear debris, degradation products and processing residues, that may be released from the device.</w:t>
            </w:r>
          </w:p>
          <w:p w14:paraId="33AF4A74">
            <w:pPr>
              <w:tabs>
                <w:tab w:val="left" w:pos="595"/>
              </w:tabs>
              <w:spacing w:before="120" w:line="240" w:lineRule="auto"/>
              <w:rPr>
                <w:rFonts w:ascii="Arial" w:hAnsi="Arial" w:eastAsia="Times New Roman" w:cs="Arial"/>
                <w:color w:val="000000"/>
                <w:sz w:val="20"/>
                <w:szCs w:val="20"/>
                <w:lang w:val="en-GB" w:eastAsia="de-CH"/>
                <w:rPrChange w:id="2261"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262" w:author="薛媛媛（Grace）" w:date="2025-11-18T13:55:33Z">
                  <w:rPr>
                    <w:rFonts w:eastAsia="Times New Roman"/>
                    <w:color w:val="000000"/>
                    <w:sz w:val="20"/>
                    <w:szCs w:val="20"/>
                    <w:lang w:val="en-GB" w:eastAsia="de-CH"/>
                  </w:rPr>
                </w:rPrChange>
              </w:rPr>
              <w:t>Devices, or those parts thereof or those materials used therein that:</w:t>
            </w:r>
          </w:p>
          <w:p w14:paraId="1C74E701">
            <w:pPr>
              <w:tabs>
                <w:tab w:val="left" w:pos="595"/>
              </w:tabs>
              <w:spacing w:before="120" w:line="240" w:lineRule="auto"/>
              <w:rPr>
                <w:rFonts w:ascii="Arial" w:hAnsi="Arial" w:eastAsia="Times New Roman" w:cs="Arial"/>
                <w:color w:val="000000"/>
                <w:sz w:val="20"/>
                <w:szCs w:val="20"/>
                <w:lang w:val="en-GB" w:eastAsia="de-CH"/>
                <w:rPrChange w:id="2263"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264" w:author="薛媛媛（Grace）" w:date="2025-11-18T13:55:33Z">
                  <w:rPr>
                    <w:rFonts w:eastAsia="Times New Roman"/>
                    <w:color w:val="000000"/>
                    <w:sz w:val="20"/>
                    <w:szCs w:val="20"/>
                    <w:lang w:val="en-GB" w:eastAsia="de-CH"/>
                  </w:rPr>
                </w:rPrChange>
              </w:rPr>
              <w:t>—  are invasive and come into direct contact with the human body,</w:t>
            </w:r>
          </w:p>
          <w:p w14:paraId="657AA371">
            <w:pPr>
              <w:tabs>
                <w:tab w:val="left" w:pos="595"/>
              </w:tabs>
              <w:spacing w:before="120" w:line="240" w:lineRule="auto"/>
              <w:rPr>
                <w:rFonts w:ascii="Arial" w:hAnsi="Arial" w:eastAsia="Times New Roman" w:cs="Arial"/>
                <w:color w:val="000000"/>
                <w:sz w:val="20"/>
                <w:szCs w:val="20"/>
                <w:lang w:val="en-GB" w:eastAsia="de-CH"/>
                <w:rPrChange w:id="2265"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266" w:author="薛媛媛（Grace）" w:date="2025-11-18T13:55:33Z">
                  <w:rPr>
                    <w:rFonts w:eastAsia="Times New Roman"/>
                    <w:color w:val="000000"/>
                    <w:sz w:val="20"/>
                    <w:szCs w:val="20"/>
                    <w:lang w:val="en-GB" w:eastAsia="de-CH"/>
                  </w:rPr>
                </w:rPrChange>
              </w:rPr>
              <w:t>—  (re)administer medicines, body liquids or other substances, including gases, to/from the body, or</w:t>
            </w:r>
          </w:p>
          <w:p w14:paraId="6BE83600">
            <w:pPr>
              <w:tabs>
                <w:tab w:val="left" w:pos="595"/>
              </w:tabs>
              <w:spacing w:before="120" w:line="240" w:lineRule="auto"/>
              <w:rPr>
                <w:rFonts w:ascii="Arial" w:hAnsi="Arial" w:eastAsia="Times New Roman" w:cs="Arial"/>
                <w:color w:val="000000"/>
                <w:sz w:val="20"/>
                <w:szCs w:val="20"/>
                <w:lang w:val="en-GB" w:eastAsia="de-CH"/>
                <w:rPrChange w:id="2267"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268" w:author="薛媛媛（Grace）" w:date="2025-11-18T13:55:33Z">
                  <w:rPr>
                    <w:rFonts w:eastAsia="Times New Roman"/>
                    <w:color w:val="000000"/>
                    <w:sz w:val="20"/>
                    <w:szCs w:val="20"/>
                    <w:lang w:val="en-GB" w:eastAsia="de-CH"/>
                  </w:rPr>
                </w:rPrChange>
              </w:rPr>
              <w:t>—  transport or store such medicines, body fluids or substances, including gases, to be (re)administered to the body,</w:t>
            </w:r>
          </w:p>
          <w:p w14:paraId="6134069F">
            <w:pPr>
              <w:tabs>
                <w:tab w:val="left" w:pos="595"/>
              </w:tabs>
              <w:spacing w:before="120" w:line="240" w:lineRule="auto"/>
              <w:rPr>
                <w:rFonts w:ascii="Arial" w:hAnsi="Arial" w:eastAsia="Times New Roman" w:cs="Arial"/>
                <w:color w:val="000000"/>
                <w:sz w:val="20"/>
                <w:szCs w:val="20"/>
                <w:lang w:val="en-GB" w:eastAsia="de-CH"/>
                <w:rPrChange w:id="2269"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270" w:author="薛媛媛（Grace）" w:date="2025-11-18T13:55:33Z">
                  <w:rPr>
                    <w:rFonts w:eastAsia="Times New Roman"/>
                    <w:color w:val="000000"/>
                    <w:sz w:val="20"/>
                    <w:szCs w:val="20"/>
                    <w:lang w:val="en-GB" w:eastAsia="de-CH"/>
                  </w:rPr>
                </w:rPrChange>
              </w:rPr>
              <w:t>shall only contain the following substances in a concentration that is above 0,1 % weight by weight (w/w) where justified pursuant to Section 10.4.2:</w:t>
            </w:r>
          </w:p>
          <w:p w14:paraId="21CEEFE9">
            <w:pPr>
              <w:tabs>
                <w:tab w:val="left" w:pos="595"/>
              </w:tabs>
              <w:spacing w:before="120" w:line="240" w:lineRule="auto"/>
              <w:rPr>
                <w:rFonts w:ascii="Arial" w:hAnsi="Arial" w:eastAsia="Times New Roman" w:cs="Arial"/>
                <w:color w:val="000000"/>
                <w:sz w:val="20"/>
                <w:szCs w:val="20"/>
                <w:lang w:val="en-GB" w:eastAsia="de-CH"/>
                <w:rPrChange w:id="2271"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272" w:author="薛媛媛（Grace）" w:date="2025-11-18T13:55:33Z">
                  <w:rPr>
                    <w:rFonts w:eastAsia="Times New Roman"/>
                    <w:color w:val="000000"/>
                    <w:sz w:val="20"/>
                    <w:szCs w:val="20"/>
                    <w:lang w:val="en-GB" w:eastAsia="de-CH"/>
                  </w:rPr>
                </w:rPrChange>
              </w:rPr>
              <w:t>(a)  substances which are carcinogenic, mutagenic or toxic to reproduction (‘CMR’), of category 1A or 1B, in accordance with Part 3 of Annex VI to Regulation (EC) No 1272/2008 of the European Parliament and of the Council ( 5 ), or</w:t>
            </w:r>
          </w:p>
          <w:p w14:paraId="3AF2BFA2">
            <w:pPr>
              <w:tabs>
                <w:tab w:val="left" w:pos="595"/>
              </w:tabs>
              <w:spacing w:before="120" w:line="240" w:lineRule="auto"/>
              <w:rPr>
                <w:rFonts w:ascii="Arial" w:hAnsi="Arial" w:eastAsia="Times New Roman" w:cs="Arial"/>
                <w:color w:val="000000"/>
                <w:sz w:val="20"/>
                <w:szCs w:val="20"/>
                <w:lang w:val="en-GB" w:eastAsia="de-CH"/>
                <w:rPrChange w:id="2273"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274" w:author="薛媛媛（Grace）" w:date="2025-11-18T13:55:33Z">
                  <w:rPr>
                    <w:rFonts w:eastAsia="Times New Roman"/>
                    <w:color w:val="000000"/>
                    <w:sz w:val="20"/>
                    <w:szCs w:val="20"/>
                    <w:lang w:val="en-GB" w:eastAsia="de-CH"/>
                  </w:rPr>
                </w:rPrChange>
              </w:rPr>
              <w:t>(b)  substances having endocrine-disrupting properties for which there is scientific evidence of probable serious effects to human health and which are identified either in accordance with the procedure set out in Article 59 of Regulation (EC) No 1907/2006 of the European Parliament and of the Council ( 6 ) or, once a delegated act has been adopted by the Commission pursuant to the first subparagraph of Article 5(3) of Regulation (EU) No 528/2012 of the European Parliament and the Council ( 7 ), in accordance with the criteria that are relevant to human health amongst the criteria established therein.</w:t>
            </w:r>
          </w:p>
        </w:tc>
        <w:tc>
          <w:tcPr>
            <w:tcW w:w="1198" w:type="dxa"/>
            <w:shd w:val="clear" w:color="auto" w:fill="auto"/>
            <w:tcMar>
              <w:top w:w="113" w:type="dxa"/>
              <w:bottom w:w="113" w:type="dxa"/>
            </w:tcMar>
            <w:vAlign w:val="top"/>
          </w:tcPr>
          <w:p w14:paraId="63248499">
            <w:pPr>
              <w:rPr>
                <w:ins w:id="2275" w:author="薛媛媛（Grace）" w:date="2025-11-17T15:49:20Z"/>
                <w:rFonts w:ascii="Arial" w:hAnsi="Arial" w:cs="Arial" w:eastAsiaTheme="minorHAnsi"/>
                <w:sz w:val="20"/>
                <w:szCs w:val="20"/>
                <w:lang w:val="en-GB" w:eastAsia="en-US" w:bidi="ar-SA"/>
                <w:rPrChange w:id="2276" w:author="薛媛媛（Grace）" w:date="2025-11-18T13:55:33Z">
                  <w:rPr>
                    <w:ins w:id="2277" w:author="薛媛媛（Grace）" w:date="2025-11-17T15:49:20Z"/>
                    <w:rFonts w:ascii="Arial" w:hAnsi="Arial" w:cs="Arial" w:eastAsiaTheme="minorHAnsi"/>
                    <w:sz w:val="20"/>
                    <w:szCs w:val="20"/>
                    <w:lang w:val="en-GB" w:eastAsia="en-US" w:bidi="ar-SA"/>
                  </w:rPr>
                </w:rPrChange>
              </w:rPr>
            </w:pPr>
            <w:ins w:id="2278" w:author="薛媛媛（Grace）" w:date="2025-11-17T15:49:20Z">
              <w:r>
                <w:rPr>
                  <w:rFonts w:hint="default" w:ascii="Arial" w:hAnsi="Arial" w:cs="Arial" w:eastAsiaTheme="minorHAnsi"/>
                  <w:sz w:val="20"/>
                  <w:szCs w:val="20"/>
                  <w:lang w:val="en-GB" w:eastAsia="zh-CN"/>
                  <w:rPrChange w:id="2279"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09F0AD42">
            <w:pPr>
              <w:rPr>
                <w:ins w:id="2281" w:author="薛媛媛（Grace）" w:date="2025-11-17T15:49:20Z"/>
                <w:rFonts w:hint="default" w:ascii="Arial" w:hAnsi="Arial" w:eastAsia="宋体" w:cs="Arial"/>
                <w:sz w:val="20"/>
                <w:szCs w:val="20"/>
                <w:lang w:val="en-US" w:eastAsia="zh-CN"/>
                <w:rPrChange w:id="2282" w:author="薛媛媛（Grace）" w:date="2025-11-18T13:55:39Z">
                  <w:rPr>
                    <w:ins w:id="2283" w:author="薛媛媛（Grace）" w:date="2025-11-17T15:49:20Z"/>
                    <w:rFonts w:hint="default" w:eastAsia="宋体"/>
                    <w:lang w:val="en-US" w:eastAsia="zh-CN"/>
                  </w:rPr>
                </w:rPrChange>
              </w:rPr>
            </w:pPr>
            <w:ins w:id="2284" w:author="薛媛媛（Grace）" w:date="2025-11-17T15:49:20Z">
              <w:r>
                <w:rPr>
                  <w:rFonts w:hint="default" w:ascii="Arial" w:hAnsi="Arial" w:cs="Arial"/>
                  <w:sz w:val="20"/>
                  <w:szCs w:val="20"/>
                  <w:lang w:val="en-GB"/>
                  <w:rPrChange w:id="2285" w:author="薛媛媛（Grace）" w:date="2025-11-18T13:55:39Z">
                    <w:rPr>
                      <w:rFonts w:hint="eastAsia"/>
                      <w:lang w:val="en-GB"/>
                    </w:rPr>
                  </w:rPrChange>
                </w:rPr>
                <w:t>EN ISO</w:t>
              </w:r>
            </w:ins>
            <w:ins w:id="2287" w:author="薛媛媛（Grace）" w:date="2025-11-17T15:49:20Z">
              <w:r>
                <w:rPr>
                  <w:rFonts w:hint="default" w:ascii="Arial" w:hAnsi="Arial" w:eastAsia="宋体" w:cs="Arial"/>
                  <w:sz w:val="20"/>
                  <w:szCs w:val="20"/>
                  <w:lang w:val="en-US" w:eastAsia="zh-CN"/>
                  <w:rPrChange w:id="2288" w:author="薛媛媛（Grace）" w:date="2025-11-18T13:55:39Z">
                    <w:rPr>
                      <w:rFonts w:hint="eastAsia" w:eastAsia="宋体"/>
                      <w:lang w:val="en-US" w:eastAsia="zh-CN"/>
                    </w:rPr>
                  </w:rPrChange>
                </w:rPr>
                <w:t xml:space="preserve"> 10993-1</w:t>
              </w:r>
            </w:ins>
          </w:p>
          <w:p w14:paraId="4DB72502">
            <w:pPr>
              <w:rPr>
                <w:ins w:id="2290" w:author="薛媛媛（Grace）" w:date="2025-11-17T15:49:20Z"/>
                <w:rFonts w:hint="default" w:ascii="Arial" w:hAnsi="Arial" w:eastAsia="宋体" w:cs="Arial"/>
                <w:sz w:val="20"/>
                <w:szCs w:val="20"/>
                <w:lang w:val="en-US" w:eastAsia="zh-CN"/>
                <w:rPrChange w:id="2291" w:author="薛媛媛（Grace）" w:date="2025-11-18T13:55:39Z">
                  <w:rPr>
                    <w:ins w:id="2292" w:author="薛媛媛（Grace）" w:date="2025-11-17T15:49:20Z"/>
                    <w:rFonts w:hint="default" w:eastAsia="宋体"/>
                    <w:lang w:val="en-US" w:eastAsia="zh-CN"/>
                  </w:rPr>
                </w:rPrChange>
              </w:rPr>
            </w:pPr>
            <w:ins w:id="2293" w:author="薛媛媛（Grace）" w:date="2025-11-17T15:49:20Z">
              <w:r>
                <w:rPr>
                  <w:rFonts w:hint="default" w:ascii="Arial" w:hAnsi="Arial" w:cs="Arial"/>
                  <w:sz w:val="20"/>
                  <w:szCs w:val="20"/>
                  <w:lang w:val="en-GB"/>
                  <w:rPrChange w:id="2294" w:author="薛媛媛（Grace）" w:date="2025-11-18T13:55:39Z">
                    <w:rPr>
                      <w:rFonts w:hint="eastAsia"/>
                      <w:lang w:val="en-GB"/>
                    </w:rPr>
                  </w:rPrChange>
                </w:rPr>
                <w:t>EN ISO</w:t>
              </w:r>
            </w:ins>
            <w:ins w:id="2296" w:author="薛媛媛（Grace）" w:date="2025-11-17T15:49:20Z">
              <w:r>
                <w:rPr>
                  <w:rFonts w:hint="default" w:ascii="Arial" w:hAnsi="Arial" w:eastAsia="宋体" w:cs="Arial"/>
                  <w:sz w:val="20"/>
                  <w:szCs w:val="20"/>
                  <w:lang w:val="en-US" w:eastAsia="zh-CN"/>
                  <w:rPrChange w:id="2297" w:author="薛媛媛（Grace）" w:date="2025-11-18T13:55:39Z">
                    <w:rPr>
                      <w:rFonts w:hint="eastAsia" w:eastAsia="宋体"/>
                      <w:lang w:val="en-US" w:eastAsia="zh-CN"/>
                    </w:rPr>
                  </w:rPrChange>
                </w:rPr>
                <w:t xml:space="preserve"> 10993-5</w:t>
              </w:r>
            </w:ins>
          </w:p>
          <w:p w14:paraId="359D4774">
            <w:pPr>
              <w:rPr>
                <w:ins w:id="2299" w:author="薛媛媛（Grace）" w:date="2025-11-17T15:49:20Z"/>
                <w:rFonts w:hint="default" w:ascii="Arial" w:hAnsi="Arial" w:eastAsia="宋体" w:cs="Arial"/>
                <w:sz w:val="20"/>
                <w:szCs w:val="20"/>
                <w:lang w:val="en-US" w:eastAsia="zh-CN"/>
                <w:rPrChange w:id="2300" w:author="薛媛媛（Grace）" w:date="2025-11-18T13:55:39Z">
                  <w:rPr>
                    <w:ins w:id="2301" w:author="薛媛媛（Grace）" w:date="2025-11-17T15:49:20Z"/>
                    <w:rFonts w:hint="default" w:eastAsia="宋体"/>
                    <w:lang w:val="en-US" w:eastAsia="zh-CN"/>
                  </w:rPr>
                </w:rPrChange>
              </w:rPr>
            </w:pPr>
            <w:ins w:id="2302" w:author="薛媛媛（Grace）" w:date="2025-11-17T15:49:20Z">
              <w:r>
                <w:rPr>
                  <w:rFonts w:hint="default" w:ascii="Arial" w:hAnsi="Arial" w:cs="Arial"/>
                  <w:sz w:val="20"/>
                  <w:szCs w:val="20"/>
                  <w:lang w:val="en-GB"/>
                  <w:rPrChange w:id="2303" w:author="薛媛媛（Grace）" w:date="2025-11-18T13:55:39Z">
                    <w:rPr>
                      <w:rFonts w:hint="eastAsia"/>
                      <w:lang w:val="en-GB"/>
                    </w:rPr>
                  </w:rPrChange>
                </w:rPr>
                <w:t>EN ISO</w:t>
              </w:r>
            </w:ins>
            <w:ins w:id="2305" w:author="薛媛媛（Grace）" w:date="2025-11-17T15:49:20Z">
              <w:r>
                <w:rPr>
                  <w:rFonts w:hint="default" w:ascii="Arial" w:hAnsi="Arial" w:eastAsia="宋体" w:cs="Arial"/>
                  <w:sz w:val="20"/>
                  <w:szCs w:val="20"/>
                  <w:lang w:val="en-US" w:eastAsia="zh-CN"/>
                  <w:rPrChange w:id="2306" w:author="薛媛媛（Grace）" w:date="2025-11-18T13:55:39Z">
                    <w:rPr>
                      <w:rFonts w:hint="eastAsia" w:eastAsia="宋体"/>
                      <w:lang w:val="en-US" w:eastAsia="zh-CN"/>
                    </w:rPr>
                  </w:rPrChange>
                </w:rPr>
                <w:t xml:space="preserve"> 10993-10</w:t>
              </w:r>
            </w:ins>
          </w:p>
          <w:p w14:paraId="1C52138E">
            <w:pPr>
              <w:rPr>
                <w:ins w:id="2308" w:author="薛媛媛（Grace）" w:date="2025-11-17T15:49:20Z"/>
                <w:rFonts w:hint="default" w:ascii="Arial" w:hAnsi="Arial" w:eastAsia="宋体" w:cs="Arial"/>
                <w:sz w:val="20"/>
                <w:szCs w:val="20"/>
                <w:lang w:val="en-US" w:eastAsia="zh-CN"/>
                <w:rPrChange w:id="2309" w:author="薛媛媛（Grace）" w:date="2025-11-18T13:55:39Z">
                  <w:rPr>
                    <w:ins w:id="2310" w:author="薛媛媛（Grace）" w:date="2025-11-17T15:49:20Z"/>
                    <w:rFonts w:hint="default" w:eastAsia="宋体"/>
                    <w:lang w:val="en-US" w:eastAsia="zh-CN"/>
                  </w:rPr>
                </w:rPrChange>
              </w:rPr>
            </w:pPr>
            <w:ins w:id="2311" w:author="薛媛媛（Grace）" w:date="2025-11-17T15:49:20Z">
              <w:r>
                <w:rPr>
                  <w:rFonts w:hint="default" w:ascii="Arial" w:hAnsi="Arial" w:cs="Arial"/>
                  <w:sz w:val="20"/>
                  <w:szCs w:val="20"/>
                  <w:lang w:val="en-GB"/>
                  <w:rPrChange w:id="2312" w:author="薛媛媛（Grace）" w:date="2025-11-18T13:55:39Z">
                    <w:rPr>
                      <w:rFonts w:hint="eastAsia"/>
                      <w:lang w:val="en-GB"/>
                    </w:rPr>
                  </w:rPrChange>
                </w:rPr>
                <w:t>EN ISO</w:t>
              </w:r>
            </w:ins>
            <w:ins w:id="2314" w:author="薛媛媛（Grace）" w:date="2025-11-17T15:49:20Z">
              <w:r>
                <w:rPr>
                  <w:rFonts w:hint="default" w:ascii="Arial" w:hAnsi="Arial" w:eastAsia="宋体" w:cs="Arial"/>
                  <w:sz w:val="20"/>
                  <w:szCs w:val="20"/>
                  <w:lang w:val="en-US" w:eastAsia="zh-CN"/>
                  <w:rPrChange w:id="2315" w:author="薛媛媛（Grace）" w:date="2025-11-18T13:55:39Z">
                    <w:rPr>
                      <w:rFonts w:hint="eastAsia" w:eastAsia="宋体"/>
                      <w:lang w:val="en-US" w:eastAsia="zh-CN"/>
                    </w:rPr>
                  </w:rPrChange>
                </w:rPr>
                <w:t xml:space="preserve"> 10993-23</w:t>
              </w:r>
            </w:ins>
          </w:p>
          <w:p w14:paraId="255BD33D">
            <w:pPr>
              <w:spacing w:line="240" w:lineRule="auto"/>
              <w:rPr>
                <w:ins w:id="2317" w:author="薛媛媛（Grace）" w:date="2025-11-17T15:49:50Z"/>
                <w:rFonts w:hint="default" w:ascii="Arial" w:hAnsi="Arial" w:cs="Arial"/>
                <w:sz w:val="20"/>
                <w:szCs w:val="20"/>
                <w:lang w:val="en-GB"/>
                <w:rPrChange w:id="2318" w:author="薛媛媛（Grace）" w:date="2025-11-18T13:55:39Z">
                  <w:rPr>
                    <w:ins w:id="2319" w:author="薛媛媛（Grace）" w:date="2025-11-17T15:49:50Z"/>
                    <w:rFonts w:hint="eastAsia"/>
                    <w:lang w:val="en-GB"/>
                  </w:rPr>
                </w:rPrChange>
              </w:rPr>
            </w:pPr>
            <w:ins w:id="2320" w:author="薛媛媛（Grace）" w:date="2025-11-17T15:49:50Z">
              <w:r>
                <w:rPr>
                  <w:rFonts w:hint="default" w:ascii="Arial" w:hAnsi="Arial" w:cs="Arial"/>
                  <w:sz w:val="20"/>
                  <w:szCs w:val="20"/>
                  <w:lang w:val="en-GB"/>
                  <w:rPrChange w:id="2321" w:author="薛媛媛（Grace）" w:date="2025-11-18T13:55:39Z">
                    <w:rPr>
                      <w:rFonts w:hint="eastAsia"/>
                      <w:lang w:val="en-GB"/>
                    </w:rPr>
                  </w:rPrChange>
                </w:rPr>
                <w:t>(EC) No 1907/2006</w:t>
              </w:r>
            </w:ins>
          </w:p>
          <w:p w14:paraId="37CBF2FD">
            <w:pPr>
              <w:spacing w:line="240" w:lineRule="auto"/>
              <w:rPr>
                <w:ins w:id="2323" w:author="薛媛媛（Grace）" w:date="2025-11-17T15:49:50Z"/>
                <w:rFonts w:hint="default" w:ascii="Arial" w:hAnsi="Arial" w:eastAsia="宋体" w:cs="Arial"/>
                <w:sz w:val="20"/>
                <w:szCs w:val="20"/>
                <w:lang w:val="en-US" w:eastAsia="zh-CN"/>
                <w:rPrChange w:id="2324" w:author="薛媛媛（Grace）" w:date="2025-11-18T13:55:39Z">
                  <w:rPr>
                    <w:ins w:id="2325" w:author="薛媛媛（Grace）" w:date="2025-11-17T15:49:50Z"/>
                    <w:rFonts w:hint="eastAsia" w:eastAsia="宋体"/>
                    <w:lang w:val="en-US" w:eastAsia="zh-CN"/>
                  </w:rPr>
                </w:rPrChange>
              </w:rPr>
            </w:pPr>
            <w:ins w:id="2326" w:author="薛媛媛（Grace）" w:date="2025-11-17T15:49:50Z">
              <w:r>
                <w:rPr>
                  <w:rFonts w:hint="default" w:ascii="Arial" w:hAnsi="Arial" w:cs="Arial"/>
                  <w:sz w:val="20"/>
                  <w:szCs w:val="20"/>
                  <w:lang w:val="en-GB"/>
                  <w:rPrChange w:id="2327" w:author="薛媛媛（Grace）" w:date="2025-11-18T13:55:39Z">
                    <w:rPr>
                      <w:rFonts w:hint="eastAsia"/>
                      <w:lang w:val="en-GB"/>
                    </w:rPr>
                  </w:rPrChange>
                </w:rPr>
                <w:t>(EC) No 1</w:t>
              </w:r>
            </w:ins>
            <w:ins w:id="2329" w:author="薛媛媛（Grace）" w:date="2025-11-17T15:49:50Z">
              <w:r>
                <w:rPr>
                  <w:rFonts w:hint="default" w:ascii="Arial" w:hAnsi="Arial" w:eastAsia="宋体" w:cs="Arial"/>
                  <w:sz w:val="20"/>
                  <w:szCs w:val="20"/>
                  <w:lang w:val="en-US" w:eastAsia="zh-CN"/>
                  <w:rPrChange w:id="2330" w:author="薛媛媛（Grace）" w:date="2025-11-18T13:55:39Z">
                    <w:rPr>
                      <w:rFonts w:hint="eastAsia" w:eastAsia="宋体"/>
                      <w:lang w:val="en-US" w:eastAsia="zh-CN"/>
                    </w:rPr>
                  </w:rPrChange>
                </w:rPr>
                <w:t>272</w:t>
              </w:r>
            </w:ins>
            <w:ins w:id="2332" w:author="薛媛媛（Grace）" w:date="2025-11-17T15:49:50Z">
              <w:r>
                <w:rPr>
                  <w:rFonts w:hint="default" w:ascii="Arial" w:hAnsi="Arial" w:cs="Arial"/>
                  <w:sz w:val="20"/>
                  <w:szCs w:val="20"/>
                  <w:lang w:val="en-GB"/>
                  <w:rPrChange w:id="2333" w:author="薛媛媛（Grace）" w:date="2025-11-18T13:55:39Z">
                    <w:rPr>
                      <w:rFonts w:hint="eastAsia"/>
                      <w:lang w:val="en-GB"/>
                    </w:rPr>
                  </w:rPrChange>
                </w:rPr>
                <w:t>/200</w:t>
              </w:r>
            </w:ins>
            <w:ins w:id="2335" w:author="薛媛媛（Grace）" w:date="2025-11-17T15:49:50Z">
              <w:r>
                <w:rPr>
                  <w:rFonts w:hint="default" w:ascii="Arial" w:hAnsi="Arial" w:eastAsia="宋体" w:cs="Arial"/>
                  <w:sz w:val="20"/>
                  <w:szCs w:val="20"/>
                  <w:lang w:val="en-US" w:eastAsia="zh-CN"/>
                  <w:rPrChange w:id="2336" w:author="薛媛媛（Grace）" w:date="2025-11-18T13:55:39Z">
                    <w:rPr>
                      <w:rFonts w:hint="eastAsia" w:eastAsia="宋体"/>
                      <w:lang w:val="en-US" w:eastAsia="zh-CN"/>
                    </w:rPr>
                  </w:rPrChange>
                </w:rPr>
                <w:t>8</w:t>
              </w:r>
            </w:ins>
          </w:p>
          <w:p w14:paraId="4CC394C9">
            <w:pPr>
              <w:rPr>
                <w:ins w:id="2338" w:author="薛媛媛（Grace）" w:date="2025-11-17T15:49:20Z"/>
                <w:rFonts w:ascii="Arial" w:hAnsi="Arial" w:cs="Arial" w:eastAsiaTheme="minorHAnsi"/>
                <w:sz w:val="20"/>
                <w:szCs w:val="20"/>
                <w:lang w:val="en-GB" w:eastAsia="en-US" w:bidi="ar-SA"/>
                <w:rPrChange w:id="2339" w:author="薛媛媛（Grace）" w:date="2025-11-18T13:55:33Z">
                  <w:rPr>
                    <w:ins w:id="2340" w:author="薛媛媛（Grace）" w:date="2025-11-17T15:49:20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01B7FE57">
            <w:pPr>
              <w:rPr>
                <w:ins w:id="2341" w:author="薛媛媛（Grace）" w:date="2025-11-17T15:49:20Z"/>
                <w:rFonts w:hint="default" w:ascii="Arial" w:hAnsi="Arial" w:cs="Arial" w:eastAsiaTheme="minorEastAsia"/>
                <w:color w:val="auto"/>
                <w:sz w:val="20"/>
                <w:szCs w:val="20"/>
                <w:lang w:val="en-US" w:eastAsia="zh-CN"/>
                <w:rPrChange w:id="2342" w:author="薛媛媛（Grace）" w:date="2025-11-18T13:55:39Z">
                  <w:rPr>
                    <w:ins w:id="2343" w:author="薛媛媛（Grace）" w:date="2025-11-17T15:49:20Z"/>
                    <w:rFonts w:hint="eastAsia" w:cs="Arial" w:eastAsiaTheme="minorEastAsia"/>
                    <w:color w:val="auto"/>
                    <w:sz w:val="22"/>
                    <w:szCs w:val="22"/>
                    <w:lang w:val="en-US" w:eastAsia="zh-CN"/>
                  </w:rPr>
                </w:rPrChange>
              </w:rPr>
            </w:pPr>
            <w:ins w:id="2344" w:author="薛媛媛（Grace）" w:date="2025-11-17T15:49:20Z">
              <w:r>
                <w:rPr>
                  <w:rFonts w:hint="default" w:ascii="Arial" w:hAnsi="Arial" w:cs="Arial" w:eastAsiaTheme="minorEastAsia"/>
                  <w:color w:val="auto"/>
                  <w:sz w:val="20"/>
                  <w:szCs w:val="20"/>
                  <w:lang w:val="en-US" w:eastAsia="zh-CN"/>
                  <w:rPrChange w:id="2345" w:author="薛媛媛（Grace）" w:date="2025-11-18T13:55:39Z">
                    <w:rPr>
                      <w:rFonts w:hint="eastAsia" w:cs="Arial" w:eastAsiaTheme="minorEastAsia"/>
                      <w:color w:val="auto"/>
                      <w:sz w:val="22"/>
                      <w:szCs w:val="22"/>
                      <w:lang w:val="en-US" w:eastAsia="zh-CN"/>
                    </w:rPr>
                  </w:rPrChange>
                </w:rPr>
                <w:t>Biological evaluation plan and assessment report</w:t>
              </w:r>
            </w:ins>
          </w:p>
          <w:p w14:paraId="0926DD31">
            <w:pPr>
              <w:rPr>
                <w:ins w:id="2347" w:author="薛媛媛（Grace）" w:date="2025-11-17T15:50:23Z"/>
                <w:rFonts w:hint="default" w:ascii="Arial" w:hAnsi="Arial" w:cs="Arial" w:eastAsiaTheme="minorEastAsia"/>
                <w:color w:val="auto"/>
                <w:sz w:val="20"/>
                <w:szCs w:val="20"/>
                <w:rPrChange w:id="2348" w:author="薛媛媛（Grace）" w:date="2025-11-18T13:55:39Z">
                  <w:rPr>
                    <w:ins w:id="2349" w:author="薛媛媛（Grace）" w:date="2025-11-17T15:50:23Z"/>
                    <w:rFonts w:hint="default" w:ascii="Arial" w:hAnsi="Arial" w:cs="Arial" w:eastAsiaTheme="minorEastAsia"/>
                    <w:color w:val="auto"/>
                    <w:sz w:val="22"/>
                    <w:szCs w:val="22"/>
                  </w:rPr>
                </w:rPrChange>
              </w:rPr>
            </w:pPr>
            <w:ins w:id="2350" w:author="薛媛媛（Grace）" w:date="2025-11-17T15:50:23Z">
              <w:r>
                <w:rPr>
                  <w:rFonts w:hint="default" w:ascii="Arial" w:hAnsi="Arial" w:cs="Arial" w:eastAsiaTheme="minorEastAsia"/>
                  <w:color w:val="auto"/>
                  <w:sz w:val="20"/>
                  <w:szCs w:val="20"/>
                  <w:rPrChange w:id="2351" w:author="薛媛媛（Grace）" w:date="2025-11-18T13:55:39Z">
                    <w:rPr>
                      <w:rFonts w:hint="default" w:ascii="Arial" w:hAnsi="Arial" w:cs="Arial" w:eastAsiaTheme="minorEastAsia"/>
                      <w:color w:val="auto"/>
                      <w:sz w:val="22"/>
                      <w:szCs w:val="22"/>
                    </w:rPr>
                  </w:rPrChange>
                </w:rPr>
                <w:t>Material Review Report</w:t>
              </w:r>
            </w:ins>
            <w:r>
              <w:rPr>
                <w:rFonts w:ascii="Arial" w:hAnsi="Arial" w:cs="Arial"/>
                <w:sz w:val="20"/>
                <w:szCs w:val="20"/>
                <w:rPrChange w:id="2353" w:author="薛媛媛（Grace）" w:date="2025-11-18T13:55:39Z">
                  <w:rPr/>
                </w:rPrChange>
              </w:rPr>
              <w:commentReference w:id="8"/>
            </w:r>
          </w:p>
          <w:p w14:paraId="4FB71BF7">
            <w:pPr>
              <w:rPr>
                <w:ins w:id="2354" w:author="薛媛媛（Grace）" w:date="2025-11-17T15:49:20Z"/>
                <w:rFonts w:ascii="Arial" w:hAnsi="Arial" w:cs="Arial" w:eastAsiaTheme="minorHAnsi"/>
                <w:sz w:val="20"/>
                <w:szCs w:val="20"/>
                <w:lang w:val="en-GB" w:eastAsia="en-US" w:bidi="ar-SA"/>
                <w:rPrChange w:id="2355" w:author="薛媛媛（Grace）" w:date="2025-11-18T13:55:33Z">
                  <w:rPr>
                    <w:ins w:id="2356" w:author="薛媛媛（Grace）" w:date="2025-11-17T15:49:20Z"/>
                    <w:rFonts w:ascii="Arial" w:hAnsi="Arial" w:cs="Arial" w:eastAsiaTheme="minorHAnsi"/>
                    <w:sz w:val="20"/>
                    <w:szCs w:val="20"/>
                    <w:lang w:val="en-GB" w:eastAsia="en-US" w:bidi="ar-SA"/>
                  </w:rPr>
                </w:rPrChange>
              </w:rPr>
            </w:pPr>
          </w:p>
        </w:tc>
        <w:tc>
          <w:tcPr>
            <w:tcW w:w="3078" w:type="dxa"/>
            <w:tcMar>
              <w:top w:w="113" w:type="dxa"/>
              <w:bottom w:w="113" w:type="dxa"/>
            </w:tcMar>
          </w:tcPr>
          <w:p w14:paraId="7DF76236">
            <w:pPr>
              <w:rPr>
                <w:rFonts w:ascii="Arial" w:hAnsi="Arial" w:cs="Arial"/>
                <w:sz w:val="20"/>
                <w:szCs w:val="20"/>
                <w:lang w:val="en-GB"/>
                <w:rPrChange w:id="2357" w:author="薛媛媛（Grace）" w:date="2025-11-18T13:55:33Z">
                  <w:rPr>
                    <w:sz w:val="20"/>
                    <w:szCs w:val="20"/>
                    <w:lang w:val="en-GB"/>
                  </w:rPr>
                </w:rPrChange>
              </w:rPr>
            </w:pPr>
          </w:p>
        </w:tc>
      </w:tr>
      <w:tr w14:paraId="297AB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54CE9656">
            <w:pPr>
              <w:tabs>
                <w:tab w:val="left" w:pos="595"/>
              </w:tabs>
              <w:spacing w:before="120" w:line="240" w:lineRule="auto"/>
              <w:rPr>
                <w:rFonts w:ascii="Arial" w:hAnsi="Arial" w:eastAsia="Times New Roman" w:cs="Arial"/>
                <w:color w:val="000000"/>
                <w:sz w:val="20"/>
                <w:szCs w:val="20"/>
                <w:lang w:val="en-GB" w:eastAsia="de-CH"/>
                <w:rPrChange w:id="2358"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359" w:author="薛媛媛（Grace）" w:date="2025-11-18T13:55:33Z">
                  <w:rPr>
                    <w:rFonts w:eastAsia="Times New Roman"/>
                    <w:color w:val="000000"/>
                    <w:sz w:val="20"/>
                    <w:szCs w:val="20"/>
                    <w:lang w:val="en-GB" w:eastAsia="de-CH"/>
                  </w:rPr>
                </w:rPrChange>
              </w:rPr>
              <w:t xml:space="preserve">10.4.2.   Justification regarding the presence of CMR and/or endocrine-disrupting substances </w:t>
            </w:r>
          </w:p>
          <w:p w14:paraId="1930BD7E">
            <w:pPr>
              <w:tabs>
                <w:tab w:val="left" w:pos="595"/>
              </w:tabs>
              <w:spacing w:before="120" w:line="240" w:lineRule="auto"/>
              <w:rPr>
                <w:rFonts w:ascii="Arial" w:hAnsi="Arial" w:eastAsia="Times New Roman" w:cs="Arial"/>
                <w:color w:val="000000"/>
                <w:sz w:val="20"/>
                <w:szCs w:val="20"/>
                <w:lang w:val="en-GB" w:eastAsia="de-CH"/>
                <w:rPrChange w:id="2360"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361" w:author="薛媛媛（Grace）" w:date="2025-11-18T13:55:33Z">
                  <w:rPr>
                    <w:rFonts w:eastAsia="Times New Roman"/>
                    <w:color w:val="000000"/>
                    <w:sz w:val="20"/>
                    <w:szCs w:val="20"/>
                    <w:lang w:val="en-GB" w:eastAsia="de-CH"/>
                  </w:rPr>
                </w:rPrChange>
              </w:rPr>
              <w:t>The justification for the presence of such substances shall be based upon:</w:t>
            </w:r>
          </w:p>
          <w:p w14:paraId="1265B864">
            <w:pPr>
              <w:tabs>
                <w:tab w:val="left" w:pos="595"/>
              </w:tabs>
              <w:spacing w:before="120" w:line="240" w:lineRule="auto"/>
              <w:rPr>
                <w:rFonts w:ascii="Arial" w:hAnsi="Arial" w:eastAsia="Times New Roman" w:cs="Arial"/>
                <w:color w:val="000000"/>
                <w:sz w:val="20"/>
                <w:szCs w:val="20"/>
                <w:lang w:val="en-GB" w:eastAsia="de-CH"/>
                <w:rPrChange w:id="2362"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363" w:author="薛媛媛（Grace）" w:date="2025-11-18T13:55:33Z">
                  <w:rPr>
                    <w:rFonts w:eastAsia="Times New Roman"/>
                    <w:color w:val="000000"/>
                    <w:sz w:val="20"/>
                    <w:szCs w:val="20"/>
                    <w:lang w:val="en-GB" w:eastAsia="de-CH"/>
                  </w:rPr>
                </w:rPrChange>
              </w:rPr>
              <w:t>(a)  an analysis and estimation of potential patient or user exposure to the substance;</w:t>
            </w:r>
          </w:p>
          <w:p w14:paraId="2C444B16">
            <w:pPr>
              <w:tabs>
                <w:tab w:val="left" w:pos="595"/>
              </w:tabs>
              <w:spacing w:before="120" w:line="240" w:lineRule="auto"/>
              <w:rPr>
                <w:rFonts w:ascii="Arial" w:hAnsi="Arial" w:eastAsia="Times New Roman" w:cs="Arial"/>
                <w:color w:val="000000"/>
                <w:sz w:val="20"/>
                <w:szCs w:val="20"/>
                <w:lang w:val="en-GB" w:eastAsia="de-CH"/>
                <w:rPrChange w:id="2364"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365" w:author="薛媛媛（Grace）" w:date="2025-11-18T13:55:33Z">
                  <w:rPr>
                    <w:rFonts w:eastAsia="Times New Roman"/>
                    <w:color w:val="000000"/>
                    <w:sz w:val="20"/>
                    <w:szCs w:val="20"/>
                    <w:lang w:val="en-GB" w:eastAsia="de-CH"/>
                  </w:rPr>
                </w:rPrChange>
              </w:rPr>
              <w:t>(b)  an analysis of possible alternative substances, materials or designs, including, where available, information about independent research, peer-reviewed studies, scientific opinions from relevant scientific committees and an analysis of the availability of such alternatives;</w:t>
            </w:r>
          </w:p>
          <w:p w14:paraId="4C518D6B">
            <w:pPr>
              <w:tabs>
                <w:tab w:val="left" w:pos="595"/>
              </w:tabs>
              <w:spacing w:before="120" w:line="240" w:lineRule="auto"/>
              <w:rPr>
                <w:rFonts w:ascii="Arial" w:hAnsi="Arial" w:eastAsia="Times New Roman" w:cs="Arial"/>
                <w:color w:val="000000"/>
                <w:sz w:val="20"/>
                <w:szCs w:val="20"/>
                <w:lang w:val="en-GB" w:eastAsia="de-CH"/>
                <w:rPrChange w:id="2366"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367" w:author="薛媛媛（Grace）" w:date="2025-11-18T13:55:33Z">
                  <w:rPr>
                    <w:rFonts w:eastAsia="Times New Roman"/>
                    <w:color w:val="000000"/>
                    <w:sz w:val="20"/>
                    <w:szCs w:val="20"/>
                    <w:lang w:val="en-GB" w:eastAsia="de-CH"/>
                  </w:rPr>
                </w:rPrChange>
              </w:rPr>
              <w:t>(c)  argumentation as to why possible substance and/ or material substitutes, if available, or design changes, if feasible, are inappropriate in relation to maintaining the functionality, performance and the benefit-risk ratios of the product; including taking into account if the intended use of such devices includes treatment of children or treatment of pregnant or breastfeeding women or treatment of other patient groups considered particularly vulnerable to such substances and/or materials; and</w:t>
            </w:r>
          </w:p>
          <w:p w14:paraId="0F69497C">
            <w:pPr>
              <w:tabs>
                <w:tab w:val="left" w:pos="595"/>
              </w:tabs>
              <w:spacing w:before="120" w:line="240" w:lineRule="auto"/>
              <w:rPr>
                <w:rFonts w:ascii="Arial" w:hAnsi="Arial" w:eastAsia="Times New Roman" w:cs="Arial"/>
                <w:color w:val="000000"/>
                <w:sz w:val="20"/>
                <w:szCs w:val="20"/>
                <w:lang w:val="en-GB" w:eastAsia="de-CH"/>
                <w:rPrChange w:id="2368"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369" w:author="薛媛媛（Grace）" w:date="2025-11-18T13:55:33Z">
                  <w:rPr>
                    <w:rFonts w:eastAsia="Times New Roman"/>
                    <w:color w:val="000000"/>
                    <w:sz w:val="20"/>
                    <w:szCs w:val="20"/>
                    <w:lang w:val="en-GB" w:eastAsia="de-CH"/>
                  </w:rPr>
                </w:rPrChange>
              </w:rPr>
              <w:t>(d)  where applicable and available, the latest relevant scientific committee guidelines in accordance with Sections 10.4.3. and 10.4.4.</w:t>
            </w:r>
          </w:p>
        </w:tc>
        <w:tc>
          <w:tcPr>
            <w:tcW w:w="1198" w:type="dxa"/>
            <w:tcMar>
              <w:top w:w="113" w:type="dxa"/>
              <w:bottom w:w="113" w:type="dxa"/>
            </w:tcMar>
          </w:tcPr>
          <w:p w14:paraId="64F22B3F">
            <w:pPr>
              <w:rPr>
                <w:rFonts w:ascii="Arial" w:hAnsi="Arial" w:cs="Arial"/>
                <w:sz w:val="20"/>
                <w:szCs w:val="20"/>
                <w:lang w:val="en-GB"/>
                <w:rPrChange w:id="2370" w:author="薛媛媛（Grace）" w:date="2025-11-18T13:55:33Z">
                  <w:rPr>
                    <w:sz w:val="20"/>
                    <w:szCs w:val="20"/>
                    <w:lang w:val="en-GB"/>
                  </w:rPr>
                </w:rPrChange>
              </w:rPr>
            </w:pPr>
            <w:ins w:id="2371" w:author="薛媛媛（Grace）" w:date="2025-11-17T15:55:56Z">
              <w:r>
                <w:rPr>
                  <w:rFonts w:hint="default" w:ascii="Arial" w:hAnsi="Arial" w:cs="Arial" w:eastAsiaTheme="minorHAnsi"/>
                  <w:sz w:val="20"/>
                  <w:szCs w:val="20"/>
                  <w:lang w:val="en-GB" w:eastAsia="zh-CN"/>
                  <w:rPrChange w:id="2372" w:author="薛媛媛（Grace）" w:date="2025-11-18T13:55:39Z">
                    <w:rPr>
                      <w:rFonts w:hint="eastAsia" w:eastAsiaTheme="minorHAnsi"/>
                      <w:sz w:val="22"/>
                      <w:szCs w:val="22"/>
                      <w:lang w:val="en-GB" w:eastAsia="zh-CN"/>
                    </w:rPr>
                  </w:rPrChange>
                </w:rPr>
                <w:t>Yes</w:t>
              </w:r>
            </w:ins>
          </w:p>
        </w:tc>
        <w:tc>
          <w:tcPr>
            <w:tcW w:w="3078" w:type="dxa"/>
            <w:tcMar>
              <w:top w:w="113" w:type="dxa"/>
              <w:bottom w:w="113" w:type="dxa"/>
            </w:tcMar>
          </w:tcPr>
          <w:p w14:paraId="44008D64">
            <w:pPr>
              <w:spacing w:line="240" w:lineRule="auto"/>
              <w:rPr>
                <w:ins w:id="2374" w:author="薛媛媛（Grace）" w:date="2025-11-17T15:55:51Z"/>
                <w:rFonts w:hint="default" w:ascii="Arial" w:hAnsi="Arial" w:cs="Arial"/>
                <w:sz w:val="20"/>
                <w:szCs w:val="20"/>
                <w:lang w:val="en-GB"/>
                <w:rPrChange w:id="2375" w:author="薛媛媛（Grace）" w:date="2025-11-18T13:55:39Z">
                  <w:rPr>
                    <w:ins w:id="2376" w:author="薛媛媛（Grace）" w:date="2025-11-17T15:55:51Z"/>
                    <w:rFonts w:hint="eastAsia"/>
                    <w:lang w:val="en-GB"/>
                  </w:rPr>
                </w:rPrChange>
              </w:rPr>
            </w:pPr>
            <w:ins w:id="2377" w:author="薛媛媛（Grace）" w:date="2025-11-17T15:55:51Z">
              <w:r>
                <w:rPr>
                  <w:rFonts w:hint="default" w:ascii="Arial" w:hAnsi="Arial" w:cs="Arial"/>
                  <w:sz w:val="20"/>
                  <w:szCs w:val="20"/>
                  <w:lang w:val="en-GB"/>
                  <w:rPrChange w:id="2378" w:author="薛媛媛（Grace）" w:date="2025-11-18T13:55:39Z">
                    <w:rPr>
                      <w:rFonts w:hint="eastAsia"/>
                      <w:lang w:val="en-GB"/>
                    </w:rPr>
                  </w:rPrChange>
                </w:rPr>
                <w:t>(EC) No 1907/2006</w:t>
              </w:r>
            </w:ins>
          </w:p>
          <w:p w14:paraId="2073AF9E">
            <w:pPr>
              <w:spacing w:line="240" w:lineRule="auto"/>
              <w:rPr>
                <w:ins w:id="2380" w:author="薛媛媛（Grace）" w:date="2025-11-17T15:55:51Z"/>
                <w:rFonts w:hint="default" w:ascii="Arial" w:hAnsi="Arial" w:eastAsia="宋体" w:cs="Arial"/>
                <w:sz w:val="20"/>
                <w:szCs w:val="20"/>
                <w:lang w:val="en-US" w:eastAsia="zh-CN"/>
                <w:rPrChange w:id="2381" w:author="薛媛媛（Grace）" w:date="2025-11-18T13:55:39Z">
                  <w:rPr>
                    <w:ins w:id="2382" w:author="薛媛媛（Grace）" w:date="2025-11-17T15:55:51Z"/>
                    <w:rFonts w:hint="eastAsia" w:eastAsia="宋体"/>
                    <w:lang w:val="en-US" w:eastAsia="zh-CN"/>
                  </w:rPr>
                </w:rPrChange>
              </w:rPr>
            </w:pPr>
            <w:ins w:id="2383" w:author="薛媛媛（Grace）" w:date="2025-11-17T15:55:51Z">
              <w:r>
                <w:rPr>
                  <w:rFonts w:hint="default" w:ascii="Arial" w:hAnsi="Arial" w:cs="Arial"/>
                  <w:sz w:val="20"/>
                  <w:szCs w:val="20"/>
                  <w:lang w:val="en-GB"/>
                  <w:rPrChange w:id="2384" w:author="薛媛媛（Grace）" w:date="2025-11-18T13:55:39Z">
                    <w:rPr>
                      <w:rFonts w:hint="eastAsia"/>
                      <w:lang w:val="en-GB"/>
                    </w:rPr>
                  </w:rPrChange>
                </w:rPr>
                <w:t>(EC) No 1</w:t>
              </w:r>
            </w:ins>
            <w:ins w:id="2386" w:author="薛媛媛（Grace）" w:date="2025-11-17T15:55:51Z">
              <w:r>
                <w:rPr>
                  <w:rFonts w:hint="default" w:ascii="Arial" w:hAnsi="Arial" w:eastAsia="宋体" w:cs="Arial"/>
                  <w:sz w:val="20"/>
                  <w:szCs w:val="20"/>
                  <w:lang w:val="en-US" w:eastAsia="zh-CN"/>
                  <w:rPrChange w:id="2387" w:author="薛媛媛（Grace）" w:date="2025-11-18T13:55:39Z">
                    <w:rPr>
                      <w:rFonts w:hint="eastAsia" w:eastAsia="宋体"/>
                      <w:lang w:val="en-US" w:eastAsia="zh-CN"/>
                    </w:rPr>
                  </w:rPrChange>
                </w:rPr>
                <w:t>272</w:t>
              </w:r>
            </w:ins>
            <w:ins w:id="2389" w:author="薛媛媛（Grace）" w:date="2025-11-17T15:55:51Z">
              <w:r>
                <w:rPr>
                  <w:rFonts w:hint="default" w:ascii="Arial" w:hAnsi="Arial" w:cs="Arial"/>
                  <w:sz w:val="20"/>
                  <w:szCs w:val="20"/>
                  <w:lang w:val="en-GB"/>
                  <w:rPrChange w:id="2390" w:author="薛媛媛（Grace）" w:date="2025-11-18T13:55:39Z">
                    <w:rPr>
                      <w:rFonts w:hint="eastAsia"/>
                      <w:lang w:val="en-GB"/>
                    </w:rPr>
                  </w:rPrChange>
                </w:rPr>
                <w:t>/200</w:t>
              </w:r>
            </w:ins>
            <w:ins w:id="2392" w:author="薛媛媛（Grace）" w:date="2025-11-17T15:55:51Z">
              <w:r>
                <w:rPr>
                  <w:rFonts w:hint="default" w:ascii="Arial" w:hAnsi="Arial" w:eastAsia="宋体" w:cs="Arial"/>
                  <w:sz w:val="20"/>
                  <w:szCs w:val="20"/>
                  <w:lang w:val="en-US" w:eastAsia="zh-CN"/>
                  <w:rPrChange w:id="2393" w:author="薛媛媛（Grace）" w:date="2025-11-18T13:55:39Z">
                    <w:rPr>
                      <w:rFonts w:hint="eastAsia" w:eastAsia="宋体"/>
                      <w:lang w:val="en-US" w:eastAsia="zh-CN"/>
                    </w:rPr>
                  </w:rPrChange>
                </w:rPr>
                <w:t>8</w:t>
              </w:r>
            </w:ins>
          </w:p>
          <w:p w14:paraId="0E2A1187">
            <w:pPr>
              <w:rPr>
                <w:rFonts w:ascii="Arial" w:hAnsi="Arial" w:cs="Arial"/>
                <w:sz w:val="20"/>
                <w:szCs w:val="20"/>
                <w:lang w:val="en-GB"/>
                <w:rPrChange w:id="2395" w:author="薛媛媛（Grace）" w:date="2025-11-18T13:55:33Z">
                  <w:rPr>
                    <w:sz w:val="20"/>
                    <w:szCs w:val="20"/>
                    <w:lang w:val="en-GB"/>
                  </w:rPr>
                </w:rPrChange>
              </w:rPr>
            </w:pPr>
          </w:p>
        </w:tc>
        <w:tc>
          <w:tcPr>
            <w:tcW w:w="3078" w:type="dxa"/>
            <w:tcMar>
              <w:top w:w="113" w:type="dxa"/>
              <w:bottom w:w="113" w:type="dxa"/>
            </w:tcMar>
          </w:tcPr>
          <w:p w14:paraId="30AE49CC">
            <w:pPr>
              <w:rPr>
                <w:ins w:id="2396" w:author="薛媛媛（Grace）" w:date="2025-11-17T15:56:03Z"/>
                <w:rFonts w:hint="default" w:ascii="Arial" w:hAnsi="Arial" w:cs="Arial" w:eastAsiaTheme="minorEastAsia"/>
                <w:color w:val="auto"/>
                <w:sz w:val="20"/>
                <w:szCs w:val="20"/>
                <w:rPrChange w:id="2397" w:author="薛媛媛（Grace）" w:date="2025-11-18T13:55:39Z">
                  <w:rPr>
                    <w:ins w:id="2398" w:author="薛媛媛（Grace）" w:date="2025-11-17T15:56:03Z"/>
                    <w:rFonts w:hint="default" w:ascii="Arial" w:hAnsi="Arial" w:cs="Arial" w:eastAsiaTheme="minorEastAsia"/>
                    <w:color w:val="auto"/>
                    <w:sz w:val="22"/>
                    <w:szCs w:val="22"/>
                  </w:rPr>
                </w:rPrChange>
              </w:rPr>
            </w:pPr>
            <w:ins w:id="2399" w:author="薛媛媛（Grace）" w:date="2025-11-17T15:56:03Z">
              <w:r>
                <w:rPr>
                  <w:rFonts w:hint="default" w:ascii="Arial" w:hAnsi="Arial" w:cs="Arial" w:eastAsiaTheme="minorEastAsia"/>
                  <w:color w:val="auto"/>
                  <w:sz w:val="20"/>
                  <w:szCs w:val="20"/>
                  <w:rPrChange w:id="2400" w:author="薛媛媛（Grace）" w:date="2025-11-18T13:55:39Z">
                    <w:rPr>
                      <w:rFonts w:hint="default" w:ascii="Arial" w:hAnsi="Arial" w:cs="Arial" w:eastAsiaTheme="minorEastAsia"/>
                      <w:color w:val="auto"/>
                      <w:sz w:val="22"/>
                      <w:szCs w:val="22"/>
                    </w:rPr>
                  </w:rPrChange>
                </w:rPr>
                <w:t>Material Review Report</w:t>
              </w:r>
            </w:ins>
            <w:ins w:id="2402" w:author="薛媛媛（Grace）" w:date="2025-11-17T15:56:03Z">
              <w:r>
                <w:rPr>
                  <w:rFonts w:ascii="Arial" w:hAnsi="Arial" w:cs="Arial"/>
                  <w:sz w:val="20"/>
                  <w:szCs w:val="20"/>
                  <w:rPrChange w:id="2403" w:author="薛媛媛（Grace）" w:date="2025-11-18T13:55:39Z">
                    <w:rPr/>
                  </w:rPrChange>
                </w:rPr>
                <w:commentReference w:id="9"/>
              </w:r>
            </w:ins>
          </w:p>
          <w:p w14:paraId="79C66996">
            <w:pPr>
              <w:rPr>
                <w:rFonts w:ascii="Arial" w:hAnsi="Arial" w:cs="Arial"/>
                <w:sz w:val="20"/>
                <w:szCs w:val="20"/>
                <w:lang w:val="en-GB"/>
                <w:rPrChange w:id="2405" w:author="薛媛媛（Grace）" w:date="2025-11-18T13:55:33Z">
                  <w:rPr>
                    <w:sz w:val="20"/>
                    <w:szCs w:val="20"/>
                    <w:lang w:val="en-GB"/>
                  </w:rPr>
                </w:rPrChange>
              </w:rPr>
            </w:pPr>
          </w:p>
        </w:tc>
        <w:tc>
          <w:tcPr>
            <w:tcW w:w="3078" w:type="dxa"/>
            <w:tcMar>
              <w:top w:w="113" w:type="dxa"/>
              <w:bottom w:w="113" w:type="dxa"/>
            </w:tcMar>
          </w:tcPr>
          <w:p w14:paraId="679BE49A">
            <w:pPr>
              <w:rPr>
                <w:rFonts w:ascii="Arial" w:hAnsi="Arial" w:cs="Arial"/>
                <w:sz w:val="20"/>
                <w:szCs w:val="20"/>
                <w:lang w:val="en-GB"/>
                <w:rPrChange w:id="2406" w:author="薛媛媛（Grace）" w:date="2025-11-18T13:55:33Z">
                  <w:rPr>
                    <w:sz w:val="20"/>
                    <w:szCs w:val="20"/>
                    <w:lang w:val="en-GB"/>
                  </w:rPr>
                </w:rPrChange>
              </w:rPr>
            </w:pPr>
          </w:p>
        </w:tc>
      </w:tr>
      <w:tr w14:paraId="35F9A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75F5DC76">
            <w:pPr>
              <w:tabs>
                <w:tab w:val="left" w:pos="595"/>
              </w:tabs>
              <w:spacing w:before="120" w:line="240" w:lineRule="auto"/>
              <w:rPr>
                <w:rFonts w:ascii="Arial" w:hAnsi="Arial" w:eastAsia="Times New Roman" w:cs="Arial"/>
                <w:color w:val="000000"/>
                <w:sz w:val="20"/>
                <w:szCs w:val="20"/>
                <w:lang w:val="en-GB" w:eastAsia="de-CH"/>
                <w:rPrChange w:id="2407"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408" w:author="薛媛媛（Grace）" w:date="2025-11-18T13:55:33Z">
                  <w:rPr>
                    <w:rFonts w:eastAsia="Times New Roman"/>
                    <w:color w:val="000000"/>
                    <w:sz w:val="20"/>
                    <w:szCs w:val="20"/>
                    <w:lang w:val="en-GB" w:eastAsia="de-CH"/>
                  </w:rPr>
                </w:rPrChange>
              </w:rPr>
              <w:t xml:space="preserve">10.4.3.   Guidelines on phthalates </w:t>
            </w:r>
          </w:p>
          <w:p w14:paraId="3AC65D07">
            <w:pPr>
              <w:tabs>
                <w:tab w:val="left" w:pos="595"/>
              </w:tabs>
              <w:spacing w:before="120" w:line="240" w:lineRule="auto"/>
              <w:rPr>
                <w:rFonts w:ascii="Arial" w:hAnsi="Arial" w:eastAsia="Times New Roman" w:cs="Arial"/>
                <w:color w:val="000000"/>
                <w:sz w:val="20"/>
                <w:szCs w:val="20"/>
                <w:lang w:val="en-GB" w:eastAsia="de-CH"/>
                <w:rPrChange w:id="2409"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410" w:author="薛媛媛（Grace）" w:date="2025-11-18T13:55:33Z">
                  <w:rPr>
                    <w:rFonts w:eastAsia="Times New Roman"/>
                    <w:color w:val="000000"/>
                    <w:sz w:val="20"/>
                    <w:szCs w:val="20"/>
                    <w:lang w:val="en-GB" w:eastAsia="de-CH"/>
                  </w:rPr>
                </w:rPrChange>
              </w:rPr>
              <w:t>For the purposes of Section 10.4., the Commission shall, as soon as possible and by 26 May 2018, provide the relevant scientific committee with a mandate to prepare guidelines that shall be ready before 26 May 2020. The mandate for the committee shall encompass at least a benefit-risk assessment of the presence of phthalates which belong to either of the groups of substances referred to in points (a) and (b) of Section 10.4.1. The benefit-risk assessment shall take into account the intended purpose and context of the use of the device, as well as any available alternative substances and alternative materials, designs or medical treatments. When deemed appropriate on the basis of the latest scientific evidence, but at least every five years, the guidelines shall be updated.</w:t>
            </w:r>
          </w:p>
        </w:tc>
        <w:tc>
          <w:tcPr>
            <w:tcW w:w="1198" w:type="dxa"/>
            <w:shd w:val="clear" w:color="auto" w:fill="auto"/>
            <w:tcMar>
              <w:top w:w="113" w:type="dxa"/>
              <w:bottom w:w="113" w:type="dxa"/>
            </w:tcMar>
            <w:vAlign w:val="top"/>
          </w:tcPr>
          <w:p w14:paraId="70BE13B0">
            <w:pPr>
              <w:rPr>
                <w:ins w:id="2411" w:author="薛媛媛（Grace）" w:date="2025-11-17T15:58:59Z"/>
                <w:rFonts w:hint="default" w:ascii="Arial" w:hAnsi="Arial" w:cs="Arial" w:eastAsiaTheme="minorHAnsi"/>
                <w:sz w:val="20"/>
                <w:szCs w:val="20"/>
                <w:lang w:val="en-GB" w:eastAsia="zh-CN" w:bidi="ar-SA"/>
                <w:rPrChange w:id="2412" w:author="薛媛媛（Grace）" w:date="2025-11-18T13:55:39Z">
                  <w:rPr>
                    <w:ins w:id="2413" w:author="薛媛媛（Grace）" w:date="2025-11-17T15:58:59Z"/>
                    <w:rFonts w:hint="eastAsia" w:ascii="Arial" w:hAnsi="Arial" w:cs="Arial" w:eastAsiaTheme="minorHAnsi"/>
                    <w:sz w:val="22"/>
                    <w:szCs w:val="22"/>
                    <w:lang w:val="en-GB" w:eastAsia="zh-CN" w:bidi="ar-SA"/>
                  </w:rPr>
                </w:rPrChange>
              </w:rPr>
            </w:pPr>
            <w:ins w:id="2414" w:author="薛媛媛（Grace）" w:date="2025-11-17T15:58:59Z">
              <w:r>
                <w:rPr>
                  <w:rFonts w:hint="default" w:ascii="Arial" w:hAnsi="Arial" w:cs="Arial" w:eastAsiaTheme="minorHAnsi"/>
                  <w:sz w:val="20"/>
                  <w:szCs w:val="20"/>
                  <w:lang w:val="en-GB" w:eastAsia="zh-CN"/>
                  <w:rPrChange w:id="2415"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10AF9586">
            <w:pPr>
              <w:rPr>
                <w:ins w:id="2417" w:author="薛媛媛（Grace）" w:date="2025-11-17T15:58:59Z"/>
                <w:rFonts w:hint="default" w:ascii="Arial" w:hAnsi="Arial" w:eastAsia="宋体" w:cs="Arial"/>
                <w:sz w:val="20"/>
                <w:szCs w:val="20"/>
                <w:lang w:val="en-US" w:eastAsia="zh-CN"/>
                <w:rPrChange w:id="2418" w:author="薛媛媛（Grace）" w:date="2025-11-18T13:55:39Z">
                  <w:rPr>
                    <w:ins w:id="2419" w:author="薛媛媛（Grace）" w:date="2025-11-17T15:58:59Z"/>
                    <w:rFonts w:hint="default" w:eastAsia="宋体"/>
                    <w:lang w:val="en-US" w:eastAsia="zh-CN"/>
                  </w:rPr>
                </w:rPrChange>
              </w:rPr>
            </w:pPr>
            <w:ins w:id="2420" w:author="薛媛媛（Grace）" w:date="2025-11-17T15:58:59Z">
              <w:r>
                <w:rPr>
                  <w:rFonts w:hint="default" w:ascii="Arial" w:hAnsi="Arial" w:cs="Arial" w:eastAsiaTheme="minorHAnsi"/>
                  <w:sz w:val="20"/>
                  <w:szCs w:val="20"/>
                  <w:lang w:val="en-GB" w:eastAsia="zh-CN"/>
                  <w:rPrChange w:id="2421" w:author="薛媛媛（Grace）" w:date="2025-11-18T13:55:39Z">
                    <w:rPr>
                      <w:rFonts w:hint="eastAsia" w:eastAsiaTheme="minorHAnsi"/>
                      <w:sz w:val="22"/>
                      <w:szCs w:val="22"/>
                      <w:lang w:val="en-GB" w:eastAsia="zh-CN"/>
                    </w:rPr>
                  </w:rPrChange>
                </w:rPr>
                <w:t>EN ISO 14971</w:t>
              </w:r>
            </w:ins>
          </w:p>
          <w:p w14:paraId="5AC7FCCB">
            <w:pPr>
              <w:spacing w:line="240" w:lineRule="auto"/>
              <w:rPr>
                <w:ins w:id="2423" w:author="薛媛媛（Grace）" w:date="2025-11-17T15:58:59Z"/>
                <w:rFonts w:hint="default" w:ascii="Arial" w:hAnsi="Arial" w:cs="Arial"/>
                <w:sz w:val="20"/>
                <w:szCs w:val="20"/>
                <w:lang w:val="en-GB"/>
                <w:rPrChange w:id="2424" w:author="薛媛媛（Grace）" w:date="2025-11-18T13:55:39Z">
                  <w:rPr>
                    <w:ins w:id="2425" w:author="薛媛媛（Grace）" w:date="2025-11-17T15:58:59Z"/>
                    <w:rFonts w:hint="eastAsia"/>
                    <w:lang w:val="en-GB"/>
                  </w:rPr>
                </w:rPrChange>
              </w:rPr>
            </w:pPr>
            <w:ins w:id="2426" w:author="薛媛媛（Grace）" w:date="2025-11-17T15:58:59Z">
              <w:r>
                <w:rPr>
                  <w:rFonts w:hint="default" w:ascii="Arial" w:hAnsi="Arial" w:cs="Arial"/>
                  <w:sz w:val="20"/>
                  <w:szCs w:val="20"/>
                  <w:lang w:val="en-GB"/>
                  <w:rPrChange w:id="2427" w:author="薛媛媛（Grace）" w:date="2025-11-18T13:55:39Z">
                    <w:rPr>
                      <w:rFonts w:hint="eastAsia"/>
                      <w:lang w:val="en-GB"/>
                    </w:rPr>
                  </w:rPrChange>
                </w:rPr>
                <w:t>(EC) No 1907/2006</w:t>
              </w:r>
            </w:ins>
          </w:p>
          <w:p w14:paraId="2F606ADF">
            <w:pPr>
              <w:spacing w:line="240" w:lineRule="auto"/>
              <w:rPr>
                <w:ins w:id="2429" w:author="薛媛媛（Grace）" w:date="2025-11-17T15:58:59Z"/>
                <w:rFonts w:hint="default" w:ascii="Arial" w:hAnsi="Arial" w:cs="Arial"/>
                <w:sz w:val="20"/>
                <w:szCs w:val="20"/>
                <w:lang w:val="en-GB"/>
                <w:rPrChange w:id="2430" w:author="薛媛媛（Grace）" w:date="2025-11-18T13:55:39Z">
                  <w:rPr>
                    <w:ins w:id="2431" w:author="薛媛媛（Grace）" w:date="2025-11-17T15:58:59Z"/>
                    <w:rFonts w:hint="eastAsia"/>
                    <w:lang w:val="en-GB"/>
                  </w:rPr>
                </w:rPrChange>
              </w:rPr>
            </w:pPr>
            <w:ins w:id="2432" w:author="薛媛媛（Grace）" w:date="2025-11-17T15:58:59Z">
              <w:r>
                <w:rPr>
                  <w:rFonts w:hint="default" w:ascii="Arial" w:hAnsi="Arial" w:cs="Arial"/>
                  <w:sz w:val="20"/>
                  <w:szCs w:val="20"/>
                  <w:lang w:val="en-GB"/>
                  <w:rPrChange w:id="2433" w:author="薛媛媛（Grace）" w:date="2025-11-18T13:55:39Z">
                    <w:rPr>
                      <w:rFonts w:hint="eastAsia"/>
                      <w:lang w:val="en-GB"/>
                    </w:rPr>
                  </w:rPrChange>
                </w:rPr>
                <w:t>(EU)</w:t>
              </w:r>
            </w:ins>
            <w:ins w:id="2435" w:author="薛媛媛（Grace）" w:date="2025-11-17T15:58:59Z">
              <w:r>
                <w:rPr>
                  <w:rFonts w:hint="default" w:ascii="Arial" w:hAnsi="Arial" w:eastAsia="宋体" w:cs="Arial"/>
                  <w:sz w:val="20"/>
                  <w:szCs w:val="20"/>
                  <w:lang w:val="en-US" w:eastAsia="zh-CN"/>
                  <w:rPrChange w:id="2436" w:author="薛媛媛（Grace）" w:date="2025-11-18T13:55:39Z">
                    <w:rPr>
                      <w:rFonts w:hint="eastAsia" w:eastAsia="宋体"/>
                      <w:lang w:val="en-US" w:eastAsia="zh-CN"/>
                    </w:rPr>
                  </w:rPrChange>
                </w:rPr>
                <w:t xml:space="preserve"> </w:t>
              </w:r>
            </w:ins>
            <w:ins w:id="2438" w:author="薛媛媛（Grace）" w:date="2025-11-17T15:58:59Z">
              <w:r>
                <w:rPr>
                  <w:rFonts w:hint="default" w:ascii="Arial" w:hAnsi="Arial" w:cs="Arial"/>
                  <w:sz w:val="20"/>
                  <w:szCs w:val="20"/>
                  <w:lang w:val="en-GB"/>
                  <w:rPrChange w:id="2439" w:author="薛媛媛（Grace）" w:date="2025-11-18T13:55:39Z">
                    <w:rPr>
                      <w:rFonts w:hint="eastAsia"/>
                      <w:lang w:val="en-GB"/>
                    </w:rPr>
                  </w:rPrChange>
                </w:rPr>
                <w:t xml:space="preserve">No </w:t>
              </w:r>
            </w:ins>
            <w:ins w:id="2441" w:author="薛媛媛（Grace）" w:date="2025-11-17T15:58:59Z">
              <w:r>
                <w:rPr>
                  <w:rFonts w:hint="default" w:ascii="Arial" w:hAnsi="Arial" w:eastAsia="宋体" w:cs="Arial"/>
                  <w:sz w:val="20"/>
                  <w:szCs w:val="20"/>
                  <w:lang w:val="en-US" w:eastAsia="zh-CN"/>
                  <w:rPrChange w:id="2442" w:author="薛媛媛（Grace）" w:date="2025-11-18T13:55:39Z">
                    <w:rPr>
                      <w:rFonts w:hint="eastAsia" w:eastAsia="宋体"/>
                      <w:lang w:val="en-US" w:eastAsia="zh-CN"/>
                    </w:rPr>
                  </w:rPrChange>
                </w:rPr>
                <w:t xml:space="preserve"> </w:t>
              </w:r>
            </w:ins>
            <w:ins w:id="2444" w:author="薛媛媛（Grace）" w:date="2025-11-17T15:58:59Z">
              <w:r>
                <w:rPr>
                  <w:rFonts w:hint="default" w:ascii="Arial" w:hAnsi="Arial" w:cs="Arial"/>
                  <w:sz w:val="20"/>
                  <w:szCs w:val="20"/>
                  <w:lang w:val="en-GB"/>
                  <w:rPrChange w:id="2445" w:author="薛媛媛（Grace）" w:date="2025-11-18T13:55:39Z">
                    <w:rPr>
                      <w:rFonts w:hint="eastAsia"/>
                      <w:lang w:val="en-GB"/>
                    </w:rPr>
                  </w:rPrChange>
                </w:rPr>
                <w:t>65</w:t>
              </w:r>
            </w:ins>
            <w:ins w:id="2447" w:author="薛媛媛（Grace）" w:date="2025-11-17T15:58:59Z">
              <w:r>
                <w:rPr>
                  <w:rFonts w:hint="default" w:ascii="Arial" w:hAnsi="Arial" w:eastAsia="宋体" w:cs="Arial"/>
                  <w:sz w:val="20"/>
                  <w:szCs w:val="20"/>
                  <w:lang w:val="en-US" w:eastAsia="zh-CN"/>
                  <w:rPrChange w:id="2448" w:author="薛媛媛（Grace）" w:date="2025-11-18T13:55:39Z">
                    <w:rPr>
                      <w:rFonts w:hint="eastAsia" w:eastAsia="宋体"/>
                      <w:lang w:val="en-US" w:eastAsia="zh-CN"/>
                    </w:rPr>
                  </w:rPrChange>
                </w:rPr>
                <w:t>/</w:t>
              </w:r>
            </w:ins>
            <w:ins w:id="2450" w:author="薛媛媛（Grace）" w:date="2025-11-17T15:58:59Z">
              <w:r>
                <w:rPr>
                  <w:rFonts w:hint="default" w:ascii="Arial" w:hAnsi="Arial" w:cs="Arial"/>
                  <w:sz w:val="20"/>
                  <w:szCs w:val="20"/>
                  <w:lang w:val="en-GB"/>
                  <w:rPrChange w:id="2451" w:author="薛媛媛（Grace）" w:date="2025-11-18T13:55:39Z">
                    <w:rPr>
                      <w:rFonts w:hint="eastAsia"/>
                      <w:lang w:val="en-GB"/>
                    </w:rPr>
                  </w:rPrChange>
                </w:rPr>
                <w:t>2011</w:t>
              </w:r>
            </w:ins>
          </w:p>
          <w:p w14:paraId="674E9D5C">
            <w:pPr>
              <w:spacing w:line="240" w:lineRule="auto"/>
              <w:rPr>
                <w:ins w:id="2453" w:author="薛媛媛（Grace）" w:date="2025-11-17T15:58:59Z"/>
                <w:rFonts w:hint="default" w:ascii="Arial" w:hAnsi="Arial" w:cs="Arial"/>
                <w:sz w:val="20"/>
                <w:szCs w:val="20"/>
                <w:lang w:val="en-GB"/>
                <w:rPrChange w:id="2454" w:author="薛媛媛（Grace）" w:date="2025-11-18T13:55:39Z">
                  <w:rPr>
                    <w:ins w:id="2455" w:author="薛媛媛（Grace）" w:date="2025-11-17T15:58:59Z"/>
                    <w:rFonts w:hint="eastAsia"/>
                    <w:lang w:val="en-GB"/>
                  </w:rPr>
                </w:rPrChange>
              </w:rPr>
            </w:pPr>
            <w:ins w:id="2456" w:author="薛媛媛（Grace）" w:date="2025-11-17T15:58:59Z">
              <w:r>
                <w:rPr>
                  <w:rFonts w:hint="default" w:ascii="Arial" w:hAnsi="Arial" w:cs="Arial"/>
                  <w:sz w:val="20"/>
                  <w:szCs w:val="20"/>
                  <w:lang w:val="en-GB"/>
                  <w:rPrChange w:id="2457" w:author="薛媛媛（Grace）" w:date="2025-11-18T13:55:39Z">
                    <w:rPr>
                      <w:rFonts w:hint="eastAsia"/>
                      <w:lang w:val="en-GB"/>
                    </w:rPr>
                  </w:rPrChange>
                </w:rPr>
                <w:t>(EU) No</w:t>
              </w:r>
            </w:ins>
            <w:ins w:id="2459" w:author="薛媛媛（Grace）" w:date="2025-11-17T15:58:59Z">
              <w:r>
                <w:rPr>
                  <w:rFonts w:hint="default" w:ascii="Arial" w:hAnsi="Arial" w:eastAsia="宋体" w:cs="Arial"/>
                  <w:sz w:val="20"/>
                  <w:szCs w:val="20"/>
                  <w:lang w:val="en-US" w:eastAsia="zh-CN"/>
                  <w:rPrChange w:id="2460" w:author="薛媛媛（Grace）" w:date="2025-11-18T13:55:39Z">
                    <w:rPr>
                      <w:rFonts w:hint="eastAsia" w:eastAsia="宋体"/>
                      <w:lang w:val="en-US" w:eastAsia="zh-CN"/>
                    </w:rPr>
                  </w:rPrChange>
                </w:rPr>
                <w:t xml:space="preserve"> </w:t>
              </w:r>
            </w:ins>
            <w:ins w:id="2462" w:author="薛媛媛（Grace）" w:date="2025-11-17T15:58:59Z">
              <w:r>
                <w:rPr>
                  <w:rFonts w:hint="default" w:ascii="Arial" w:hAnsi="Arial" w:cs="Arial"/>
                  <w:sz w:val="20"/>
                  <w:szCs w:val="20"/>
                  <w:lang w:val="en-GB"/>
                  <w:rPrChange w:id="2463" w:author="薛媛媛（Grace）" w:date="2025-11-18T13:55:39Z">
                    <w:rPr>
                      <w:rFonts w:hint="eastAsia"/>
                      <w:lang w:val="en-GB"/>
                    </w:rPr>
                  </w:rPrChange>
                </w:rPr>
                <w:t>2015/863</w:t>
              </w:r>
            </w:ins>
          </w:p>
          <w:p w14:paraId="10E6E29A">
            <w:pPr>
              <w:spacing w:line="240" w:lineRule="auto"/>
              <w:rPr>
                <w:ins w:id="2465" w:author="薛媛媛（Grace）" w:date="2025-11-17T15:58:59Z"/>
                <w:rFonts w:hint="default" w:ascii="Arial" w:hAnsi="Arial" w:eastAsia="宋体" w:cs="Arial"/>
                <w:sz w:val="20"/>
                <w:szCs w:val="20"/>
                <w:lang w:val="en-US" w:eastAsia="zh-CN"/>
                <w:rPrChange w:id="2466" w:author="薛媛媛（Grace）" w:date="2025-11-18T13:55:39Z">
                  <w:rPr>
                    <w:ins w:id="2467" w:author="薛媛媛（Grace）" w:date="2025-11-17T15:58:59Z"/>
                    <w:rFonts w:hint="eastAsia" w:eastAsia="宋体"/>
                    <w:lang w:val="en-US" w:eastAsia="zh-CN"/>
                  </w:rPr>
                </w:rPrChange>
              </w:rPr>
            </w:pPr>
            <w:ins w:id="2468" w:author="薛媛媛（Grace）" w:date="2025-11-17T15:58:59Z">
              <w:r>
                <w:rPr>
                  <w:rFonts w:hint="default" w:ascii="Arial" w:hAnsi="Arial" w:cs="Arial"/>
                  <w:sz w:val="20"/>
                  <w:szCs w:val="20"/>
                  <w:lang w:val="en-GB"/>
                  <w:rPrChange w:id="2469" w:author="薛媛媛（Grace）" w:date="2025-11-18T13:55:39Z">
                    <w:rPr>
                      <w:rFonts w:hint="eastAsia"/>
                      <w:lang w:val="en-GB"/>
                    </w:rPr>
                  </w:rPrChange>
                </w:rPr>
                <w:t>(EC) No 1</w:t>
              </w:r>
            </w:ins>
            <w:ins w:id="2471" w:author="薛媛媛（Grace）" w:date="2025-11-17T15:58:59Z">
              <w:r>
                <w:rPr>
                  <w:rFonts w:hint="default" w:ascii="Arial" w:hAnsi="Arial" w:eastAsia="宋体" w:cs="Arial"/>
                  <w:sz w:val="20"/>
                  <w:szCs w:val="20"/>
                  <w:lang w:val="en-US" w:eastAsia="zh-CN"/>
                  <w:rPrChange w:id="2472" w:author="薛媛媛（Grace）" w:date="2025-11-18T13:55:39Z">
                    <w:rPr>
                      <w:rFonts w:hint="eastAsia" w:eastAsia="宋体"/>
                      <w:lang w:val="en-US" w:eastAsia="zh-CN"/>
                    </w:rPr>
                  </w:rPrChange>
                </w:rPr>
                <w:t>272</w:t>
              </w:r>
            </w:ins>
            <w:ins w:id="2474" w:author="薛媛媛（Grace）" w:date="2025-11-17T15:58:59Z">
              <w:r>
                <w:rPr>
                  <w:rFonts w:hint="default" w:ascii="Arial" w:hAnsi="Arial" w:cs="Arial"/>
                  <w:sz w:val="20"/>
                  <w:szCs w:val="20"/>
                  <w:lang w:val="en-GB"/>
                  <w:rPrChange w:id="2475" w:author="薛媛媛（Grace）" w:date="2025-11-18T13:55:39Z">
                    <w:rPr>
                      <w:rFonts w:hint="eastAsia"/>
                      <w:lang w:val="en-GB"/>
                    </w:rPr>
                  </w:rPrChange>
                </w:rPr>
                <w:t>/200</w:t>
              </w:r>
            </w:ins>
            <w:ins w:id="2477" w:author="薛媛媛（Grace）" w:date="2025-11-17T15:58:59Z">
              <w:r>
                <w:rPr>
                  <w:rFonts w:hint="default" w:ascii="Arial" w:hAnsi="Arial" w:eastAsia="宋体" w:cs="Arial"/>
                  <w:sz w:val="20"/>
                  <w:szCs w:val="20"/>
                  <w:lang w:val="en-US" w:eastAsia="zh-CN"/>
                  <w:rPrChange w:id="2478" w:author="薛媛媛（Grace）" w:date="2025-11-18T13:55:39Z">
                    <w:rPr>
                      <w:rFonts w:hint="eastAsia" w:eastAsia="宋体"/>
                      <w:lang w:val="en-US" w:eastAsia="zh-CN"/>
                    </w:rPr>
                  </w:rPrChange>
                </w:rPr>
                <w:t>8</w:t>
              </w:r>
            </w:ins>
          </w:p>
          <w:p w14:paraId="2301A592">
            <w:pPr>
              <w:rPr>
                <w:ins w:id="2480" w:author="薛媛媛（Grace）" w:date="2025-11-17T15:58:59Z"/>
                <w:rFonts w:hint="default" w:ascii="Arial" w:hAnsi="Arial" w:cs="Arial" w:eastAsiaTheme="minorHAnsi"/>
                <w:sz w:val="20"/>
                <w:szCs w:val="20"/>
                <w:lang w:val="en-GB" w:eastAsia="zh-CN" w:bidi="ar-SA"/>
                <w:rPrChange w:id="2481" w:author="薛媛媛（Grace）" w:date="2025-11-18T13:55:39Z">
                  <w:rPr>
                    <w:ins w:id="2482" w:author="薛媛媛（Grace）" w:date="2025-11-17T15:58:59Z"/>
                    <w:rFonts w:hint="eastAsia" w:ascii="Arial" w:hAnsi="Arial" w:cs="Arial" w:eastAsiaTheme="minorHAnsi"/>
                    <w:sz w:val="22"/>
                    <w:szCs w:val="22"/>
                    <w:lang w:val="en-GB" w:eastAsia="zh-CN" w:bidi="ar-SA"/>
                  </w:rPr>
                </w:rPrChange>
              </w:rPr>
            </w:pPr>
          </w:p>
        </w:tc>
        <w:tc>
          <w:tcPr>
            <w:tcW w:w="3078" w:type="dxa"/>
            <w:shd w:val="clear" w:color="auto" w:fill="auto"/>
            <w:tcMar>
              <w:top w:w="113" w:type="dxa"/>
              <w:bottom w:w="113" w:type="dxa"/>
            </w:tcMar>
            <w:vAlign w:val="top"/>
          </w:tcPr>
          <w:p w14:paraId="7B52BCF3">
            <w:pPr>
              <w:rPr>
                <w:ins w:id="2483" w:author="薛媛媛（Grace）" w:date="2025-11-17T15:58:59Z"/>
                <w:rFonts w:hint="default" w:ascii="Arial" w:hAnsi="Arial" w:cs="Arial"/>
                <w:sz w:val="20"/>
                <w:szCs w:val="20"/>
                <w:lang w:val="en-GB" w:eastAsia="zh-CN"/>
                <w:rPrChange w:id="2484" w:author="薛媛媛（Grace）" w:date="2025-11-18T13:55:39Z">
                  <w:rPr>
                    <w:ins w:id="2485" w:author="薛媛媛（Grace）" w:date="2025-11-17T15:58:59Z"/>
                    <w:rFonts w:hint="eastAsia" w:ascii="Arial" w:hAnsi="Arial" w:cs="Arial"/>
                    <w:sz w:val="22"/>
                    <w:szCs w:val="22"/>
                    <w:lang w:val="en-GB" w:eastAsia="zh-CN"/>
                  </w:rPr>
                </w:rPrChange>
              </w:rPr>
            </w:pPr>
            <w:ins w:id="2486" w:author="薛媛媛（Grace）" w:date="2025-11-17T15:58:59Z">
              <w:r>
                <w:rPr>
                  <w:rFonts w:hint="default" w:ascii="Arial" w:hAnsi="Arial" w:cs="Arial" w:eastAsiaTheme="minorHAnsi"/>
                  <w:sz w:val="20"/>
                  <w:szCs w:val="20"/>
                  <w:lang w:val="en-GB" w:eastAsia="zh-CN"/>
                  <w:rPrChange w:id="2487" w:author="薛媛媛（Grace）" w:date="2025-11-18T13:55:39Z">
                    <w:rPr>
                      <w:rFonts w:hint="eastAsia" w:ascii="Arial" w:hAnsi="Arial" w:cs="Arial" w:eastAsiaTheme="minorHAnsi"/>
                      <w:sz w:val="22"/>
                      <w:szCs w:val="22"/>
                      <w:lang w:val="en-GB" w:eastAsia="zh-CN"/>
                    </w:rPr>
                  </w:rPrChange>
                </w:rPr>
                <w:t>Risk Management Report</w:t>
              </w:r>
            </w:ins>
          </w:p>
          <w:p w14:paraId="25935495">
            <w:pPr>
              <w:rPr>
                <w:ins w:id="2489" w:author="薛媛媛（Grace）" w:date="2025-11-17T15:58:59Z"/>
                <w:rFonts w:hint="default" w:ascii="Arial" w:hAnsi="Arial" w:cs="Arial" w:eastAsiaTheme="minorEastAsia"/>
                <w:color w:val="auto"/>
                <w:sz w:val="20"/>
                <w:szCs w:val="20"/>
                <w:lang w:eastAsia="zh-TW"/>
                <w:rPrChange w:id="2490" w:author="薛媛媛（Grace）" w:date="2025-11-18T13:55:39Z">
                  <w:rPr>
                    <w:ins w:id="2491" w:author="薛媛媛（Grace）" w:date="2025-11-17T15:58:59Z"/>
                    <w:rFonts w:hint="default" w:ascii="Arial" w:hAnsi="Arial" w:cs="Arial" w:eastAsiaTheme="minorEastAsia"/>
                    <w:color w:val="auto"/>
                    <w:sz w:val="22"/>
                    <w:szCs w:val="22"/>
                    <w:lang w:eastAsia="zh-TW"/>
                  </w:rPr>
                </w:rPrChange>
              </w:rPr>
            </w:pPr>
            <w:ins w:id="2492" w:author="薛媛媛（Grace）" w:date="2025-11-17T15:58:59Z">
              <w:r>
                <w:rPr>
                  <w:rFonts w:hint="default" w:ascii="Arial" w:hAnsi="Arial" w:cs="Arial" w:eastAsiaTheme="minorEastAsia"/>
                  <w:color w:val="auto"/>
                  <w:sz w:val="20"/>
                  <w:szCs w:val="20"/>
                  <w:rPrChange w:id="2493" w:author="薛媛媛（Grace）" w:date="2025-11-18T13:55:39Z">
                    <w:rPr>
                      <w:rFonts w:hint="default" w:ascii="Arial" w:hAnsi="Arial" w:cs="Arial" w:eastAsiaTheme="minorEastAsia"/>
                      <w:color w:val="auto"/>
                      <w:sz w:val="22"/>
                      <w:szCs w:val="22"/>
                    </w:rPr>
                  </w:rPrChange>
                </w:rPr>
                <w:t>Material Review Report</w:t>
              </w:r>
            </w:ins>
            <w:ins w:id="2495" w:author="薛媛媛（Grace）" w:date="2025-11-17T15:58:59Z">
              <w:r>
                <w:rPr>
                  <w:rFonts w:hint="default" w:ascii="Arial" w:hAnsi="Arial" w:cs="Arial" w:eastAsiaTheme="minorEastAsia"/>
                  <w:color w:val="auto"/>
                  <w:sz w:val="20"/>
                  <w:szCs w:val="20"/>
                  <w:lang w:eastAsia="zh-TW"/>
                  <w:rPrChange w:id="2496" w:author="薛媛媛（Grace）" w:date="2025-11-18T13:55:39Z">
                    <w:rPr>
                      <w:rFonts w:hint="default" w:ascii="Arial" w:hAnsi="Arial" w:cs="Arial" w:eastAsiaTheme="minorEastAsia"/>
                      <w:color w:val="auto"/>
                      <w:sz w:val="22"/>
                      <w:szCs w:val="22"/>
                      <w:lang w:eastAsia="zh-TW"/>
                    </w:rPr>
                  </w:rPrChange>
                </w:rPr>
                <w:t xml:space="preserve"> </w:t>
              </w:r>
            </w:ins>
          </w:p>
          <w:p w14:paraId="04D425D8">
            <w:pPr>
              <w:rPr>
                <w:ins w:id="2498" w:author="薛媛媛（Grace）" w:date="2025-11-17T15:58:59Z"/>
                <w:rFonts w:hint="default" w:ascii="Arial" w:hAnsi="Arial" w:cs="Arial" w:eastAsiaTheme="minorEastAsia"/>
                <w:color w:val="auto"/>
                <w:sz w:val="20"/>
                <w:szCs w:val="20"/>
                <w:lang w:val="en-US" w:eastAsia="zh-CN"/>
                <w:rPrChange w:id="2499" w:author="薛媛媛（Grace）" w:date="2025-11-18T13:55:39Z">
                  <w:rPr>
                    <w:ins w:id="2500" w:author="薛媛媛（Grace）" w:date="2025-11-17T15:58:59Z"/>
                    <w:rFonts w:hint="eastAsia" w:cs="Arial" w:eastAsiaTheme="minorEastAsia"/>
                    <w:color w:val="auto"/>
                    <w:sz w:val="22"/>
                    <w:szCs w:val="22"/>
                    <w:lang w:val="en-US" w:eastAsia="zh-CN"/>
                  </w:rPr>
                </w:rPrChange>
              </w:rPr>
            </w:pPr>
          </w:p>
          <w:p w14:paraId="308DB708">
            <w:pPr>
              <w:rPr>
                <w:ins w:id="2501" w:author="薛媛媛（Grace）" w:date="2025-11-17T15:58:59Z"/>
                <w:rFonts w:hint="default" w:ascii="Arial" w:hAnsi="Arial" w:cs="Arial" w:eastAsiaTheme="minorEastAsia"/>
                <w:color w:val="auto"/>
                <w:sz w:val="20"/>
                <w:szCs w:val="20"/>
                <w:lang w:val="en-US" w:eastAsia="zh-CN"/>
                <w:rPrChange w:id="2502" w:author="薛媛媛（Grace）" w:date="2025-11-18T13:55:39Z">
                  <w:rPr>
                    <w:ins w:id="2503" w:author="薛媛媛（Grace）" w:date="2025-11-17T15:58:59Z"/>
                    <w:rFonts w:hint="default" w:cs="Arial" w:eastAsiaTheme="minorEastAsia"/>
                    <w:color w:val="auto"/>
                    <w:sz w:val="22"/>
                    <w:szCs w:val="22"/>
                    <w:lang w:val="en-US" w:eastAsia="zh-CN"/>
                  </w:rPr>
                </w:rPrChange>
              </w:rPr>
            </w:pPr>
          </w:p>
          <w:p w14:paraId="679DBE21">
            <w:pPr>
              <w:rPr>
                <w:ins w:id="2504" w:author="薛媛媛（Grace）" w:date="2025-11-17T15:58:59Z"/>
                <w:rFonts w:hint="default" w:ascii="Arial" w:hAnsi="Arial" w:eastAsia="宋体" w:cs="Arial"/>
                <w:sz w:val="20"/>
                <w:szCs w:val="20"/>
                <w:lang w:val="en-GB" w:eastAsia="zh-CN" w:bidi="ar-SA"/>
                <w:rPrChange w:id="2505" w:author="薛媛媛（Grace）" w:date="2025-11-18T13:55:33Z">
                  <w:rPr>
                    <w:ins w:id="2506" w:author="薛媛媛（Grace）" w:date="2025-11-17T15:58:59Z"/>
                    <w:rFonts w:hint="default" w:ascii="Arial" w:hAnsi="Arial" w:eastAsia="宋体" w:cs="Arial"/>
                    <w:sz w:val="20"/>
                    <w:szCs w:val="20"/>
                    <w:lang w:val="en-GB" w:eastAsia="zh-CN" w:bidi="ar-SA"/>
                  </w:rPr>
                </w:rPrChange>
              </w:rPr>
            </w:pPr>
          </w:p>
        </w:tc>
        <w:tc>
          <w:tcPr>
            <w:tcW w:w="3078" w:type="dxa"/>
            <w:tcMar>
              <w:top w:w="113" w:type="dxa"/>
              <w:bottom w:w="113" w:type="dxa"/>
            </w:tcMar>
          </w:tcPr>
          <w:p w14:paraId="7A5FC6F2">
            <w:pPr>
              <w:rPr>
                <w:rFonts w:ascii="Arial" w:hAnsi="Arial" w:cs="Arial"/>
                <w:sz w:val="20"/>
                <w:szCs w:val="20"/>
                <w:lang w:val="en-GB"/>
                <w:rPrChange w:id="2507" w:author="薛媛媛（Grace）" w:date="2025-11-18T13:55:33Z">
                  <w:rPr>
                    <w:sz w:val="20"/>
                    <w:szCs w:val="20"/>
                    <w:lang w:val="en-GB"/>
                  </w:rPr>
                </w:rPrChange>
              </w:rPr>
            </w:pPr>
          </w:p>
        </w:tc>
      </w:tr>
      <w:tr w14:paraId="76784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42154BEC">
            <w:pPr>
              <w:tabs>
                <w:tab w:val="left" w:pos="595"/>
              </w:tabs>
              <w:spacing w:before="120" w:line="240" w:lineRule="auto"/>
              <w:rPr>
                <w:rFonts w:ascii="Arial" w:hAnsi="Arial" w:eastAsia="Times New Roman" w:cs="Arial"/>
                <w:color w:val="000000"/>
                <w:sz w:val="20"/>
                <w:szCs w:val="20"/>
                <w:lang w:val="en-GB" w:eastAsia="de-CH"/>
                <w:rPrChange w:id="2508"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509" w:author="薛媛媛（Grace）" w:date="2025-11-18T13:55:33Z">
                  <w:rPr>
                    <w:rFonts w:eastAsia="Times New Roman"/>
                    <w:color w:val="000000"/>
                    <w:sz w:val="20"/>
                    <w:szCs w:val="20"/>
                    <w:lang w:val="en-GB" w:eastAsia="de-CH"/>
                  </w:rPr>
                </w:rPrChange>
              </w:rPr>
              <w:t xml:space="preserve">10.4.4.   Guidelines on other CMR and endocrine-disrupting substances </w:t>
            </w:r>
          </w:p>
          <w:p w14:paraId="4DC61DE6">
            <w:pPr>
              <w:tabs>
                <w:tab w:val="left" w:pos="595"/>
              </w:tabs>
              <w:spacing w:before="120" w:line="240" w:lineRule="auto"/>
              <w:rPr>
                <w:rFonts w:ascii="Arial" w:hAnsi="Arial" w:eastAsia="Times New Roman" w:cs="Arial"/>
                <w:color w:val="000000"/>
                <w:sz w:val="20"/>
                <w:szCs w:val="20"/>
                <w:lang w:val="en-GB" w:eastAsia="de-CH"/>
                <w:rPrChange w:id="2510"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511" w:author="薛媛媛（Grace）" w:date="2025-11-18T13:55:33Z">
                  <w:rPr>
                    <w:rFonts w:eastAsia="Times New Roman"/>
                    <w:color w:val="000000"/>
                    <w:sz w:val="20"/>
                    <w:szCs w:val="20"/>
                    <w:lang w:val="en-GB" w:eastAsia="de-CH"/>
                  </w:rPr>
                </w:rPrChange>
              </w:rPr>
              <w:t>Subsequently, the Commission shall mandate the relevant scientific committee to prepare guidelines as referred to in Section 10.4.3. also for other substances referred to in points (a) and (b) of Section 10.4.1., where appropriate.</w:t>
            </w:r>
          </w:p>
        </w:tc>
        <w:tc>
          <w:tcPr>
            <w:tcW w:w="1198" w:type="dxa"/>
            <w:shd w:val="clear" w:color="auto" w:fill="auto"/>
            <w:tcMar>
              <w:top w:w="113" w:type="dxa"/>
              <w:bottom w:w="113" w:type="dxa"/>
            </w:tcMar>
            <w:vAlign w:val="top"/>
          </w:tcPr>
          <w:p w14:paraId="43BF9997">
            <w:pPr>
              <w:rPr>
                <w:ins w:id="2512" w:author="薛媛媛（Grace）" w:date="2025-11-17T16:14:32Z"/>
                <w:rFonts w:hint="default" w:ascii="Arial" w:hAnsi="Arial" w:cs="Arial" w:eastAsiaTheme="minorHAnsi"/>
                <w:sz w:val="20"/>
                <w:szCs w:val="20"/>
                <w:lang w:val="en-GB" w:eastAsia="zh-CN" w:bidi="ar-SA"/>
                <w:rPrChange w:id="2513" w:author="薛媛媛（Grace）" w:date="2025-11-18T13:55:39Z">
                  <w:rPr>
                    <w:ins w:id="2514" w:author="薛媛媛（Grace）" w:date="2025-11-17T16:14:32Z"/>
                    <w:rFonts w:hint="eastAsia" w:ascii="Arial" w:hAnsi="Arial" w:cs="Arial" w:eastAsiaTheme="minorHAnsi"/>
                    <w:sz w:val="22"/>
                    <w:szCs w:val="22"/>
                    <w:lang w:val="en-GB" w:eastAsia="zh-CN" w:bidi="ar-SA"/>
                  </w:rPr>
                </w:rPrChange>
              </w:rPr>
            </w:pPr>
            <w:ins w:id="2515" w:author="薛媛媛（Grace）" w:date="2025-11-17T16:14:32Z">
              <w:r>
                <w:rPr>
                  <w:rFonts w:hint="default" w:ascii="Arial" w:hAnsi="Arial" w:cs="Arial" w:eastAsiaTheme="minorHAnsi"/>
                  <w:sz w:val="20"/>
                  <w:szCs w:val="20"/>
                  <w:lang w:val="en-GB" w:eastAsia="zh-CN"/>
                  <w:rPrChange w:id="2516"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54C1F9DD">
            <w:pPr>
              <w:spacing w:line="240" w:lineRule="auto"/>
              <w:rPr>
                <w:ins w:id="2518" w:author="薛媛媛（Grace）" w:date="2025-11-17T16:14:32Z"/>
                <w:rFonts w:hint="default" w:ascii="Arial" w:hAnsi="Arial" w:cs="Arial"/>
                <w:sz w:val="20"/>
                <w:szCs w:val="20"/>
                <w:lang w:val="en-GB"/>
                <w:rPrChange w:id="2519" w:author="薛媛媛（Grace）" w:date="2025-11-18T13:55:39Z">
                  <w:rPr>
                    <w:ins w:id="2520" w:author="薛媛媛（Grace）" w:date="2025-11-17T16:14:32Z"/>
                    <w:rFonts w:hint="eastAsia"/>
                    <w:lang w:val="en-GB"/>
                  </w:rPr>
                </w:rPrChange>
              </w:rPr>
            </w:pPr>
            <w:ins w:id="2521" w:author="薛媛媛（Grace）" w:date="2025-11-17T16:14:32Z">
              <w:r>
                <w:rPr>
                  <w:rFonts w:hint="default" w:ascii="Arial" w:hAnsi="Arial" w:cs="Arial"/>
                  <w:sz w:val="20"/>
                  <w:szCs w:val="20"/>
                  <w:lang w:val="en-GB"/>
                  <w:rPrChange w:id="2522" w:author="薛媛媛（Grace）" w:date="2025-11-18T13:55:39Z">
                    <w:rPr>
                      <w:rFonts w:hint="eastAsia"/>
                      <w:lang w:val="en-GB"/>
                    </w:rPr>
                  </w:rPrChange>
                </w:rPr>
                <w:t>(EC) No 1907/2006</w:t>
              </w:r>
            </w:ins>
          </w:p>
          <w:p w14:paraId="61082C5B">
            <w:pPr>
              <w:spacing w:line="240" w:lineRule="auto"/>
              <w:rPr>
                <w:ins w:id="2524" w:author="薛媛媛（Grace）" w:date="2025-11-17T16:14:32Z"/>
                <w:rFonts w:hint="default" w:ascii="Arial" w:hAnsi="Arial" w:eastAsia="宋体" w:cs="Arial"/>
                <w:sz w:val="20"/>
                <w:szCs w:val="20"/>
                <w:lang w:val="en-US" w:eastAsia="zh-CN"/>
                <w:rPrChange w:id="2525" w:author="薛媛媛（Grace）" w:date="2025-11-18T13:55:39Z">
                  <w:rPr>
                    <w:ins w:id="2526" w:author="薛媛媛（Grace）" w:date="2025-11-17T16:14:32Z"/>
                    <w:rFonts w:hint="eastAsia" w:eastAsia="宋体"/>
                    <w:lang w:val="en-US" w:eastAsia="zh-CN"/>
                  </w:rPr>
                </w:rPrChange>
              </w:rPr>
            </w:pPr>
            <w:ins w:id="2527" w:author="薛媛媛（Grace）" w:date="2025-11-17T16:14:32Z">
              <w:r>
                <w:rPr>
                  <w:rFonts w:hint="default" w:ascii="Arial" w:hAnsi="Arial" w:cs="Arial"/>
                  <w:sz w:val="20"/>
                  <w:szCs w:val="20"/>
                  <w:lang w:val="en-GB"/>
                  <w:rPrChange w:id="2528" w:author="薛媛媛（Grace）" w:date="2025-11-18T13:55:39Z">
                    <w:rPr>
                      <w:rFonts w:hint="eastAsia"/>
                      <w:lang w:val="en-GB"/>
                    </w:rPr>
                  </w:rPrChange>
                </w:rPr>
                <w:t>(EC) No 1</w:t>
              </w:r>
            </w:ins>
            <w:ins w:id="2530" w:author="薛媛媛（Grace）" w:date="2025-11-17T16:14:32Z">
              <w:r>
                <w:rPr>
                  <w:rFonts w:hint="default" w:ascii="Arial" w:hAnsi="Arial" w:eastAsia="宋体" w:cs="Arial"/>
                  <w:sz w:val="20"/>
                  <w:szCs w:val="20"/>
                  <w:lang w:val="en-US" w:eastAsia="zh-CN"/>
                  <w:rPrChange w:id="2531" w:author="薛媛媛（Grace）" w:date="2025-11-18T13:55:39Z">
                    <w:rPr>
                      <w:rFonts w:hint="eastAsia" w:eastAsia="宋体"/>
                      <w:lang w:val="en-US" w:eastAsia="zh-CN"/>
                    </w:rPr>
                  </w:rPrChange>
                </w:rPr>
                <w:t>272</w:t>
              </w:r>
            </w:ins>
            <w:ins w:id="2533" w:author="薛媛媛（Grace）" w:date="2025-11-17T16:14:32Z">
              <w:r>
                <w:rPr>
                  <w:rFonts w:hint="default" w:ascii="Arial" w:hAnsi="Arial" w:cs="Arial"/>
                  <w:sz w:val="20"/>
                  <w:szCs w:val="20"/>
                  <w:lang w:val="en-GB"/>
                  <w:rPrChange w:id="2534" w:author="薛媛媛（Grace）" w:date="2025-11-18T13:55:39Z">
                    <w:rPr>
                      <w:rFonts w:hint="eastAsia"/>
                      <w:lang w:val="en-GB"/>
                    </w:rPr>
                  </w:rPrChange>
                </w:rPr>
                <w:t>/200</w:t>
              </w:r>
            </w:ins>
            <w:ins w:id="2536" w:author="薛媛媛（Grace）" w:date="2025-11-17T16:14:32Z">
              <w:r>
                <w:rPr>
                  <w:rFonts w:hint="default" w:ascii="Arial" w:hAnsi="Arial" w:eastAsia="宋体" w:cs="Arial"/>
                  <w:sz w:val="20"/>
                  <w:szCs w:val="20"/>
                  <w:lang w:val="en-US" w:eastAsia="zh-CN"/>
                  <w:rPrChange w:id="2537" w:author="薛媛媛（Grace）" w:date="2025-11-18T13:55:39Z">
                    <w:rPr>
                      <w:rFonts w:hint="eastAsia" w:eastAsia="宋体"/>
                      <w:lang w:val="en-US" w:eastAsia="zh-CN"/>
                    </w:rPr>
                  </w:rPrChange>
                </w:rPr>
                <w:t>8</w:t>
              </w:r>
            </w:ins>
          </w:p>
          <w:p w14:paraId="69C94744">
            <w:pPr>
              <w:rPr>
                <w:ins w:id="2539" w:author="薛媛媛（Grace）" w:date="2025-11-17T16:14:32Z"/>
                <w:rFonts w:hint="default" w:ascii="Arial" w:hAnsi="Arial" w:cs="Arial" w:eastAsiaTheme="minorHAnsi"/>
                <w:sz w:val="20"/>
                <w:szCs w:val="20"/>
                <w:lang w:val="en-GB" w:eastAsia="zh-CN" w:bidi="ar-SA"/>
                <w:rPrChange w:id="2540" w:author="薛媛媛（Grace）" w:date="2025-11-18T13:55:39Z">
                  <w:rPr>
                    <w:ins w:id="2541" w:author="薛媛媛（Grace）" w:date="2025-11-17T16:14:32Z"/>
                    <w:rFonts w:hint="eastAsia" w:ascii="Arial" w:hAnsi="Arial" w:cs="Arial" w:eastAsiaTheme="minorHAnsi"/>
                    <w:sz w:val="22"/>
                    <w:szCs w:val="22"/>
                    <w:lang w:val="en-GB" w:eastAsia="zh-CN" w:bidi="ar-SA"/>
                  </w:rPr>
                </w:rPrChange>
              </w:rPr>
            </w:pPr>
          </w:p>
        </w:tc>
        <w:tc>
          <w:tcPr>
            <w:tcW w:w="3078" w:type="dxa"/>
            <w:shd w:val="clear" w:color="auto" w:fill="auto"/>
            <w:tcMar>
              <w:top w:w="113" w:type="dxa"/>
              <w:bottom w:w="113" w:type="dxa"/>
            </w:tcMar>
            <w:vAlign w:val="top"/>
          </w:tcPr>
          <w:p w14:paraId="3F809031">
            <w:pPr>
              <w:rPr>
                <w:ins w:id="2542" w:author="薛媛媛（Grace）" w:date="2025-11-17T16:14:32Z"/>
                <w:rFonts w:hint="default" w:ascii="Arial" w:hAnsi="Arial" w:cs="Arial" w:eastAsiaTheme="minorEastAsia"/>
                <w:color w:val="auto"/>
                <w:sz w:val="20"/>
                <w:szCs w:val="20"/>
                <w:lang w:eastAsia="zh-TW"/>
                <w:rPrChange w:id="2543" w:author="薛媛媛（Grace）" w:date="2025-11-18T13:55:39Z">
                  <w:rPr>
                    <w:ins w:id="2544" w:author="薛媛媛（Grace）" w:date="2025-11-17T16:14:32Z"/>
                    <w:rFonts w:hint="default" w:ascii="Arial" w:hAnsi="Arial" w:cs="Arial" w:eastAsiaTheme="minorEastAsia"/>
                    <w:color w:val="auto"/>
                    <w:sz w:val="22"/>
                    <w:szCs w:val="22"/>
                    <w:lang w:eastAsia="zh-TW"/>
                  </w:rPr>
                </w:rPrChange>
              </w:rPr>
            </w:pPr>
            <w:ins w:id="2545" w:author="薛媛媛（Grace）" w:date="2025-11-17T16:14:32Z">
              <w:r>
                <w:rPr>
                  <w:rFonts w:hint="default" w:ascii="Arial" w:hAnsi="Arial" w:cs="Arial" w:eastAsiaTheme="minorEastAsia"/>
                  <w:color w:val="auto"/>
                  <w:sz w:val="20"/>
                  <w:szCs w:val="20"/>
                  <w:rPrChange w:id="2546" w:author="薛媛媛（Grace）" w:date="2025-11-18T13:55:39Z">
                    <w:rPr>
                      <w:rFonts w:hint="default" w:ascii="Arial" w:hAnsi="Arial" w:cs="Arial" w:eastAsiaTheme="minorEastAsia"/>
                      <w:color w:val="auto"/>
                      <w:sz w:val="22"/>
                      <w:szCs w:val="22"/>
                    </w:rPr>
                  </w:rPrChange>
                </w:rPr>
                <w:t>Material Review Report</w:t>
              </w:r>
            </w:ins>
            <w:ins w:id="2548" w:author="薛媛媛（Grace）" w:date="2025-11-17T16:14:32Z">
              <w:r>
                <w:rPr>
                  <w:rFonts w:hint="default" w:ascii="Arial" w:hAnsi="Arial" w:cs="Arial" w:eastAsiaTheme="minorEastAsia"/>
                  <w:color w:val="auto"/>
                  <w:sz w:val="20"/>
                  <w:szCs w:val="20"/>
                  <w:lang w:eastAsia="zh-TW"/>
                  <w:rPrChange w:id="2549" w:author="薛媛媛（Grace）" w:date="2025-11-18T13:55:39Z">
                    <w:rPr>
                      <w:rFonts w:hint="default" w:ascii="Arial" w:hAnsi="Arial" w:cs="Arial" w:eastAsiaTheme="minorEastAsia"/>
                      <w:color w:val="auto"/>
                      <w:sz w:val="22"/>
                      <w:szCs w:val="22"/>
                      <w:lang w:eastAsia="zh-TW"/>
                    </w:rPr>
                  </w:rPrChange>
                </w:rPr>
                <w:t xml:space="preserve"> </w:t>
              </w:r>
            </w:ins>
          </w:p>
          <w:p w14:paraId="5D043BDF">
            <w:pPr>
              <w:rPr>
                <w:ins w:id="2551" w:author="薛媛媛（Grace）" w:date="2025-11-17T16:14:32Z"/>
                <w:rFonts w:hint="default" w:ascii="Arial" w:hAnsi="Arial" w:cs="Arial" w:eastAsiaTheme="minorEastAsia"/>
                <w:color w:val="auto"/>
                <w:sz w:val="20"/>
                <w:szCs w:val="20"/>
                <w:lang w:val="en-US" w:eastAsia="zh-CN"/>
                <w:rPrChange w:id="2552" w:author="薛媛媛（Grace）" w:date="2025-11-18T13:55:39Z">
                  <w:rPr>
                    <w:ins w:id="2553" w:author="薛媛媛（Grace）" w:date="2025-11-17T16:14:32Z"/>
                    <w:rFonts w:hint="eastAsia" w:cs="Arial" w:eastAsiaTheme="minorEastAsia"/>
                    <w:color w:val="auto"/>
                    <w:sz w:val="22"/>
                    <w:szCs w:val="22"/>
                    <w:lang w:val="en-US" w:eastAsia="zh-CN"/>
                  </w:rPr>
                </w:rPrChange>
              </w:rPr>
            </w:pPr>
          </w:p>
          <w:p w14:paraId="699E53F1">
            <w:pPr>
              <w:rPr>
                <w:ins w:id="2554" w:author="薛媛媛（Grace）" w:date="2025-11-17T16:14:32Z"/>
                <w:rFonts w:hint="default" w:ascii="Arial" w:hAnsi="Arial" w:cs="Arial" w:eastAsiaTheme="minorEastAsia"/>
                <w:color w:val="auto"/>
                <w:sz w:val="20"/>
                <w:szCs w:val="20"/>
                <w:lang w:val="en-US" w:eastAsia="zh-CN"/>
                <w:rPrChange w:id="2555" w:author="薛媛媛（Grace）" w:date="2025-11-18T13:55:39Z">
                  <w:rPr>
                    <w:ins w:id="2556" w:author="薛媛媛（Grace）" w:date="2025-11-17T16:14:32Z"/>
                    <w:rFonts w:hint="default" w:cs="Arial" w:eastAsiaTheme="minorEastAsia"/>
                    <w:color w:val="auto"/>
                    <w:sz w:val="22"/>
                    <w:szCs w:val="22"/>
                    <w:lang w:val="en-US" w:eastAsia="zh-CN"/>
                  </w:rPr>
                </w:rPrChange>
              </w:rPr>
            </w:pPr>
          </w:p>
          <w:p w14:paraId="3A8D9879">
            <w:pPr>
              <w:rPr>
                <w:ins w:id="2557" w:author="薛媛媛（Grace）" w:date="2025-11-17T16:14:32Z"/>
                <w:rFonts w:hint="default" w:ascii="Arial" w:hAnsi="Arial" w:eastAsia="宋体" w:cs="Arial"/>
                <w:sz w:val="20"/>
                <w:szCs w:val="20"/>
                <w:lang w:val="en-GB" w:eastAsia="zh-CN" w:bidi="ar-SA"/>
                <w:rPrChange w:id="2558" w:author="薛媛媛（Grace）" w:date="2025-11-18T13:55:33Z">
                  <w:rPr>
                    <w:ins w:id="2559" w:author="薛媛媛（Grace）" w:date="2025-11-17T16:14:32Z"/>
                    <w:rFonts w:hint="default" w:ascii="Arial" w:hAnsi="Arial" w:eastAsia="宋体" w:cs="Arial"/>
                    <w:sz w:val="20"/>
                    <w:szCs w:val="20"/>
                    <w:lang w:val="en-GB" w:eastAsia="zh-CN" w:bidi="ar-SA"/>
                  </w:rPr>
                </w:rPrChange>
              </w:rPr>
            </w:pPr>
          </w:p>
        </w:tc>
        <w:tc>
          <w:tcPr>
            <w:tcW w:w="3078" w:type="dxa"/>
            <w:tcMar>
              <w:top w:w="113" w:type="dxa"/>
              <w:bottom w:w="113" w:type="dxa"/>
            </w:tcMar>
          </w:tcPr>
          <w:p w14:paraId="76690B32">
            <w:pPr>
              <w:rPr>
                <w:rFonts w:ascii="Arial" w:hAnsi="Arial" w:cs="Arial"/>
                <w:sz w:val="20"/>
                <w:szCs w:val="20"/>
                <w:lang w:val="en-GB"/>
                <w:rPrChange w:id="2560" w:author="薛媛媛（Grace）" w:date="2025-11-18T13:55:33Z">
                  <w:rPr>
                    <w:sz w:val="20"/>
                    <w:szCs w:val="20"/>
                    <w:lang w:val="en-GB"/>
                  </w:rPr>
                </w:rPrChange>
              </w:rPr>
            </w:pPr>
          </w:p>
        </w:tc>
      </w:tr>
      <w:tr w14:paraId="29BC2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4316E0DE">
            <w:pPr>
              <w:tabs>
                <w:tab w:val="left" w:pos="595"/>
              </w:tabs>
              <w:spacing w:before="120" w:line="240" w:lineRule="auto"/>
              <w:rPr>
                <w:rFonts w:ascii="Arial" w:hAnsi="Arial" w:eastAsia="Times New Roman" w:cs="Arial"/>
                <w:color w:val="000000"/>
                <w:sz w:val="20"/>
                <w:szCs w:val="20"/>
                <w:lang w:val="en-GB" w:eastAsia="de-CH"/>
                <w:rPrChange w:id="2561"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562" w:author="薛媛媛（Grace）" w:date="2025-11-18T13:55:33Z">
                  <w:rPr>
                    <w:rFonts w:eastAsia="Times New Roman"/>
                    <w:color w:val="000000"/>
                    <w:sz w:val="20"/>
                    <w:szCs w:val="20"/>
                    <w:lang w:val="en-GB" w:eastAsia="de-CH"/>
                  </w:rPr>
                </w:rPrChange>
              </w:rPr>
              <w:t xml:space="preserve">10.4.5.   Labelling </w:t>
            </w:r>
          </w:p>
          <w:p w14:paraId="58312CAE">
            <w:pPr>
              <w:tabs>
                <w:tab w:val="left" w:pos="595"/>
              </w:tabs>
              <w:spacing w:before="120" w:line="240" w:lineRule="auto"/>
              <w:rPr>
                <w:rFonts w:ascii="Arial" w:hAnsi="Arial" w:eastAsia="Times New Roman" w:cs="Arial"/>
                <w:color w:val="000000"/>
                <w:sz w:val="20"/>
                <w:szCs w:val="20"/>
                <w:lang w:val="en-GB" w:eastAsia="de-CH"/>
                <w:rPrChange w:id="2563"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564" w:author="薛媛媛（Grace）" w:date="2025-11-18T13:55:33Z">
                  <w:rPr>
                    <w:rFonts w:eastAsia="Times New Roman"/>
                    <w:color w:val="000000"/>
                    <w:sz w:val="20"/>
                    <w:szCs w:val="20"/>
                    <w:lang w:val="en-GB" w:eastAsia="de-CH"/>
                  </w:rPr>
                </w:rPrChange>
              </w:rPr>
              <w:t>Where devices, parts thereof or materials used therein as referred to in Section 10.4.1. contain substances referred to in points (a) or (b) of Section 10.4.1. in a concentration above 0,1 % weight by weight (w/w), the presence of those substances shall be labelled on the device itself and/or on the packaging for each unit or, where appropriate, on the sales packaging, with the list of such substances. If the intended use of such devices includes treatment of children or treatment of pregnant or breastfeeding women or treatment of other patient groups considered particularly vulnerable to such substances and/or materials, information on residual risks for those patient groups and, if applicable, on appropriate precautionary measures shall be given in the instructions for use</w:t>
            </w:r>
          </w:p>
        </w:tc>
        <w:tc>
          <w:tcPr>
            <w:tcW w:w="1198" w:type="dxa"/>
            <w:shd w:val="clear" w:color="auto" w:fill="auto"/>
            <w:tcMar>
              <w:top w:w="113" w:type="dxa"/>
              <w:bottom w:w="113" w:type="dxa"/>
            </w:tcMar>
            <w:vAlign w:val="top"/>
          </w:tcPr>
          <w:p w14:paraId="41F950CF">
            <w:pPr>
              <w:rPr>
                <w:ins w:id="2565" w:author="薛媛媛（Grace）" w:date="2025-11-17T16:20:14Z"/>
                <w:rFonts w:hint="default" w:ascii="Arial" w:hAnsi="Arial" w:cs="Arial" w:eastAsiaTheme="minorHAnsi"/>
                <w:sz w:val="20"/>
                <w:szCs w:val="20"/>
                <w:lang w:val="en-GB" w:eastAsia="zh-CN" w:bidi="ar-SA"/>
                <w:rPrChange w:id="2566" w:author="薛媛媛（Grace）" w:date="2025-11-18T13:55:39Z">
                  <w:rPr>
                    <w:ins w:id="2567" w:author="薛媛媛（Grace）" w:date="2025-11-17T16:20:14Z"/>
                    <w:rFonts w:hint="eastAsia" w:ascii="Arial" w:hAnsi="Arial" w:cs="Arial" w:eastAsiaTheme="minorHAnsi"/>
                    <w:sz w:val="22"/>
                    <w:szCs w:val="22"/>
                    <w:lang w:val="en-GB" w:eastAsia="zh-CN" w:bidi="ar-SA"/>
                  </w:rPr>
                </w:rPrChange>
              </w:rPr>
            </w:pPr>
            <w:ins w:id="2568" w:author="薛媛媛（Grace）" w:date="2025-11-17T16:20:14Z">
              <w:r>
                <w:rPr>
                  <w:rFonts w:hint="default" w:ascii="Arial" w:hAnsi="Arial" w:cs="Arial" w:eastAsiaTheme="minorHAnsi"/>
                  <w:sz w:val="20"/>
                  <w:szCs w:val="20"/>
                  <w:lang w:val="en-GB" w:eastAsia="zh-CN"/>
                  <w:rPrChange w:id="2569"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5EB4D748">
            <w:pPr>
              <w:rPr>
                <w:ins w:id="2571" w:author="薛媛媛（Grace）" w:date="2025-11-17T16:20:14Z"/>
                <w:rFonts w:hint="default" w:ascii="Arial" w:hAnsi="Arial" w:cs="Arial"/>
                <w:sz w:val="20"/>
                <w:szCs w:val="20"/>
                <w:lang w:val="en-GB" w:eastAsia="zh-CN"/>
                <w:rPrChange w:id="2572" w:author="薛媛媛（Grace）" w:date="2025-11-18T13:55:39Z">
                  <w:rPr>
                    <w:ins w:id="2573" w:author="薛媛媛（Grace）" w:date="2025-11-17T16:20:14Z"/>
                    <w:rFonts w:hint="eastAsia" w:ascii="Arial" w:hAnsi="Arial" w:cs="Arial"/>
                    <w:sz w:val="22"/>
                    <w:szCs w:val="22"/>
                    <w:lang w:val="en-GB" w:eastAsia="zh-CN"/>
                  </w:rPr>
                </w:rPrChange>
              </w:rPr>
            </w:pPr>
            <w:ins w:id="2574" w:author="薛媛媛（Grace）" w:date="2025-11-17T16:20:14Z">
              <w:r>
                <w:rPr>
                  <w:rFonts w:hint="default" w:ascii="Arial" w:hAnsi="Arial" w:cs="Arial"/>
                  <w:sz w:val="20"/>
                  <w:szCs w:val="20"/>
                  <w:lang w:val="en-GB" w:eastAsia="zh-CN"/>
                  <w:rPrChange w:id="2575" w:author="薛媛媛（Grace）" w:date="2025-11-18T13:55:39Z">
                    <w:rPr>
                      <w:rFonts w:hint="eastAsia" w:ascii="Arial" w:hAnsi="Arial" w:cs="Arial"/>
                      <w:sz w:val="22"/>
                      <w:szCs w:val="22"/>
                      <w:lang w:val="en-GB" w:eastAsia="zh-CN"/>
                    </w:rPr>
                  </w:rPrChange>
                </w:rPr>
                <w:t>EN ISO 15223-1</w:t>
              </w:r>
            </w:ins>
          </w:p>
          <w:p w14:paraId="299535CE">
            <w:pPr>
              <w:rPr>
                <w:ins w:id="2577" w:author="薛媛媛（Grace）" w:date="2025-11-17T16:20:14Z"/>
                <w:rFonts w:hint="default" w:ascii="Arial" w:hAnsi="Arial" w:cs="Arial" w:eastAsiaTheme="minorHAnsi"/>
                <w:sz w:val="20"/>
                <w:szCs w:val="20"/>
                <w:lang w:val="en-GB" w:eastAsia="zh-CN" w:bidi="ar-SA"/>
                <w:rPrChange w:id="2578" w:author="薛媛媛（Grace）" w:date="2025-11-18T13:55:39Z">
                  <w:rPr>
                    <w:ins w:id="2579" w:author="薛媛媛（Grace）" w:date="2025-11-17T16:20:14Z"/>
                    <w:rFonts w:hint="default" w:ascii="Arial" w:hAnsi="Arial" w:cs="Arial" w:eastAsiaTheme="minorHAnsi"/>
                    <w:sz w:val="22"/>
                    <w:szCs w:val="22"/>
                    <w:lang w:val="en-GB" w:eastAsia="zh-CN" w:bidi="ar-SA"/>
                  </w:rPr>
                </w:rPrChange>
              </w:rPr>
            </w:pPr>
            <w:ins w:id="2580" w:author="薛媛媛（Grace）" w:date="2025-11-17T16:20:14Z">
              <w:r>
                <w:rPr>
                  <w:rFonts w:hint="default" w:ascii="Arial" w:hAnsi="Arial" w:cs="Arial"/>
                  <w:sz w:val="20"/>
                  <w:szCs w:val="20"/>
                  <w:lang w:val="en-GB" w:eastAsia="zh-CN"/>
                  <w:rPrChange w:id="2581" w:author="薛媛媛（Grace）" w:date="2025-11-18T13:55:39Z">
                    <w:rPr>
                      <w:rFonts w:hint="eastAsia" w:ascii="Arial" w:hAnsi="Arial" w:cs="Arial"/>
                      <w:sz w:val="22"/>
                      <w:szCs w:val="22"/>
                      <w:lang w:val="en-GB" w:eastAsia="zh-CN"/>
                    </w:rPr>
                  </w:rPrChange>
                </w:rPr>
                <w:t>EN ISO 20417</w:t>
              </w:r>
            </w:ins>
          </w:p>
        </w:tc>
        <w:tc>
          <w:tcPr>
            <w:tcW w:w="3078" w:type="dxa"/>
            <w:shd w:val="clear" w:color="auto" w:fill="auto"/>
            <w:tcMar>
              <w:top w:w="113" w:type="dxa"/>
              <w:bottom w:w="113" w:type="dxa"/>
            </w:tcMar>
            <w:vAlign w:val="top"/>
          </w:tcPr>
          <w:p w14:paraId="40009DBE">
            <w:pPr>
              <w:rPr>
                <w:ins w:id="2583" w:author="薛媛媛（Grace）" w:date="2025-11-17T16:20:14Z"/>
                <w:rFonts w:hint="default" w:ascii="Arial" w:hAnsi="Arial" w:cs="Arial" w:eastAsiaTheme="minorHAnsi"/>
                <w:sz w:val="20"/>
                <w:szCs w:val="20"/>
                <w:lang w:val="en-GB" w:eastAsia="zh-CN" w:bidi="ar-SA"/>
                <w:rPrChange w:id="2584" w:author="薛媛媛（Grace）" w:date="2025-11-18T13:55:39Z">
                  <w:rPr>
                    <w:ins w:id="2585" w:author="薛媛媛（Grace）" w:date="2025-11-17T16:20:14Z"/>
                    <w:rFonts w:hint="eastAsia" w:ascii="Arial" w:hAnsi="Arial" w:cs="Arial" w:eastAsiaTheme="minorHAnsi"/>
                    <w:sz w:val="22"/>
                    <w:szCs w:val="22"/>
                    <w:lang w:val="en-GB" w:eastAsia="zh-CN" w:bidi="ar-SA"/>
                  </w:rPr>
                </w:rPrChange>
              </w:rPr>
            </w:pPr>
            <w:ins w:id="2586" w:author="薛媛媛（Grace）" w:date="2025-11-17T16:20:14Z">
              <w:r>
                <w:rPr>
                  <w:rFonts w:hint="default" w:ascii="Arial" w:hAnsi="Arial" w:cs="Arial" w:eastAsiaTheme="minorHAnsi"/>
                  <w:sz w:val="20"/>
                  <w:szCs w:val="20"/>
                  <w:lang w:val="en-GB" w:eastAsia="zh-CN"/>
                  <w:rPrChange w:id="2587" w:author="薛媛媛（Grace）" w:date="2025-11-18T13:55:39Z">
                    <w:rPr>
                      <w:rFonts w:hint="eastAsia" w:ascii="Arial" w:hAnsi="Arial" w:cs="Arial" w:eastAsiaTheme="minorHAnsi"/>
                      <w:sz w:val="22"/>
                      <w:szCs w:val="22"/>
                      <w:lang w:val="en-GB" w:eastAsia="zh-CN"/>
                    </w:rPr>
                  </w:rPrChange>
                </w:rPr>
                <w:t xml:space="preserve">Label </w:t>
              </w:r>
            </w:ins>
          </w:p>
        </w:tc>
        <w:tc>
          <w:tcPr>
            <w:tcW w:w="3078" w:type="dxa"/>
            <w:tcMar>
              <w:top w:w="113" w:type="dxa"/>
              <w:bottom w:w="113" w:type="dxa"/>
            </w:tcMar>
          </w:tcPr>
          <w:p w14:paraId="26B769F8">
            <w:pPr>
              <w:rPr>
                <w:rFonts w:ascii="Arial" w:hAnsi="Arial" w:cs="Arial"/>
                <w:sz w:val="20"/>
                <w:szCs w:val="20"/>
                <w:lang w:val="en-GB"/>
                <w:rPrChange w:id="2589" w:author="薛媛媛（Grace）" w:date="2025-11-18T13:55:33Z">
                  <w:rPr>
                    <w:sz w:val="20"/>
                    <w:szCs w:val="20"/>
                    <w:lang w:val="en-GB"/>
                  </w:rPr>
                </w:rPrChange>
              </w:rPr>
            </w:pPr>
          </w:p>
        </w:tc>
      </w:tr>
      <w:tr w14:paraId="17EF4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3547C699">
            <w:pPr>
              <w:tabs>
                <w:tab w:val="left" w:pos="595"/>
              </w:tabs>
              <w:spacing w:before="120" w:line="240" w:lineRule="auto"/>
              <w:rPr>
                <w:rFonts w:ascii="Arial" w:hAnsi="Arial" w:eastAsia="Times New Roman" w:cs="Arial"/>
                <w:color w:val="000000"/>
                <w:sz w:val="20"/>
                <w:szCs w:val="20"/>
                <w:lang w:val="en-GB" w:eastAsia="de-CH"/>
                <w:rPrChange w:id="2590"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591" w:author="薛媛媛（Grace）" w:date="2025-11-18T13:55:33Z">
                  <w:rPr>
                    <w:rFonts w:eastAsia="Times New Roman"/>
                    <w:color w:val="000000"/>
                    <w:sz w:val="20"/>
                    <w:szCs w:val="20"/>
                    <w:lang w:val="en-GB" w:eastAsia="de-CH"/>
                  </w:rPr>
                </w:rPrChange>
              </w:rPr>
              <w:t>10.5.</w:t>
            </w:r>
            <w:r>
              <w:rPr>
                <w:rFonts w:ascii="Arial" w:hAnsi="Arial" w:eastAsia="Times New Roman" w:cs="Arial"/>
                <w:color w:val="000000"/>
                <w:sz w:val="20"/>
                <w:szCs w:val="20"/>
                <w:lang w:val="en-GB" w:eastAsia="de-CH"/>
                <w:rPrChange w:id="2592" w:author="薛媛媛（Grace）" w:date="2025-11-18T13:55:33Z">
                  <w:rPr>
                    <w:rFonts w:eastAsia="Times New Roman"/>
                    <w:color w:val="000000"/>
                    <w:sz w:val="20"/>
                    <w:szCs w:val="20"/>
                    <w:lang w:val="en-GB" w:eastAsia="de-CH"/>
                  </w:rPr>
                </w:rPrChange>
              </w:rPr>
              <w:tab/>
            </w:r>
            <w:r>
              <w:rPr>
                <w:rFonts w:ascii="Arial" w:hAnsi="Arial" w:eastAsia="Times New Roman" w:cs="Arial"/>
                <w:color w:val="000000"/>
                <w:sz w:val="20"/>
                <w:szCs w:val="20"/>
                <w:lang w:val="en-GB" w:eastAsia="de-CH"/>
                <w:rPrChange w:id="2593" w:author="薛媛媛（Grace）" w:date="2025-11-18T13:55:33Z">
                  <w:rPr>
                    <w:rFonts w:eastAsia="Times New Roman"/>
                    <w:color w:val="000000"/>
                    <w:sz w:val="20"/>
                    <w:szCs w:val="20"/>
                    <w:lang w:val="en-GB" w:eastAsia="de-CH"/>
                  </w:rPr>
                </w:rPrChange>
              </w:rPr>
              <w:t>Devices shall be designed and manufactured in such a way as to reduce as far as possible the risks posed by the unintentional ingress of substances into the device taking into account the device and the nature of the environment in which it is intended to be used.</w:t>
            </w:r>
          </w:p>
        </w:tc>
        <w:tc>
          <w:tcPr>
            <w:tcW w:w="1198" w:type="dxa"/>
            <w:shd w:val="clear" w:color="auto" w:fill="auto"/>
            <w:tcMar>
              <w:top w:w="113" w:type="dxa"/>
              <w:bottom w:w="113" w:type="dxa"/>
            </w:tcMar>
            <w:vAlign w:val="top"/>
          </w:tcPr>
          <w:p w14:paraId="3C606DB7">
            <w:pPr>
              <w:rPr>
                <w:ins w:id="2594" w:author="薛媛媛（Grace）" w:date="2025-11-17T16:27:28Z"/>
                <w:rFonts w:hint="default" w:ascii="Arial" w:hAnsi="Arial" w:cs="Arial" w:eastAsiaTheme="minorHAnsi"/>
                <w:sz w:val="20"/>
                <w:szCs w:val="20"/>
                <w:lang w:val="en-GB" w:eastAsia="zh-CN" w:bidi="ar-SA"/>
                <w:rPrChange w:id="2595" w:author="薛媛媛（Grace）" w:date="2025-11-18T13:55:39Z">
                  <w:rPr>
                    <w:ins w:id="2596" w:author="薛媛媛（Grace）" w:date="2025-11-17T16:27:28Z"/>
                    <w:rFonts w:hint="eastAsia" w:ascii="Arial" w:hAnsi="Arial" w:cs="Arial" w:eastAsiaTheme="minorHAnsi"/>
                    <w:sz w:val="22"/>
                    <w:szCs w:val="22"/>
                    <w:lang w:val="en-GB" w:eastAsia="zh-CN" w:bidi="ar-SA"/>
                  </w:rPr>
                </w:rPrChange>
              </w:rPr>
            </w:pPr>
            <w:ins w:id="2597" w:author="薛媛媛（Grace）" w:date="2025-11-17T16:27:28Z">
              <w:r>
                <w:rPr>
                  <w:rFonts w:hint="default" w:ascii="Arial" w:hAnsi="Arial" w:cs="Arial" w:eastAsiaTheme="minorHAnsi"/>
                  <w:sz w:val="20"/>
                  <w:szCs w:val="20"/>
                  <w:lang w:val="en-GB" w:eastAsia="zh-CN"/>
                  <w:rPrChange w:id="2598"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15D87230">
            <w:pPr>
              <w:rPr>
                <w:ins w:id="2600" w:author="薛媛媛（Grace）" w:date="2025-11-17T16:27:28Z"/>
                <w:rFonts w:hint="default" w:ascii="Arial" w:hAnsi="Arial" w:cs="Arial" w:eastAsiaTheme="minorHAnsi"/>
                <w:sz w:val="20"/>
                <w:szCs w:val="20"/>
                <w:lang w:val="en-GB" w:eastAsia="zh-CN"/>
                <w:rPrChange w:id="2601" w:author="薛媛媛（Grace）" w:date="2025-11-18T13:55:39Z">
                  <w:rPr>
                    <w:ins w:id="2602" w:author="薛媛媛（Grace）" w:date="2025-11-17T16:27:28Z"/>
                    <w:rFonts w:hint="eastAsia" w:eastAsiaTheme="minorHAnsi"/>
                    <w:sz w:val="22"/>
                    <w:szCs w:val="22"/>
                    <w:lang w:val="en-GB" w:eastAsia="zh-CN"/>
                  </w:rPr>
                </w:rPrChange>
              </w:rPr>
            </w:pPr>
            <w:ins w:id="2603" w:author="薛媛媛（Grace）" w:date="2025-11-17T16:27:28Z">
              <w:r>
                <w:rPr>
                  <w:rFonts w:hint="default" w:ascii="Arial" w:hAnsi="Arial" w:cs="Arial" w:eastAsiaTheme="minorHAnsi"/>
                  <w:sz w:val="20"/>
                  <w:szCs w:val="20"/>
                  <w:lang w:val="en-GB" w:eastAsia="zh-CN"/>
                  <w:rPrChange w:id="2604" w:author="薛媛媛（Grace）" w:date="2025-11-18T13:55:39Z">
                    <w:rPr>
                      <w:rFonts w:hint="eastAsia" w:eastAsiaTheme="minorHAnsi"/>
                      <w:sz w:val="22"/>
                      <w:szCs w:val="22"/>
                      <w:lang w:val="en-GB" w:eastAsia="zh-CN"/>
                    </w:rPr>
                  </w:rPrChange>
                </w:rPr>
                <w:t>EN ISO 14971</w:t>
              </w:r>
            </w:ins>
          </w:p>
          <w:p w14:paraId="09773CA3">
            <w:pPr>
              <w:rPr>
                <w:ins w:id="2606" w:author="薛媛媛（Grace）" w:date="2025-11-17T16:27:28Z"/>
                <w:rFonts w:hint="default" w:ascii="Arial" w:hAnsi="Arial" w:cs="Arial" w:eastAsiaTheme="minorHAnsi"/>
                <w:sz w:val="20"/>
                <w:szCs w:val="20"/>
                <w:lang w:val="en-GB" w:eastAsia="zh-CN"/>
                <w:rPrChange w:id="2607" w:author="薛媛媛（Grace）" w:date="2025-11-18T13:55:39Z">
                  <w:rPr>
                    <w:ins w:id="2608" w:author="薛媛媛（Grace）" w:date="2025-11-17T16:27:28Z"/>
                    <w:rFonts w:hint="eastAsia" w:eastAsiaTheme="minorHAnsi"/>
                    <w:sz w:val="22"/>
                    <w:szCs w:val="22"/>
                    <w:lang w:val="en-GB" w:eastAsia="zh-CN"/>
                  </w:rPr>
                </w:rPrChange>
              </w:rPr>
            </w:pPr>
            <w:ins w:id="2609" w:author="薛媛媛（Grace）" w:date="2025-11-17T16:27:28Z">
              <w:r>
                <w:rPr>
                  <w:rFonts w:hint="default" w:ascii="Arial" w:hAnsi="Arial" w:cs="Arial" w:eastAsiaTheme="minorHAnsi"/>
                  <w:sz w:val="20"/>
                  <w:szCs w:val="20"/>
                  <w:lang w:val="en-GB" w:eastAsia="zh-CN"/>
                  <w:rPrChange w:id="2610" w:author="薛媛媛（Grace）" w:date="2025-11-18T13:55:39Z">
                    <w:rPr>
                      <w:rFonts w:hint="eastAsia" w:eastAsiaTheme="minorHAnsi"/>
                      <w:sz w:val="22"/>
                      <w:szCs w:val="22"/>
                      <w:lang w:val="en-GB" w:eastAsia="zh-CN"/>
                    </w:rPr>
                  </w:rPrChange>
                </w:rPr>
                <w:t>EN ISO 11608-1</w:t>
              </w:r>
            </w:ins>
          </w:p>
          <w:p w14:paraId="1BF5FDA4">
            <w:pPr>
              <w:rPr>
                <w:ins w:id="2612" w:author="薛媛媛（Grace）" w:date="2025-11-17T16:27:28Z"/>
                <w:rFonts w:hint="default" w:ascii="Arial" w:hAnsi="Arial" w:cs="Arial"/>
                <w:sz w:val="20"/>
                <w:szCs w:val="20"/>
                <w:lang w:val="en-GB"/>
                <w:rPrChange w:id="2613" w:author="薛媛媛（Grace）" w:date="2025-11-18T13:55:39Z">
                  <w:rPr>
                    <w:ins w:id="2614" w:author="薛媛媛（Grace）" w:date="2025-11-17T16:27:28Z"/>
                    <w:rFonts w:hint="eastAsia"/>
                    <w:lang w:val="en-GB"/>
                  </w:rPr>
                </w:rPrChange>
              </w:rPr>
            </w:pPr>
            <w:ins w:id="2615" w:author="薛媛媛（Grace）" w:date="2025-11-17T16:27:28Z">
              <w:r>
                <w:rPr>
                  <w:rFonts w:hint="default" w:ascii="Arial" w:hAnsi="Arial" w:cs="Arial"/>
                  <w:sz w:val="20"/>
                  <w:szCs w:val="20"/>
                  <w:lang w:val="en-GB"/>
                  <w:rPrChange w:id="2616" w:author="薛媛媛（Grace）" w:date="2025-11-18T13:55:39Z">
                    <w:rPr>
                      <w:rFonts w:hint="eastAsia"/>
                      <w:lang w:val="en-GB"/>
                    </w:rPr>
                  </w:rPrChange>
                </w:rPr>
                <w:t>EN ISO 11608-5</w:t>
              </w:r>
            </w:ins>
          </w:p>
          <w:p w14:paraId="70D3DEC1">
            <w:pPr>
              <w:rPr>
                <w:ins w:id="2618" w:author="薛媛媛（Grace）" w:date="2025-11-17T16:27:28Z"/>
                <w:rFonts w:hint="default" w:ascii="Arial" w:hAnsi="Arial" w:cs="Arial"/>
                <w:sz w:val="20"/>
                <w:szCs w:val="20"/>
                <w:lang w:val="en-GB"/>
                <w:rPrChange w:id="2619" w:author="薛媛媛（Grace）" w:date="2025-11-18T13:55:39Z">
                  <w:rPr>
                    <w:ins w:id="2620" w:author="薛媛媛（Grace）" w:date="2025-11-17T16:27:28Z"/>
                    <w:rFonts w:hint="eastAsia"/>
                    <w:lang w:val="en-GB"/>
                  </w:rPr>
                </w:rPrChange>
              </w:rPr>
            </w:pPr>
            <w:ins w:id="2621" w:author="薛媛媛（Grace）" w:date="2025-11-17T16:27:28Z">
              <w:r>
                <w:rPr>
                  <w:rFonts w:hint="default" w:ascii="Arial" w:hAnsi="Arial" w:cs="Arial"/>
                  <w:sz w:val="20"/>
                  <w:szCs w:val="20"/>
                  <w:lang w:val="en-GB"/>
                  <w:rPrChange w:id="2622" w:author="薛媛媛（Grace）" w:date="2025-11-18T13:55:39Z">
                    <w:rPr>
                      <w:rFonts w:hint="eastAsia"/>
                      <w:lang w:val="en-GB"/>
                    </w:rPr>
                  </w:rPrChange>
                </w:rPr>
                <w:t>EN ISO 23908</w:t>
              </w:r>
            </w:ins>
          </w:p>
          <w:p w14:paraId="534A4E99">
            <w:pPr>
              <w:rPr>
                <w:ins w:id="2624" w:author="薛媛媛（Grace）" w:date="2025-11-17T16:27:28Z"/>
                <w:rFonts w:hint="default" w:ascii="Arial" w:hAnsi="Arial" w:cs="Arial" w:eastAsiaTheme="minorHAnsi"/>
                <w:sz w:val="20"/>
                <w:szCs w:val="20"/>
                <w:lang w:val="en-GB" w:eastAsia="zh-CN" w:bidi="ar-SA"/>
                <w:rPrChange w:id="2625" w:author="薛媛媛（Grace）" w:date="2025-11-18T13:55:39Z">
                  <w:rPr>
                    <w:ins w:id="2626" w:author="薛媛媛（Grace）" w:date="2025-11-17T16:27:28Z"/>
                    <w:rFonts w:hint="eastAsia" w:ascii="Arial" w:hAnsi="Arial" w:cs="Arial" w:eastAsiaTheme="minorHAnsi"/>
                    <w:sz w:val="22"/>
                    <w:szCs w:val="22"/>
                    <w:lang w:val="en-GB" w:eastAsia="zh-CN" w:bidi="ar-SA"/>
                  </w:rPr>
                </w:rPrChange>
              </w:rPr>
            </w:pPr>
          </w:p>
        </w:tc>
        <w:tc>
          <w:tcPr>
            <w:tcW w:w="3078" w:type="dxa"/>
            <w:shd w:val="clear" w:color="auto" w:fill="auto"/>
            <w:tcMar>
              <w:top w:w="113" w:type="dxa"/>
              <w:bottom w:w="113" w:type="dxa"/>
            </w:tcMar>
            <w:vAlign w:val="top"/>
          </w:tcPr>
          <w:p w14:paraId="4C130087">
            <w:pPr>
              <w:rPr>
                <w:ins w:id="2627" w:author="薛媛媛（Grace）" w:date="2025-11-17T16:27:28Z"/>
                <w:rFonts w:hint="default" w:ascii="Arial" w:hAnsi="Arial" w:cs="Arial"/>
                <w:sz w:val="20"/>
                <w:szCs w:val="20"/>
                <w:lang w:val="en-GB" w:eastAsia="zh-CN"/>
                <w:rPrChange w:id="2628" w:author="薛媛媛（Grace）" w:date="2025-11-18T13:55:39Z">
                  <w:rPr>
                    <w:ins w:id="2629" w:author="薛媛媛（Grace）" w:date="2025-11-17T16:27:28Z"/>
                    <w:rFonts w:hint="eastAsia" w:ascii="Arial" w:hAnsi="Arial" w:cs="Arial"/>
                    <w:sz w:val="22"/>
                    <w:szCs w:val="22"/>
                    <w:lang w:val="en-GB" w:eastAsia="zh-CN"/>
                  </w:rPr>
                </w:rPrChange>
              </w:rPr>
            </w:pPr>
            <w:ins w:id="2630" w:author="薛媛媛（Grace）" w:date="2025-11-17T16:27:28Z">
              <w:r>
                <w:rPr>
                  <w:rFonts w:hint="default" w:ascii="Arial" w:hAnsi="Arial" w:cs="Arial" w:eastAsiaTheme="minorHAnsi"/>
                  <w:sz w:val="20"/>
                  <w:szCs w:val="20"/>
                  <w:lang w:val="en-GB" w:eastAsia="zh-CN"/>
                  <w:rPrChange w:id="2631" w:author="薛媛媛（Grace）" w:date="2025-11-18T13:55:39Z">
                    <w:rPr>
                      <w:rFonts w:hint="eastAsia" w:ascii="Arial" w:hAnsi="Arial" w:cs="Arial" w:eastAsiaTheme="minorHAnsi"/>
                      <w:sz w:val="22"/>
                      <w:szCs w:val="22"/>
                      <w:lang w:val="en-GB" w:eastAsia="zh-CN"/>
                    </w:rPr>
                  </w:rPrChange>
                </w:rPr>
                <w:t>Risk Management Report</w:t>
              </w:r>
            </w:ins>
          </w:p>
          <w:p w14:paraId="31726D2D">
            <w:pPr>
              <w:rPr>
                <w:ins w:id="2633" w:author="薛媛媛（Grace）" w:date="2025-11-17T16:27:28Z"/>
                <w:rFonts w:hint="default" w:ascii="Arial" w:hAnsi="Arial" w:cs="Arial" w:eastAsiaTheme="minorEastAsia"/>
                <w:color w:val="auto"/>
                <w:sz w:val="20"/>
                <w:szCs w:val="20"/>
                <w:lang w:val="en-GB" w:eastAsia="zh-TW"/>
                <w:rPrChange w:id="2634" w:author="薛媛媛（Grace）" w:date="2025-11-18T13:55:39Z">
                  <w:rPr>
                    <w:ins w:id="2635" w:author="薛媛媛（Grace）" w:date="2025-11-17T16:27:28Z"/>
                    <w:rFonts w:hint="default" w:ascii="Arial" w:hAnsi="Arial" w:cs="Arial" w:eastAsiaTheme="minorEastAsia"/>
                    <w:color w:val="auto"/>
                    <w:sz w:val="22"/>
                    <w:szCs w:val="22"/>
                    <w:lang w:val="en-GB" w:eastAsia="zh-TW"/>
                  </w:rPr>
                </w:rPrChange>
              </w:rPr>
            </w:pPr>
            <w:ins w:id="2636" w:author="薛媛媛（Grace）" w:date="2025-11-17T16:27:28Z">
              <w:r>
                <w:rPr>
                  <w:rFonts w:hint="default" w:ascii="Arial" w:hAnsi="Arial" w:cs="Arial" w:eastAsiaTheme="minorEastAsia"/>
                  <w:color w:val="auto"/>
                  <w:sz w:val="20"/>
                  <w:szCs w:val="20"/>
                  <w:lang w:val="en-GB" w:eastAsia="zh-TW"/>
                  <w:rPrChange w:id="2637" w:author="薛媛媛（Grace）" w:date="2025-11-18T13:55:39Z">
                    <w:rPr>
                      <w:rFonts w:hint="default" w:ascii="Arial" w:hAnsi="Arial" w:cs="Arial" w:eastAsiaTheme="minorEastAsia"/>
                      <w:color w:val="auto"/>
                      <w:sz w:val="22"/>
                      <w:szCs w:val="22"/>
                      <w:lang w:val="en-GB" w:eastAsia="zh-TW"/>
                    </w:rPr>
                  </w:rPrChange>
                </w:rPr>
                <w:t>Design verification test report</w:t>
              </w:r>
            </w:ins>
          </w:p>
          <w:p w14:paraId="435A3A91">
            <w:pPr>
              <w:rPr>
                <w:ins w:id="2639" w:author="薛媛媛（Grace）" w:date="2025-11-17T16:27:28Z"/>
                <w:rFonts w:hint="default" w:ascii="Arial" w:hAnsi="Arial" w:cs="Arial" w:eastAsiaTheme="minorEastAsia"/>
                <w:color w:val="auto"/>
                <w:sz w:val="20"/>
                <w:szCs w:val="20"/>
                <w:lang w:val="en-US" w:eastAsia="zh-CN"/>
                <w:rPrChange w:id="2640" w:author="薛媛媛（Grace）" w:date="2025-11-18T13:55:39Z">
                  <w:rPr>
                    <w:ins w:id="2641" w:author="薛媛媛（Grace）" w:date="2025-11-17T16:27:28Z"/>
                    <w:rFonts w:hint="eastAsia" w:cs="Arial" w:eastAsiaTheme="minorEastAsia"/>
                    <w:color w:val="auto"/>
                    <w:sz w:val="22"/>
                    <w:szCs w:val="22"/>
                    <w:lang w:val="en-US" w:eastAsia="zh-CN"/>
                  </w:rPr>
                </w:rPrChange>
              </w:rPr>
            </w:pPr>
          </w:p>
          <w:p w14:paraId="26BB5BC8">
            <w:pPr>
              <w:rPr>
                <w:ins w:id="2642" w:author="薛媛媛（Grace）" w:date="2025-11-17T16:27:28Z"/>
                <w:rFonts w:hint="default" w:ascii="Arial" w:hAnsi="Arial" w:cs="Arial" w:eastAsiaTheme="minorEastAsia"/>
                <w:color w:val="auto"/>
                <w:sz w:val="20"/>
                <w:szCs w:val="20"/>
                <w:lang w:val="en-US" w:eastAsia="zh-CN"/>
                <w:rPrChange w:id="2643" w:author="薛媛媛（Grace）" w:date="2025-11-18T13:55:39Z">
                  <w:rPr>
                    <w:ins w:id="2644" w:author="薛媛媛（Grace）" w:date="2025-11-17T16:27:28Z"/>
                    <w:rFonts w:hint="default" w:cs="Arial" w:eastAsiaTheme="minorEastAsia"/>
                    <w:color w:val="auto"/>
                    <w:sz w:val="22"/>
                    <w:szCs w:val="22"/>
                    <w:lang w:val="en-US" w:eastAsia="zh-CN"/>
                  </w:rPr>
                </w:rPrChange>
              </w:rPr>
            </w:pPr>
          </w:p>
          <w:p w14:paraId="4FD78C7E">
            <w:pPr>
              <w:rPr>
                <w:ins w:id="2645" w:author="薛媛媛（Grace）" w:date="2025-11-17T16:27:28Z"/>
                <w:rFonts w:hint="default" w:ascii="Arial" w:hAnsi="Arial" w:eastAsia="宋体" w:cs="Arial"/>
                <w:sz w:val="20"/>
                <w:szCs w:val="20"/>
                <w:lang w:val="en-GB" w:eastAsia="zh-CN" w:bidi="ar-SA"/>
                <w:rPrChange w:id="2646" w:author="薛媛媛（Grace）" w:date="2025-11-18T13:55:33Z">
                  <w:rPr>
                    <w:ins w:id="2647" w:author="薛媛媛（Grace）" w:date="2025-11-17T16:27:28Z"/>
                    <w:rFonts w:hint="default" w:ascii="Arial" w:hAnsi="Arial" w:eastAsia="宋体" w:cs="Arial"/>
                    <w:sz w:val="20"/>
                    <w:szCs w:val="20"/>
                    <w:lang w:val="en-GB" w:eastAsia="zh-CN" w:bidi="ar-SA"/>
                  </w:rPr>
                </w:rPrChange>
              </w:rPr>
            </w:pPr>
          </w:p>
        </w:tc>
        <w:tc>
          <w:tcPr>
            <w:tcW w:w="3078" w:type="dxa"/>
            <w:tcMar>
              <w:top w:w="113" w:type="dxa"/>
              <w:bottom w:w="113" w:type="dxa"/>
            </w:tcMar>
          </w:tcPr>
          <w:p w14:paraId="723C2E4D">
            <w:pPr>
              <w:rPr>
                <w:rFonts w:ascii="Arial" w:hAnsi="Arial" w:cs="Arial"/>
                <w:sz w:val="20"/>
                <w:szCs w:val="20"/>
                <w:lang w:val="en-GB"/>
                <w:rPrChange w:id="2648" w:author="薛媛媛（Grace）" w:date="2025-11-18T13:55:33Z">
                  <w:rPr>
                    <w:sz w:val="20"/>
                    <w:szCs w:val="20"/>
                    <w:lang w:val="en-GB"/>
                  </w:rPr>
                </w:rPrChange>
              </w:rPr>
            </w:pPr>
          </w:p>
        </w:tc>
      </w:tr>
      <w:tr w14:paraId="3E912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280F98A8">
            <w:pPr>
              <w:tabs>
                <w:tab w:val="left" w:pos="595"/>
              </w:tabs>
              <w:spacing w:before="120" w:line="240" w:lineRule="auto"/>
              <w:rPr>
                <w:rFonts w:ascii="Arial" w:hAnsi="Arial" w:eastAsia="Times New Roman" w:cs="Arial"/>
                <w:color w:val="000000"/>
                <w:sz w:val="20"/>
                <w:szCs w:val="20"/>
                <w:lang w:val="en-GB" w:eastAsia="de-CH"/>
                <w:rPrChange w:id="2649"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650" w:author="薛媛媛（Grace）" w:date="2025-11-18T13:55:33Z">
                  <w:rPr>
                    <w:rFonts w:eastAsia="Times New Roman"/>
                    <w:color w:val="000000"/>
                    <w:sz w:val="20"/>
                    <w:szCs w:val="20"/>
                    <w:lang w:val="en-GB" w:eastAsia="de-CH"/>
                  </w:rPr>
                </w:rPrChange>
              </w:rPr>
              <w:t>10.6.</w:t>
            </w:r>
            <w:r>
              <w:rPr>
                <w:rFonts w:ascii="Arial" w:hAnsi="Arial" w:eastAsia="Times New Roman" w:cs="Arial"/>
                <w:color w:val="000000"/>
                <w:sz w:val="20"/>
                <w:szCs w:val="20"/>
                <w:lang w:val="en-GB" w:eastAsia="de-CH"/>
                <w:rPrChange w:id="2651" w:author="薛媛媛（Grace）" w:date="2025-11-18T13:55:33Z">
                  <w:rPr>
                    <w:rFonts w:eastAsia="Times New Roman"/>
                    <w:color w:val="000000"/>
                    <w:sz w:val="20"/>
                    <w:szCs w:val="20"/>
                    <w:lang w:val="en-GB" w:eastAsia="de-CH"/>
                  </w:rPr>
                </w:rPrChange>
              </w:rPr>
              <w:tab/>
            </w:r>
            <w:r>
              <w:rPr>
                <w:rFonts w:ascii="Arial" w:hAnsi="Arial" w:eastAsia="Times New Roman" w:cs="Arial"/>
                <w:color w:val="000000"/>
                <w:sz w:val="20"/>
                <w:szCs w:val="20"/>
                <w:lang w:val="en-GB" w:eastAsia="de-CH"/>
                <w:rPrChange w:id="2652" w:author="薛媛媛（Grace）" w:date="2025-11-18T13:55:33Z">
                  <w:rPr>
                    <w:rFonts w:eastAsia="Times New Roman"/>
                    <w:color w:val="000000"/>
                    <w:sz w:val="20"/>
                    <w:szCs w:val="20"/>
                    <w:lang w:val="en-GB" w:eastAsia="de-CH"/>
                  </w:rPr>
                </w:rPrChange>
              </w:rPr>
              <w:t>Devices shall be designed and manufactured in such a way as to reduce as far as possible the risks linked to the size and the properties of particles which are or can be released into the patient's or user's body, unless they come into contact with intact skin only. Special attention shall be given to nanomaterials.</w:t>
            </w:r>
          </w:p>
        </w:tc>
        <w:tc>
          <w:tcPr>
            <w:tcW w:w="1198" w:type="dxa"/>
            <w:shd w:val="clear" w:color="auto" w:fill="auto"/>
            <w:tcMar>
              <w:top w:w="113" w:type="dxa"/>
              <w:bottom w:w="113" w:type="dxa"/>
            </w:tcMar>
            <w:vAlign w:val="top"/>
          </w:tcPr>
          <w:p w14:paraId="62A362A0">
            <w:pPr>
              <w:rPr>
                <w:ins w:id="2653" w:author="薛媛媛（Grace）" w:date="2025-11-17T16:28:30Z"/>
                <w:rFonts w:hint="default" w:ascii="Arial" w:hAnsi="Arial" w:cs="Arial" w:eastAsiaTheme="minorHAnsi"/>
                <w:sz w:val="20"/>
                <w:szCs w:val="20"/>
                <w:lang w:val="en-GB" w:eastAsia="zh-CN" w:bidi="ar-SA"/>
                <w:rPrChange w:id="2654" w:author="薛媛媛（Grace）" w:date="2025-11-18T13:55:39Z">
                  <w:rPr>
                    <w:ins w:id="2655" w:author="薛媛媛（Grace）" w:date="2025-11-17T16:28:30Z"/>
                    <w:rFonts w:hint="eastAsia" w:ascii="Arial" w:hAnsi="Arial" w:cs="Arial" w:eastAsiaTheme="minorHAnsi"/>
                    <w:sz w:val="22"/>
                    <w:szCs w:val="22"/>
                    <w:lang w:val="en-GB" w:eastAsia="zh-CN" w:bidi="ar-SA"/>
                  </w:rPr>
                </w:rPrChange>
              </w:rPr>
            </w:pPr>
            <w:ins w:id="2656" w:author="薛媛媛（Grace）" w:date="2025-11-17T16:28:30Z">
              <w:r>
                <w:rPr>
                  <w:rFonts w:hint="default" w:ascii="Arial" w:hAnsi="Arial" w:cs="Arial" w:eastAsiaTheme="minorHAnsi"/>
                  <w:sz w:val="20"/>
                  <w:szCs w:val="20"/>
                  <w:lang w:val="en-GB" w:eastAsia="zh-CN"/>
                  <w:rPrChange w:id="2657"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69E35BA9">
            <w:pPr>
              <w:rPr>
                <w:ins w:id="2659" w:author="薛媛媛（Grace）" w:date="2025-11-17T16:28:30Z"/>
                <w:rFonts w:hint="default" w:ascii="Arial" w:hAnsi="Arial" w:cs="Arial" w:eastAsiaTheme="minorHAnsi"/>
                <w:sz w:val="20"/>
                <w:szCs w:val="20"/>
                <w:lang w:val="en-GB" w:eastAsia="zh-CN"/>
                <w:rPrChange w:id="2660" w:author="薛媛媛（Grace）" w:date="2025-11-18T13:55:39Z">
                  <w:rPr>
                    <w:ins w:id="2661" w:author="薛媛媛（Grace）" w:date="2025-11-17T16:28:30Z"/>
                    <w:rFonts w:hint="eastAsia" w:eastAsiaTheme="minorHAnsi"/>
                    <w:sz w:val="22"/>
                    <w:szCs w:val="22"/>
                    <w:lang w:val="en-GB" w:eastAsia="zh-CN"/>
                  </w:rPr>
                </w:rPrChange>
              </w:rPr>
            </w:pPr>
            <w:ins w:id="2662" w:author="薛媛媛（Grace）" w:date="2025-11-17T16:28:30Z">
              <w:r>
                <w:rPr>
                  <w:rFonts w:hint="default" w:ascii="Arial" w:hAnsi="Arial" w:cs="Arial" w:eastAsiaTheme="minorHAnsi"/>
                  <w:sz w:val="20"/>
                  <w:szCs w:val="20"/>
                  <w:lang w:val="en-GB" w:eastAsia="zh-CN"/>
                  <w:rPrChange w:id="2663" w:author="薛媛媛（Grace）" w:date="2025-11-18T13:55:39Z">
                    <w:rPr>
                      <w:rFonts w:hint="eastAsia" w:eastAsiaTheme="minorHAnsi"/>
                      <w:sz w:val="22"/>
                      <w:szCs w:val="22"/>
                      <w:lang w:val="en-GB" w:eastAsia="zh-CN"/>
                    </w:rPr>
                  </w:rPrChange>
                </w:rPr>
                <w:t>EN ISO 14971</w:t>
              </w:r>
            </w:ins>
          </w:p>
          <w:p w14:paraId="15324DA0">
            <w:pPr>
              <w:rPr>
                <w:ins w:id="2665" w:author="薛媛媛（Grace）" w:date="2025-11-17T16:28:30Z"/>
                <w:rFonts w:hint="default" w:ascii="Arial" w:hAnsi="Arial" w:cs="Arial" w:eastAsiaTheme="minorHAnsi"/>
                <w:sz w:val="20"/>
                <w:szCs w:val="20"/>
                <w:lang w:val="en-GB" w:eastAsia="zh-CN"/>
                <w:rPrChange w:id="2666" w:author="薛媛媛（Grace）" w:date="2025-11-18T13:55:39Z">
                  <w:rPr>
                    <w:ins w:id="2667" w:author="薛媛媛（Grace）" w:date="2025-11-17T16:28:30Z"/>
                    <w:rFonts w:hint="eastAsia" w:eastAsiaTheme="minorHAnsi"/>
                    <w:sz w:val="22"/>
                    <w:szCs w:val="22"/>
                    <w:lang w:val="en-GB" w:eastAsia="zh-CN"/>
                  </w:rPr>
                </w:rPrChange>
              </w:rPr>
            </w:pPr>
            <w:ins w:id="2668" w:author="薛媛媛（Grace）" w:date="2025-11-17T16:28:30Z">
              <w:r>
                <w:rPr>
                  <w:rFonts w:hint="default" w:ascii="Arial" w:hAnsi="Arial" w:cs="Arial" w:eastAsiaTheme="minorHAnsi"/>
                  <w:sz w:val="20"/>
                  <w:szCs w:val="20"/>
                  <w:lang w:val="en-GB" w:eastAsia="zh-CN"/>
                  <w:rPrChange w:id="2669" w:author="薛媛媛（Grace）" w:date="2025-11-18T13:55:39Z">
                    <w:rPr>
                      <w:rFonts w:hint="eastAsia" w:eastAsiaTheme="minorHAnsi"/>
                      <w:sz w:val="22"/>
                      <w:szCs w:val="22"/>
                      <w:lang w:val="en-GB" w:eastAsia="zh-CN"/>
                    </w:rPr>
                  </w:rPrChange>
                </w:rPr>
                <w:t>EN ISO 11608-1</w:t>
              </w:r>
            </w:ins>
          </w:p>
          <w:p w14:paraId="30DFA6B2">
            <w:pPr>
              <w:rPr>
                <w:ins w:id="2671" w:author="薛媛媛（Grace）" w:date="2025-11-17T16:28:30Z"/>
                <w:rFonts w:hint="default" w:ascii="Arial" w:hAnsi="Arial" w:cs="Arial"/>
                <w:sz w:val="20"/>
                <w:szCs w:val="20"/>
                <w:lang w:val="en-GB"/>
                <w:rPrChange w:id="2672" w:author="薛媛媛（Grace）" w:date="2025-11-18T13:55:39Z">
                  <w:rPr>
                    <w:ins w:id="2673" w:author="薛媛媛（Grace）" w:date="2025-11-17T16:28:30Z"/>
                    <w:rFonts w:hint="eastAsia"/>
                    <w:lang w:val="en-GB"/>
                  </w:rPr>
                </w:rPrChange>
              </w:rPr>
            </w:pPr>
            <w:ins w:id="2674" w:author="薛媛媛（Grace）" w:date="2025-11-17T16:28:30Z">
              <w:r>
                <w:rPr>
                  <w:rFonts w:hint="default" w:ascii="Arial" w:hAnsi="Arial" w:cs="Arial"/>
                  <w:sz w:val="20"/>
                  <w:szCs w:val="20"/>
                  <w:lang w:val="en-GB"/>
                  <w:rPrChange w:id="2675" w:author="薛媛媛（Grace）" w:date="2025-11-18T13:55:39Z">
                    <w:rPr>
                      <w:rFonts w:hint="eastAsia"/>
                      <w:lang w:val="en-GB"/>
                    </w:rPr>
                  </w:rPrChange>
                </w:rPr>
                <w:t>EN ISO 11608-5</w:t>
              </w:r>
            </w:ins>
          </w:p>
          <w:p w14:paraId="42AB1DFD">
            <w:pPr>
              <w:rPr>
                <w:ins w:id="2677" w:author="薛媛媛（Grace）" w:date="2025-11-17T16:28:30Z"/>
                <w:rFonts w:hint="default" w:ascii="Arial" w:hAnsi="Arial" w:cs="Arial"/>
                <w:sz w:val="20"/>
                <w:szCs w:val="20"/>
                <w:lang w:val="en-GB"/>
                <w:rPrChange w:id="2678" w:author="薛媛媛（Grace）" w:date="2025-11-18T13:55:39Z">
                  <w:rPr>
                    <w:ins w:id="2679" w:author="薛媛媛（Grace）" w:date="2025-11-17T16:28:30Z"/>
                    <w:rFonts w:hint="eastAsia"/>
                    <w:lang w:val="en-GB"/>
                  </w:rPr>
                </w:rPrChange>
              </w:rPr>
            </w:pPr>
            <w:ins w:id="2680" w:author="薛媛媛（Grace）" w:date="2025-11-17T16:28:30Z">
              <w:r>
                <w:rPr>
                  <w:rFonts w:hint="default" w:ascii="Arial" w:hAnsi="Arial" w:cs="Arial"/>
                  <w:sz w:val="20"/>
                  <w:szCs w:val="20"/>
                  <w:lang w:val="en-GB"/>
                  <w:rPrChange w:id="2681" w:author="薛媛媛（Grace）" w:date="2025-11-18T13:55:39Z">
                    <w:rPr>
                      <w:rFonts w:hint="eastAsia"/>
                      <w:lang w:val="en-GB"/>
                    </w:rPr>
                  </w:rPrChange>
                </w:rPr>
                <w:t>EN ISO 23908</w:t>
              </w:r>
            </w:ins>
          </w:p>
          <w:p w14:paraId="7D8134B8">
            <w:pPr>
              <w:rPr>
                <w:ins w:id="2683" w:author="薛媛媛（Grace）" w:date="2025-11-17T16:28:30Z"/>
                <w:rFonts w:hint="default" w:ascii="Arial" w:hAnsi="Arial" w:cs="Arial" w:eastAsiaTheme="minorHAnsi"/>
                <w:sz w:val="20"/>
                <w:szCs w:val="20"/>
                <w:lang w:val="en-GB" w:eastAsia="zh-CN" w:bidi="ar-SA"/>
                <w:rPrChange w:id="2684" w:author="薛媛媛（Grace）" w:date="2025-11-18T13:55:39Z">
                  <w:rPr>
                    <w:ins w:id="2685" w:author="薛媛媛（Grace）" w:date="2025-11-17T16:28:30Z"/>
                    <w:rFonts w:hint="eastAsia" w:ascii="Arial" w:hAnsi="Arial" w:cs="Arial" w:eastAsiaTheme="minorHAnsi"/>
                    <w:sz w:val="22"/>
                    <w:szCs w:val="22"/>
                    <w:lang w:val="en-GB" w:eastAsia="zh-CN" w:bidi="ar-SA"/>
                  </w:rPr>
                </w:rPrChange>
              </w:rPr>
            </w:pPr>
          </w:p>
        </w:tc>
        <w:tc>
          <w:tcPr>
            <w:tcW w:w="3078" w:type="dxa"/>
            <w:shd w:val="clear" w:color="auto" w:fill="auto"/>
            <w:tcMar>
              <w:top w:w="113" w:type="dxa"/>
              <w:bottom w:w="113" w:type="dxa"/>
            </w:tcMar>
            <w:vAlign w:val="top"/>
          </w:tcPr>
          <w:p w14:paraId="6B46B837">
            <w:pPr>
              <w:rPr>
                <w:ins w:id="2686" w:author="薛媛媛（Grace）" w:date="2025-11-17T16:28:30Z"/>
                <w:rFonts w:hint="default" w:ascii="Arial" w:hAnsi="Arial" w:cs="Arial"/>
                <w:sz w:val="20"/>
                <w:szCs w:val="20"/>
                <w:lang w:val="en-GB" w:eastAsia="zh-CN"/>
                <w:rPrChange w:id="2687" w:author="薛媛媛（Grace）" w:date="2025-11-18T13:55:39Z">
                  <w:rPr>
                    <w:ins w:id="2688" w:author="薛媛媛（Grace）" w:date="2025-11-17T16:28:30Z"/>
                    <w:rFonts w:hint="eastAsia" w:ascii="Arial" w:hAnsi="Arial" w:cs="Arial"/>
                    <w:sz w:val="22"/>
                    <w:szCs w:val="22"/>
                    <w:lang w:val="en-GB" w:eastAsia="zh-CN"/>
                  </w:rPr>
                </w:rPrChange>
              </w:rPr>
            </w:pPr>
            <w:ins w:id="2689" w:author="薛媛媛（Grace）" w:date="2025-11-17T16:28:30Z">
              <w:r>
                <w:rPr>
                  <w:rFonts w:hint="default" w:ascii="Arial" w:hAnsi="Arial" w:cs="Arial" w:eastAsiaTheme="minorHAnsi"/>
                  <w:sz w:val="20"/>
                  <w:szCs w:val="20"/>
                  <w:lang w:val="en-GB" w:eastAsia="zh-CN"/>
                  <w:rPrChange w:id="2690" w:author="薛媛媛（Grace）" w:date="2025-11-18T13:55:39Z">
                    <w:rPr>
                      <w:rFonts w:hint="eastAsia" w:ascii="Arial" w:hAnsi="Arial" w:cs="Arial" w:eastAsiaTheme="minorHAnsi"/>
                      <w:sz w:val="22"/>
                      <w:szCs w:val="22"/>
                      <w:lang w:val="en-GB" w:eastAsia="zh-CN"/>
                    </w:rPr>
                  </w:rPrChange>
                </w:rPr>
                <w:t>Risk Management Report</w:t>
              </w:r>
            </w:ins>
          </w:p>
          <w:p w14:paraId="6D474328">
            <w:pPr>
              <w:rPr>
                <w:ins w:id="2692" w:author="薛媛媛（Grace）" w:date="2025-11-17T16:28:30Z"/>
                <w:rFonts w:hint="default" w:ascii="Arial" w:hAnsi="Arial" w:cs="Arial" w:eastAsiaTheme="minorEastAsia"/>
                <w:color w:val="auto"/>
                <w:sz w:val="20"/>
                <w:szCs w:val="20"/>
                <w:lang w:val="en-GB" w:eastAsia="zh-TW"/>
                <w:rPrChange w:id="2693" w:author="薛媛媛（Grace）" w:date="2025-11-18T13:55:39Z">
                  <w:rPr>
                    <w:ins w:id="2694" w:author="薛媛媛（Grace）" w:date="2025-11-17T16:28:30Z"/>
                    <w:rFonts w:hint="default" w:ascii="Arial" w:hAnsi="Arial" w:cs="Arial" w:eastAsiaTheme="minorEastAsia"/>
                    <w:color w:val="auto"/>
                    <w:sz w:val="22"/>
                    <w:szCs w:val="22"/>
                    <w:lang w:val="en-GB" w:eastAsia="zh-TW"/>
                  </w:rPr>
                </w:rPrChange>
              </w:rPr>
            </w:pPr>
            <w:ins w:id="2695" w:author="薛媛媛（Grace）" w:date="2025-11-17T16:28:30Z">
              <w:r>
                <w:rPr>
                  <w:rFonts w:hint="default" w:ascii="Arial" w:hAnsi="Arial" w:cs="Arial" w:eastAsiaTheme="minorEastAsia"/>
                  <w:color w:val="auto"/>
                  <w:sz w:val="20"/>
                  <w:szCs w:val="20"/>
                  <w:lang w:val="en-GB" w:eastAsia="zh-TW"/>
                  <w:rPrChange w:id="2696" w:author="薛媛媛（Grace）" w:date="2025-11-18T13:55:39Z">
                    <w:rPr>
                      <w:rFonts w:hint="default" w:ascii="Arial" w:hAnsi="Arial" w:cs="Arial" w:eastAsiaTheme="minorEastAsia"/>
                      <w:color w:val="auto"/>
                      <w:sz w:val="22"/>
                      <w:szCs w:val="22"/>
                      <w:lang w:val="en-GB" w:eastAsia="zh-TW"/>
                    </w:rPr>
                  </w:rPrChange>
                </w:rPr>
                <w:t>Design verification test report</w:t>
              </w:r>
            </w:ins>
          </w:p>
          <w:p w14:paraId="534A077E">
            <w:pPr>
              <w:rPr>
                <w:ins w:id="2698" w:author="薛媛媛（Grace）" w:date="2025-11-17T16:28:30Z"/>
                <w:rFonts w:hint="default" w:ascii="Arial" w:hAnsi="Arial" w:cs="Arial" w:eastAsiaTheme="minorEastAsia"/>
                <w:color w:val="auto"/>
                <w:sz w:val="20"/>
                <w:szCs w:val="20"/>
                <w:lang w:val="en-US" w:eastAsia="zh-CN"/>
                <w:rPrChange w:id="2699" w:author="薛媛媛（Grace）" w:date="2025-11-18T13:55:39Z">
                  <w:rPr>
                    <w:ins w:id="2700" w:author="薛媛媛（Grace）" w:date="2025-11-17T16:28:30Z"/>
                    <w:rFonts w:hint="eastAsia" w:cs="Arial" w:eastAsiaTheme="minorEastAsia"/>
                    <w:color w:val="auto"/>
                    <w:sz w:val="22"/>
                    <w:szCs w:val="22"/>
                    <w:lang w:val="en-US" w:eastAsia="zh-CN"/>
                  </w:rPr>
                </w:rPrChange>
              </w:rPr>
            </w:pPr>
          </w:p>
          <w:p w14:paraId="5FDD426E">
            <w:pPr>
              <w:rPr>
                <w:ins w:id="2701" w:author="薛媛媛（Grace）" w:date="2025-11-17T16:28:30Z"/>
                <w:rFonts w:hint="default" w:ascii="Arial" w:hAnsi="Arial" w:cs="Arial" w:eastAsiaTheme="minorEastAsia"/>
                <w:color w:val="auto"/>
                <w:sz w:val="20"/>
                <w:szCs w:val="20"/>
                <w:lang w:val="en-US" w:eastAsia="zh-CN"/>
                <w:rPrChange w:id="2702" w:author="薛媛媛（Grace）" w:date="2025-11-18T13:55:39Z">
                  <w:rPr>
                    <w:ins w:id="2703" w:author="薛媛媛（Grace）" w:date="2025-11-17T16:28:30Z"/>
                    <w:rFonts w:hint="default" w:cs="Arial" w:eastAsiaTheme="minorEastAsia"/>
                    <w:color w:val="auto"/>
                    <w:sz w:val="22"/>
                    <w:szCs w:val="22"/>
                    <w:lang w:val="en-US" w:eastAsia="zh-CN"/>
                  </w:rPr>
                </w:rPrChange>
              </w:rPr>
            </w:pPr>
          </w:p>
          <w:p w14:paraId="7AC653C6">
            <w:pPr>
              <w:rPr>
                <w:ins w:id="2704" w:author="薛媛媛（Grace）" w:date="2025-11-17T16:28:30Z"/>
                <w:rFonts w:hint="default" w:ascii="Arial" w:hAnsi="Arial" w:eastAsia="宋体" w:cs="Arial"/>
                <w:sz w:val="20"/>
                <w:szCs w:val="20"/>
                <w:lang w:val="en-GB" w:eastAsia="zh-CN" w:bidi="ar-SA"/>
                <w:rPrChange w:id="2705" w:author="薛媛媛（Grace）" w:date="2025-11-18T13:55:33Z">
                  <w:rPr>
                    <w:ins w:id="2706" w:author="薛媛媛（Grace）" w:date="2025-11-17T16:28:30Z"/>
                    <w:rFonts w:hint="default" w:ascii="Arial" w:hAnsi="Arial" w:eastAsia="宋体" w:cs="Arial"/>
                    <w:sz w:val="20"/>
                    <w:szCs w:val="20"/>
                    <w:lang w:val="en-GB" w:eastAsia="zh-CN" w:bidi="ar-SA"/>
                  </w:rPr>
                </w:rPrChange>
              </w:rPr>
            </w:pPr>
          </w:p>
        </w:tc>
        <w:tc>
          <w:tcPr>
            <w:tcW w:w="3078" w:type="dxa"/>
            <w:tcMar>
              <w:top w:w="113" w:type="dxa"/>
              <w:bottom w:w="113" w:type="dxa"/>
            </w:tcMar>
          </w:tcPr>
          <w:p w14:paraId="40032B32">
            <w:pPr>
              <w:rPr>
                <w:rFonts w:ascii="Arial" w:hAnsi="Arial" w:cs="Arial"/>
                <w:sz w:val="20"/>
                <w:szCs w:val="20"/>
                <w:lang w:val="en-GB"/>
                <w:rPrChange w:id="2707" w:author="薛媛媛（Grace）" w:date="2025-11-18T13:55:33Z">
                  <w:rPr>
                    <w:sz w:val="20"/>
                    <w:szCs w:val="20"/>
                    <w:lang w:val="en-GB"/>
                  </w:rPr>
                </w:rPrChange>
              </w:rPr>
            </w:pPr>
          </w:p>
        </w:tc>
      </w:tr>
      <w:tr w14:paraId="1150A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67E4B2B3">
            <w:pPr>
              <w:tabs>
                <w:tab w:val="left" w:pos="595"/>
              </w:tabs>
              <w:spacing w:before="120" w:line="240" w:lineRule="auto"/>
              <w:rPr>
                <w:rFonts w:ascii="Arial" w:hAnsi="Arial" w:eastAsia="Times New Roman" w:cs="Arial"/>
                <w:color w:val="000000"/>
                <w:sz w:val="20"/>
                <w:szCs w:val="20"/>
                <w:lang w:val="en-GB" w:eastAsia="de-CH"/>
                <w:rPrChange w:id="2708"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709" w:author="薛媛媛（Grace）" w:date="2025-11-18T13:55:33Z">
                  <w:rPr>
                    <w:rFonts w:eastAsia="Times New Roman"/>
                    <w:color w:val="000000"/>
                    <w:sz w:val="20"/>
                    <w:szCs w:val="20"/>
                    <w:lang w:val="en-GB" w:eastAsia="de-CH"/>
                  </w:rPr>
                </w:rPrChange>
              </w:rPr>
              <w:t xml:space="preserve">11.   </w:t>
            </w:r>
            <w:r>
              <w:rPr>
                <w:rFonts w:ascii="Arial" w:hAnsi="Arial" w:eastAsia="Times New Roman" w:cs="Arial"/>
                <w:b/>
                <w:color w:val="000000"/>
                <w:sz w:val="20"/>
                <w:szCs w:val="20"/>
                <w:lang w:val="en-GB" w:eastAsia="de-CH"/>
                <w:rPrChange w:id="2710" w:author="薛媛媛（Grace）" w:date="2025-11-18T13:55:33Z">
                  <w:rPr>
                    <w:rFonts w:eastAsia="Times New Roman"/>
                    <w:b/>
                    <w:color w:val="000000"/>
                    <w:sz w:val="20"/>
                    <w:szCs w:val="20"/>
                    <w:lang w:val="en-GB" w:eastAsia="de-CH"/>
                  </w:rPr>
                </w:rPrChange>
              </w:rPr>
              <w:t>Infection and microbial contamination</w:t>
            </w:r>
            <w:r>
              <w:rPr>
                <w:rFonts w:ascii="Arial" w:hAnsi="Arial" w:eastAsia="Times New Roman" w:cs="Arial"/>
                <w:color w:val="000000"/>
                <w:sz w:val="20"/>
                <w:szCs w:val="20"/>
                <w:lang w:val="en-GB" w:eastAsia="de-CH"/>
                <w:rPrChange w:id="2711" w:author="薛媛媛（Grace）" w:date="2025-11-18T13:55:33Z">
                  <w:rPr>
                    <w:rFonts w:eastAsia="Times New Roman"/>
                    <w:color w:val="000000"/>
                    <w:sz w:val="20"/>
                    <w:szCs w:val="20"/>
                    <w:lang w:val="en-GB" w:eastAsia="de-CH"/>
                  </w:rPr>
                </w:rPrChange>
              </w:rPr>
              <w:t xml:space="preserve"> </w:t>
            </w:r>
          </w:p>
        </w:tc>
        <w:tc>
          <w:tcPr>
            <w:tcW w:w="1198" w:type="dxa"/>
            <w:tcMar>
              <w:top w:w="113" w:type="dxa"/>
              <w:bottom w:w="113" w:type="dxa"/>
            </w:tcMar>
          </w:tcPr>
          <w:p w14:paraId="0727A622">
            <w:pPr>
              <w:rPr>
                <w:rFonts w:ascii="Arial" w:hAnsi="Arial" w:cs="Arial"/>
                <w:sz w:val="20"/>
                <w:szCs w:val="20"/>
                <w:lang w:val="en-GB"/>
                <w:rPrChange w:id="2712" w:author="薛媛媛（Grace）" w:date="2025-11-18T13:55:33Z">
                  <w:rPr>
                    <w:sz w:val="20"/>
                    <w:szCs w:val="20"/>
                    <w:lang w:val="en-GB"/>
                  </w:rPr>
                </w:rPrChange>
              </w:rPr>
            </w:pPr>
          </w:p>
        </w:tc>
        <w:tc>
          <w:tcPr>
            <w:tcW w:w="3078" w:type="dxa"/>
            <w:tcMar>
              <w:top w:w="113" w:type="dxa"/>
              <w:bottom w:w="113" w:type="dxa"/>
            </w:tcMar>
          </w:tcPr>
          <w:p w14:paraId="466DAD8A">
            <w:pPr>
              <w:rPr>
                <w:rFonts w:ascii="Arial" w:hAnsi="Arial" w:cs="Arial"/>
                <w:sz w:val="20"/>
                <w:szCs w:val="20"/>
                <w:lang w:val="en-GB"/>
                <w:rPrChange w:id="2713" w:author="薛媛媛（Grace）" w:date="2025-11-18T13:55:33Z">
                  <w:rPr>
                    <w:sz w:val="20"/>
                    <w:szCs w:val="20"/>
                    <w:lang w:val="en-GB"/>
                  </w:rPr>
                </w:rPrChange>
              </w:rPr>
            </w:pPr>
          </w:p>
        </w:tc>
        <w:tc>
          <w:tcPr>
            <w:tcW w:w="3078" w:type="dxa"/>
            <w:tcMar>
              <w:top w:w="113" w:type="dxa"/>
              <w:bottom w:w="113" w:type="dxa"/>
            </w:tcMar>
          </w:tcPr>
          <w:p w14:paraId="6351EEF2">
            <w:pPr>
              <w:rPr>
                <w:rFonts w:ascii="Arial" w:hAnsi="Arial" w:cs="Arial"/>
                <w:sz w:val="20"/>
                <w:szCs w:val="20"/>
                <w:lang w:val="en-GB"/>
                <w:rPrChange w:id="2714" w:author="薛媛媛（Grace）" w:date="2025-11-18T13:55:33Z">
                  <w:rPr>
                    <w:sz w:val="20"/>
                    <w:szCs w:val="20"/>
                    <w:lang w:val="en-GB"/>
                  </w:rPr>
                </w:rPrChange>
              </w:rPr>
            </w:pPr>
          </w:p>
        </w:tc>
        <w:tc>
          <w:tcPr>
            <w:tcW w:w="3078" w:type="dxa"/>
            <w:tcMar>
              <w:top w:w="113" w:type="dxa"/>
              <w:bottom w:w="113" w:type="dxa"/>
            </w:tcMar>
          </w:tcPr>
          <w:p w14:paraId="1E531DCF">
            <w:pPr>
              <w:rPr>
                <w:rFonts w:ascii="Arial" w:hAnsi="Arial" w:cs="Arial"/>
                <w:sz w:val="20"/>
                <w:szCs w:val="20"/>
                <w:lang w:val="en-GB"/>
                <w:rPrChange w:id="2715" w:author="薛媛媛（Grace）" w:date="2025-11-18T13:55:33Z">
                  <w:rPr>
                    <w:sz w:val="20"/>
                    <w:szCs w:val="20"/>
                    <w:lang w:val="en-GB"/>
                  </w:rPr>
                </w:rPrChange>
              </w:rPr>
            </w:pPr>
          </w:p>
        </w:tc>
      </w:tr>
      <w:tr w14:paraId="505B0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0DA2197F">
            <w:pPr>
              <w:tabs>
                <w:tab w:val="left" w:pos="595"/>
              </w:tabs>
              <w:spacing w:before="120" w:line="240" w:lineRule="auto"/>
              <w:rPr>
                <w:rFonts w:ascii="Arial" w:hAnsi="Arial" w:eastAsia="Times New Roman" w:cs="Arial"/>
                <w:color w:val="000000"/>
                <w:sz w:val="20"/>
                <w:szCs w:val="20"/>
                <w:lang w:val="en-GB" w:eastAsia="de-CH"/>
                <w:rPrChange w:id="2716"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717" w:author="薛媛媛（Grace）" w:date="2025-11-18T13:55:33Z">
                  <w:rPr>
                    <w:rFonts w:eastAsia="Times New Roman"/>
                    <w:color w:val="000000"/>
                    <w:sz w:val="20"/>
                    <w:szCs w:val="20"/>
                    <w:lang w:val="en-GB" w:eastAsia="de-CH"/>
                  </w:rPr>
                </w:rPrChange>
              </w:rPr>
              <w:t>11.1.</w:t>
            </w:r>
            <w:r>
              <w:rPr>
                <w:rFonts w:ascii="Arial" w:hAnsi="Arial" w:eastAsia="Times New Roman" w:cs="Arial"/>
                <w:color w:val="000000"/>
                <w:sz w:val="20"/>
                <w:szCs w:val="20"/>
                <w:lang w:val="en-GB" w:eastAsia="de-CH"/>
                <w:rPrChange w:id="2718" w:author="薛媛媛（Grace）" w:date="2025-11-18T13:55:33Z">
                  <w:rPr>
                    <w:rFonts w:eastAsia="Times New Roman"/>
                    <w:color w:val="000000"/>
                    <w:sz w:val="20"/>
                    <w:szCs w:val="20"/>
                    <w:lang w:val="en-GB" w:eastAsia="de-CH"/>
                  </w:rPr>
                </w:rPrChange>
              </w:rPr>
              <w:tab/>
            </w:r>
            <w:r>
              <w:rPr>
                <w:rFonts w:ascii="Arial" w:hAnsi="Arial" w:eastAsia="Times New Roman" w:cs="Arial"/>
                <w:color w:val="000000"/>
                <w:sz w:val="20"/>
                <w:szCs w:val="20"/>
                <w:lang w:val="en-GB" w:eastAsia="de-CH"/>
                <w:rPrChange w:id="2719" w:author="薛媛媛（Grace）" w:date="2025-11-18T13:55:33Z">
                  <w:rPr>
                    <w:rFonts w:eastAsia="Times New Roman"/>
                    <w:color w:val="000000"/>
                    <w:sz w:val="20"/>
                    <w:szCs w:val="20"/>
                    <w:lang w:val="en-GB" w:eastAsia="de-CH"/>
                  </w:rPr>
                </w:rPrChange>
              </w:rPr>
              <w:t>Devices and their manufacturing processes shall be designed in such a way as to eliminate or to reduce as far as possible the risk of infection to patients, users and, where applicable, other persons. The design shall:</w:t>
            </w:r>
          </w:p>
          <w:p w14:paraId="12DD2C90">
            <w:pPr>
              <w:tabs>
                <w:tab w:val="left" w:pos="595"/>
              </w:tabs>
              <w:spacing w:before="120" w:line="240" w:lineRule="auto"/>
              <w:rPr>
                <w:rFonts w:ascii="Arial" w:hAnsi="Arial" w:eastAsia="Times New Roman" w:cs="Arial"/>
                <w:color w:val="000000"/>
                <w:sz w:val="20"/>
                <w:szCs w:val="20"/>
                <w:lang w:val="en-GB" w:eastAsia="de-CH"/>
                <w:rPrChange w:id="2720"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721" w:author="薛媛媛（Grace）" w:date="2025-11-18T13:55:33Z">
                  <w:rPr>
                    <w:rFonts w:eastAsia="Times New Roman"/>
                    <w:color w:val="000000"/>
                    <w:sz w:val="20"/>
                    <w:szCs w:val="20"/>
                    <w:lang w:val="en-GB" w:eastAsia="de-CH"/>
                  </w:rPr>
                </w:rPrChange>
              </w:rPr>
              <w:t>(a)  reduce as far as possible and appropriate the risks from unintended cuts and pricks, such as needle stick injuries,</w:t>
            </w:r>
          </w:p>
          <w:p w14:paraId="43BD8B53">
            <w:pPr>
              <w:tabs>
                <w:tab w:val="left" w:pos="595"/>
              </w:tabs>
              <w:spacing w:before="120" w:line="240" w:lineRule="auto"/>
              <w:rPr>
                <w:rFonts w:ascii="Arial" w:hAnsi="Arial" w:eastAsia="Times New Roman" w:cs="Arial"/>
                <w:color w:val="000000"/>
                <w:sz w:val="20"/>
                <w:szCs w:val="20"/>
                <w:lang w:val="en-GB" w:eastAsia="de-CH"/>
                <w:rPrChange w:id="2722"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723" w:author="薛媛媛（Grace）" w:date="2025-11-18T13:55:33Z">
                  <w:rPr>
                    <w:rFonts w:eastAsia="Times New Roman"/>
                    <w:color w:val="000000"/>
                    <w:sz w:val="20"/>
                    <w:szCs w:val="20"/>
                    <w:lang w:val="en-GB" w:eastAsia="de-CH"/>
                  </w:rPr>
                </w:rPrChange>
              </w:rPr>
              <w:t>(b)  allow easy and safe handling,</w:t>
            </w:r>
          </w:p>
          <w:p w14:paraId="1313C5A6">
            <w:pPr>
              <w:tabs>
                <w:tab w:val="left" w:pos="595"/>
              </w:tabs>
              <w:spacing w:before="120" w:line="240" w:lineRule="auto"/>
              <w:rPr>
                <w:rFonts w:ascii="Arial" w:hAnsi="Arial" w:eastAsia="Times New Roman" w:cs="Arial"/>
                <w:color w:val="000000"/>
                <w:sz w:val="20"/>
                <w:szCs w:val="20"/>
                <w:lang w:val="en-GB" w:eastAsia="de-CH"/>
                <w:rPrChange w:id="2724"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725" w:author="薛媛媛（Grace）" w:date="2025-11-18T13:55:33Z">
                  <w:rPr>
                    <w:rFonts w:eastAsia="Times New Roman"/>
                    <w:color w:val="000000"/>
                    <w:sz w:val="20"/>
                    <w:szCs w:val="20"/>
                    <w:lang w:val="en-GB" w:eastAsia="de-CH"/>
                  </w:rPr>
                </w:rPrChange>
              </w:rPr>
              <w:t>(c)  reduce as far as possible any microbial leakage from the device and/or microbial exposure during use, and</w:t>
            </w:r>
          </w:p>
          <w:p w14:paraId="7F0B27AD">
            <w:pPr>
              <w:tabs>
                <w:tab w:val="left" w:pos="595"/>
              </w:tabs>
              <w:spacing w:before="120" w:line="240" w:lineRule="auto"/>
              <w:rPr>
                <w:rFonts w:ascii="Arial" w:hAnsi="Arial" w:eastAsia="Times New Roman" w:cs="Arial"/>
                <w:color w:val="000000"/>
                <w:sz w:val="20"/>
                <w:szCs w:val="20"/>
                <w:lang w:val="en-GB" w:eastAsia="de-CH"/>
                <w:rPrChange w:id="2726"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727" w:author="薛媛媛（Grace）" w:date="2025-11-18T13:55:33Z">
                  <w:rPr>
                    <w:rFonts w:eastAsia="Times New Roman"/>
                    <w:color w:val="000000"/>
                    <w:sz w:val="20"/>
                    <w:szCs w:val="20"/>
                    <w:lang w:val="en-GB" w:eastAsia="de-CH"/>
                  </w:rPr>
                </w:rPrChange>
              </w:rPr>
              <w:t>(d)  prevent microbial contamination of the device or its content such as specimens or fluids.</w:t>
            </w:r>
          </w:p>
        </w:tc>
        <w:tc>
          <w:tcPr>
            <w:tcW w:w="1198" w:type="dxa"/>
            <w:shd w:val="clear" w:color="auto" w:fill="auto"/>
            <w:tcMar>
              <w:top w:w="113" w:type="dxa"/>
              <w:bottom w:w="113" w:type="dxa"/>
            </w:tcMar>
            <w:vAlign w:val="top"/>
          </w:tcPr>
          <w:p w14:paraId="1D078007">
            <w:pPr>
              <w:rPr>
                <w:ins w:id="2728" w:author="薛媛媛（Grace）" w:date="2025-11-17T16:38:21Z"/>
                <w:rFonts w:hint="default" w:ascii="Arial" w:hAnsi="Arial" w:cs="Arial" w:eastAsiaTheme="minorHAnsi"/>
                <w:sz w:val="20"/>
                <w:szCs w:val="20"/>
                <w:lang w:val="en-GB" w:eastAsia="zh-CN" w:bidi="ar-SA"/>
                <w:rPrChange w:id="2729" w:author="薛媛媛（Grace）" w:date="2025-11-18T13:55:39Z">
                  <w:rPr>
                    <w:ins w:id="2730" w:author="薛媛媛（Grace）" w:date="2025-11-17T16:38:21Z"/>
                    <w:rFonts w:hint="eastAsia" w:ascii="Arial" w:hAnsi="Arial" w:cs="Arial" w:eastAsiaTheme="minorHAnsi"/>
                    <w:sz w:val="22"/>
                    <w:szCs w:val="22"/>
                    <w:lang w:val="en-GB" w:eastAsia="zh-CN" w:bidi="ar-SA"/>
                  </w:rPr>
                </w:rPrChange>
              </w:rPr>
            </w:pPr>
            <w:ins w:id="2731" w:author="薛媛媛（Grace）" w:date="2025-11-17T16:38:21Z">
              <w:r>
                <w:rPr>
                  <w:rFonts w:hint="default" w:ascii="Arial" w:hAnsi="Arial" w:cs="Arial" w:eastAsiaTheme="minorHAnsi"/>
                  <w:sz w:val="20"/>
                  <w:szCs w:val="20"/>
                  <w:lang w:val="en-GB" w:eastAsia="zh-CN"/>
                  <w:rPrChange w:id="2732"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2B018CAE">
            <w:pPr>
              <w:rPr>
                <w:ins w:id="2734" w:author="薛媛媛（Grace）" w:date="2025-11-17T16:38:21Z"/>
                <w:rFonts w:hint="default" w:ascii="Arial" w:hAnsi="Arial" w:cs="Arial" w:eastAsiaTheme="minorHAnsi"/>
                <w:sz w:val="20"/>
                <w:szCs w:val="20"/>
                <w:lang w:val="en-GB" w:eastAsia="zh-CN"/>
                <w:rPrChange w:id="2735" w:author="薛媛媛（Grace）" w:date="2025-11-18T13:55:39Z">
                  <w:rPr>
                    <w:ins w:id="2736" w:author="薛媛媛（Grace）" w:date="2025-11-17T16:38:21Z"/>
                    <w:rFonts w:hint="eastAsia" w:eastAsiaTheme="minorHAnsi"/>
                    <w:sz w:val="22"/>
                    <w:szCs w:val="22"/>
                    <w:lang w:val="en-GB" w:eastAsia="zh-CN"/>
                  </w:rPr>
                </w:rPrChange>
              </w:rPr>
            </w:pPr>
            <w:ins w:id="2737" w:author="薛媛媛（Grace）" w:date="2025-11-17T16:38:21Z">
              <w:r>
                <w:rPr>
                  <w:rFonts w:hint="default" w:ascii="Arial" w:hAnsi="Arial" w:cs="Arial" w:eastAsiaTheme="minorHAnsi"/>
                  <w:sz w:val="20"/>
                  <w:szCs w:val="20"/>
                  <w:lang w:val="en-GB" w:eastAsia="zh-CN"/>
                  <w:rPrChange w:id="2738" w:author="薛媛媛（Grace）" w:date="2025-11-18T13:55:39Z">
                    <w:rPr>
                      <w:rFonts w:hint="eastAsia" w:eastAsiaTheme="minorHAnsi"/>
                      <w:sz w:val="22"/>
                      <w:szCs w:val="22"/>
                      <w:lang w:val="en-GB" w:eastAsia="zh-CN"/>
                    </w:rPr>
                  </w:rPrChange>
                </w:rPr>
                <w:t>EN ISO 14971</w:t>
              </w:r>
            </w:ins>
          </w:p>
          <w:p w14:paraId="1804C167">
            <w:pPr>
              <w:rPr>
                <w:ins w:id="2740" w:author="薛媛媛（Grace）" w:date="2025-11-17T16:38:21Z"/>
                <w:rFonts w:hint="default" w:ascii="Arial" w:hAnsi="Arial" w:cs="Arial" w:eastAsiaTheme="minorHAnsi"/>
                <w:sz w:val="20"/>
                <w:szCs w:val="20"/>
                <w:lang w:val="en-GB" w:eastAsia="zh-CN"/>
                <w:rPrChange w:id="2741" w:author="薛媛媛（Grace）" w:date="2025-11-18T13:55:39Z">
                  <w:rPr>
                    <w:ins w:id="2742" w:author="薛媛媛（Grace）" w:date="2025-11-17T16:38:21Z"/>
                    <w:rFonts w:hint="eastAsia" w:eastAsiaTheme="minorHAnsi"/>
                    <w:sz w:val="22"/>
                    <w:szCs w:val="22"/>
                    <w:lang w:val="en-GB" w:eastAsia="zh-CN"/>
                  </w:rPr>
                </w:rPrChange>
              </w:rPr>
            </w:pPr>
            <w:ins w:id="2743" w:author="薛媛媛（Grace）" w:date="2025-11-17T16:38:21Z">
              <w:r>
                <w:rPr>
                  <w:rFonts w:hint="default" w:ascii="Arial" w:hAnsi="Arial" w:cs="Arial" w:eastAsiaTheme="minorHAnsi"/>
                  <w:sz w:val="20"/>
                  <w:szCs w:val="20"/>
                  <w:lang w:val="en-GB" w:eastAsia="zh-CN"/>
                  <w:rPrChange w:id="2744" w:author="薛媛媛（Grace）" w:date="2025-11-18T13:55:39Z">
                    <w:rPr>
                      <w:rFonts w:hint="eastAsia" w:eastAsiaTheme="minorHAnsi"/>
                      <w:sz w:val="22"/>
                      <w:szCs w:val="22"/>
                      <w:lang w:val="en-GB" w:eastAsia="zh-CN"/>
                    </w:rPr>
                  </w:rPrChange>
                </w:rPr>
                <w:t>EN ISO 11608-1</w:t>
              </w:r>
            </w:ins>
          </w:p>
          <w:p w14:paraId="087E0E69">
            <w:pPr>
              <w:rPr>
                <w:ins w:id="2746" w:author="薛媛媛（Grace）" w:date="2025-11-17T16:38:21Z"/>
                <w:rFonts w:hint="default" w:ascii="Arial" w:hAnsi="Arial" w:cs="Arial"/>
                <w:sz w:val="20"/>
                <w:szCs w:val="20"/>
                <w:lang w:val="en-GB"/>
                <w:rPrChange w:id="2747" w:author="薛媛媛（Grace）" w:date="2025-11-18T13:55:39Z">
                  <w:rPr>
                    <w:ins w:id="2748" w:author="薛媛媛（Grace）" w:date="2025-11-17T16:38:21Z"/>
                    <w:rFonts w:hint="eastAsia"/>
                    <w:lang w:val="en-GB"/>
                  </w:rPr>
                </w:rPrChange>
              </w:rPr>
            </w:pPr>
            <w:ins w:id="2749" w:author="薛媛媛（Grace）" w:date="2025-11-17T16:38:21Z">
              <w:r>
                <w:rPr>
                  <w:rFonts w:hint="default" w:ascii="Arial" w:hAnsi="Arial" w:cs="Arial"/>
                  <w:sz w:val="20"/>
                  <w:szCs w:val="20"/>
                  <w:lang w:val="en-GB"/>
                  <w:rPrChange w:id="2750" w:author="薛媛媛（Grace）" w:date="2025-11-18T13:55:39Z">
                    <w:rPr>
                      <w:rFonts w:hint="eastAsia"/>
                      <w:lang w:val="en-GB"/>
                    </w:rPr>
                  </w:rPrChange>
                </w:rPr>
                <w:t>EN ISO 11608-5</w:t>
              </w:r>
            </w:ins>
          </w:p>
          <w:p w14:paraId="1FB46F5A">
            <w:pPr>
              <w:rPr>
                <w:ins w:id="2752" w:author="薛媛媛（Grace）" w:date="2025-11-17T16:38:21Z"/>
                <w:rFonts w:hint="default" w:ascii="Arial" w:hAnsi="Arial" w:cs="Arial"/>
                <w:sz w:val="20"/>
                <w:szCs w:val="20"/>
                <w:lang w:val="en-GB"/>
                <w:rPrChange w:id="2753" w:author="薛媛媛（Grace）" w:date="2025-11-18T13:55:39Z">
                  <w:rPr>
                    <w:ins w:id="2754" w:author="薛媛媛（Grace）" w:date="2025-11-17T16:38:21Z"/>
                    <w:rFonts w:hint="eastAsia"/>
                    <w:lang w:val="en-GB"/>
                  </w:rPr>
                </w:rPrChange>
              </w:rPr>
            </w:pPr>
            <w:ins w:id="2755" w:author="薛媛媛（Grace）" w:date="2025-11-17T16:38:21Z">
              <w:r>
                <w:rPr>
                  <w:rFonts w:hint="default" w:ascii="Arial" w:hAnsi="Arial" w:cs="Arial"/>
                  <w:sz w:val="20"/>
                  <w:szCs w:val="20"/>
                  <w:lang w:val="en-GB"/>
                  <w:rPrChange w:id="2756" w:author="薛媛媛（Grace）" w:date="2025-11-18T13:55:39Z">
                    <w:rPr>
                      <w:rFonts w:hint="eastAsia"/>
                      <w:lang w:val="en-GB"/>
                    </w:rPr>
                  </w:rPrChange>
                </w:rPr>
                <w:t>EN ISO 23908</w:t>
              </w:r>
            </w:ins>
          </w:p>
          <w:p w14:paraId="5ECEAC07">
            <w:pPr>
              <w:rPr>
                <w:ins w:id="2758" w:author="薛媛媛（Grace）" w:date="2025-11-17T16:38:21Z"/>
                <w:rFonts w:hint="default" w:ascii="Arial" w:hAnsi="Arial" w:cs="Arial" w:eastAsiaTheme="minorHAnsi"/>
                <w:sz w:val="20"/>
                <w:szCs w:val="20"/>
                <w:lang w:val="en-GB" w:eastAsia="zh-CN" w:bidi="ar-SA"/>
                <w:rPrChange w:id="2759" w:author="薛媛媛（Grace）" w:date="2025-11-18T13:55:39Z">
                  <w:rPr>
                    <w:ins w:id="2760" w:author="薛媛媛（Grace）" w:date="2025-11-17T16:38:21Z"/>
                    <w:rFonts w:hint="eastAsia" w:ascii="Arial" w:hAnsi="Arial" w:cs="Arial" w:eastAsiaTheme="minorHAnsi"/>
                    <w:sz w:val="22"/>
                    <w:szCs w:val="22"/>
                    <w:lang w:val="en-GB" w:eastAsia="zh-CN" w:bidi="ar-SA"/>
                  </w:rPr>
                </w:rPrChange>
              </w:rPr>
            </w:pPr>
          </w:p>
        </w:tc>
        <w:tc>
          <w:tcPr>
            <w:tcW w:w="3078" w:type="dxa"/>
            <w:shd w:val="clear" w:color="auto" w:fill="auto"/>
            <w:tcMar>
              <w:top w:w="113" w:type="dxa"/>
              <w:bottom w:w="113" w:type="dxa"/>
            </w:tcMar>
            <w:vAlign w:val="top"/>
          </w:tcPr>
          <w:p w14:paraId="21086442">
            <w:pPr>
              <w:rPr>
                <w:ins w:id="2761" w:author="薛媛媛（Grace）" w:date="2025-11-17T16:38:21Z"/>
                <w:rFonts w:hint="default" w:ascii="Arial" w:hAnsi="Arial" w:cs="Arial"/>
                <w:sz w:val="20"/>
                <w:szCs w:val="20"/>
                <w:lang w:val="en-GB" w:eastAsia="zh-CN"/>
                <w:rPrChange w:id="2762" w:author="薛媛媛（Grace）" w:date="2025-11-18T13:55:39Z">
                  <w:rPr>
                    <w:ins w:id="2763" w:author="薛媛媛（Grace）" w:date="2025-11-17T16:38:21Z"/>
                    <w:rFonts w:hint="eastAsia" w:ascii="Arial" w:hAnsi="Arial" w:cs="Arial"/>
                    <w:sz w:val="22"/>
                    <w:szCs w:val="22"/>
                    <w:lang w:val="en-GB" w:eastAsia="zh-CN"/>
                  </w:rPr>
                </w:rPrChange>
              </w:rPr>
            </w:pPr>
            <w:ins w:id="2764" w:author="薛媛媛（Grace）" w:date="2025-11-17T16:38:21Z">
              <w:r>
                <w:rPr>
                  <w:rFonts w:hint="default" w:ascii="Arial" w:hAnsi="Arial" w:cs="Arial" w:eastAsiaTheme="minorHAnsi"/>
                  <w:sz w:val="20"/>
                  <w:szCs w:val="20"/>
                  <w:lang w:val="en-GB" w:eastAsia="zh-CN"/>
                  <w:rPrChange w:id="2765" w:author="薛媛媛（Grace）" w:date="2025-11-18T13:55:39Z">
                    <w:rPr>
                      <w:rFonts w:hint="eastAsia" w:ascii="Arial" w:hAnsi="Arial" w:cs="Arial" w:eastAsiaTheme="minorHAnsi"/>
                      <w:sz w:val="22"/>
                      <w:szCs w:val="22"/>
                      <w:lang w:val="en-GB" w:eastAsia="zh-CN"/>
                    </w:rPr>
                  </w:rPrChange>
                </w:rPr>
                <w:t>Risk Management Report</w:t>
              </w:r>
            </w:ins>
          </w:p>
          <w:p w14:paraId="0E388226">
            <w:pPr>
              <w:rPr>
                <w:ins w:id="2767" w:author="薛媛媛（Grace）" w:date="2025-11-17T16:38:21Z"/>
                <w:rFonts w:hint="default" w:ascii="Arial" w:hAnsi="Arial" w:cs="Arial" w:eastAsiaTheme="minorEastAsia"/>
                <w:color w:val="auto"/>
                <w:sz w:val="20"/>
                <w:szCs w:val="20"/>
                <w:lang w:val="en-GB" w:eastAsia="zh-TW"/>
                <w:rPrChange w:id="2768" w:author="薛媛媛（Grace）" w:date="2025-11-18T13:55:39Z">
                  <w:rPr>
                    <w:ins w:id="2769" w:author="薛媛媛（Grace）" w:date="2025-11-17T16:38:21Z"/>
                    <w:rFonts w:hint="default" w:ascii="Arial" w:hAnsi="Arial" w:cs="Arial" w:eastAsiaTheme="minorEastAsia"/>
                    <w:color w:val="auto"/>
                    <w:sz w:val="22"/>
                    <w:szCs w:val="22"/>
                    <w:lang w:val="en-GB" w:eastAsia="zh-TW"/>
                  </w:rPr>
                </w:rPrChange>
              </w:rPr>
            </w:pPr>
            <w:ins w:id="2770" w:author="薛媛媛（Grace）" w:date="2025-11-17T16:38:21Z">
              <w:r>
                <w:rPr>
                  <w:rFonts w:hint="default" w:ascii="Arial" w:hAnsi="Arial" w:cs="Arial" w:eastAsiaTheme="minorEastAsia"/>
                  <w:color w:val="auto"/>
                  <w:sz w:val="20"/>
                  <w:szCs w:val="20"/>
                  <w:lang w:val="en-GB" w:eastAsia="zh-TW"/>
                  <w:rPrChange w:id="2771" w:author="薛媛媛（Grace）" w:date="2025-11-18T13:55:39Z">
                    <w:rPr>
                      <w:rFonts w:hint="default" w:ascii="Arial" w:hAnsi="Arial" w:cs="Arial" w:eastAsiaTheme="minorEastAsia"/>
                      <w:color w:val="auto"/>
                      <w:sz w:val="22"/>
                      <w:szCs w:val="22"/>
                      <w:lang w:val="en-GB" w:eastAsia="zh-TW"/>
                    </w:rPr>
                  </w:rPrChange>
                </w:rPr>
                <w:t>Design verification test report</w:t>
              </w:r>
            </w:ins>
          </w:p>
          <w:p w14:paraId="3025E2CD">
            <w:pPr>
              <w:rPr>
                <w:ins w:id="2773" w:author="薛媛媛（Grace）" w:date="2025-11-17T16:38:21Z"/>
                <w:rFonts w:hint="default" w:ascii="Arial" w:hAnsi="Arial" w:cs="Arial" w:eastAsiaTheme="minorEastAsia"/>
                <w:color w:val="auto"/>
                <w:sz w:val="20"/>
                <w:szCs w:val="20"/>
                <w:lang w:val="en-US" w:eastAsia="zh-CN"/>
                <w:rPrChange w:id="2774" w:author="薛媛媛（Grace）" w:date="2025-11-18T13:55:39Z">
                  <w:rPr>
                    <w:ins w:id="2775" w:author="薛媛媛（Grace）" w:date="2025-11-17T16:38:21Z"/>
                    <w:rFonts w:hint="eastAsia" w:cs="Arial" w:eastAsiaTheme="minorEastAsia"/>
                    <w:color w:val="auto"/>
                    <w:sz w:val="22"/>
                    <w:szCs w:val="22"/>
                    <w:lang w:val="en-US" w:eastAsia="zh-CN"/>
                  </w:rPr>
                </w:rPrChange>
              </w:rPr>
            </w:pPr>
          </w:p>
          <w:p w14:paraId="5A770B69">
            <w:pPr>
              <w:rPr>
                <w:ins w:id="2776" w:author="薛媛媛（Grace）" w:date="2025-11-17T16:38:21Z"/>
                <w:rFonts w:hint="default" w:ascii="Arial" w:hAnsi="Arial" w:cs="Arial" w:eastAsiaTheme="minorEastAsia"/>
                <w:color w:val="auto"/>
                <w:sz w:val="20"/>
                <w:szCs w:val="20"/>
                <w:lang w:val="en-US" w:eastAsia="zh-CN"/>
                <w:rPrChange w:id="2777" w:author="薛媛媛（Grace）" w:date="2025-11-18T13:55:39Z">
                  <w:rPr>
                    <w:ins w:id="2778" w:author="薛媛媛（Grace）" w:date="2025-11-17T16:38:21Z"/>
                    <w:rFonts w:hint="default" w:cs="Arial" w:eastAsiaTheme="minorEastAsia"/>
                    <w:color w:val="auto"/>
                    <w:sz w:val="22"/>
                    <w:szCs w:val="22"/>
                    <w:lang w:val="en-US" w:eastAsia="zh-CN"/>
                  </w:rPr>
                </w:rPrChange>
              </w:rPr>
            </w:pPr>
          </w:p>
          <w:p w14:paraId="15B5A5C3">
            <w:pPr>
              <w:rPr>
                <w:ins w:id="2779" w:author="薛媛媛（Grace）" w:date="2025-11-17T16:38:21Z"/>
                <w:rFonts w:hint="default" w:ascii="Arial" w:hAnsi="Arial" w:eastAsia="宋体" w:cs="Arial"/>
                <w:sz w:val="20"/>
                <w:szCs w:val="20"/>
                <w:lang w:val="en-GB" w:eastAsia="zh-CN" w:bidi="ar-SA"/>
                <w:rPrChange w:id="2780" w:author="薛媛媛（Grace）" w:date="2025-11-18T13:55:33Z">
                  <w:rPr>
                    <w:ins w:id="2781" w:author="薛媛媛（Grace）" w:date="2025-11-17T16:38:21Z"/>
                    <w:rFonts w:hint="default" w:ascii="Arial" w:hAnsi="Arial" w:eastAsia="宋体" w:cs="Arial"/>
                    <w:sz w:val="20"/>
                    <w:szCs w:val="20"/>
                    <w:lang w:val="en-GB" w:eastAsia="zh-CN" w:bidi="ar-SA"/>
                  </w:rPr>
                </w:rPrChange>
              </w:rPr>
            </w:pPr>
          </w:p>
        </w:tc>
        <w:tc>
          <w:tcPr>
            <w:tcW w:w="3078" w:type="dxa"/>
            <w:tcMar>
              <w:top w:w="113" w:type="dxa"/>
              <w:bottom w:w="113" w:type="dxa"/>
            </w:tcMar>
          </w:tcPr>
          <w:p w14:paraId="18969C9B">
            <w:pPr>
              <w:rPr>
                <w:rFonts w:ascii="Arial" w:hAnsi="Arial" w:cs="Arial"/>
                <w:sz w:val="20"/>
                <w:szCs w:val="20"/>
                <w:lang w:val="en-GB"/>
                <w:rPrChange w:id="2782" w:author="薛媛媛（Grace）" w:date="2025-11-18T13:55:33Z">
                  <w:rPr>
                    <w:sz w:val="20"/>
                    <w:szCs w:val="20"/>
                    <w:lang w:val="en-GB"/>
                  </w:rPr>
                </w:rPrChange>
              </w:rPr>
            </w:pPr>
          </w:p>
        </w:tc>
      </w:tr>
      <w:tr w14:paraId="7C981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36D3B8EF">
            <w:pPr>
              <w:tabs>
                <w:tab w:val="left" w:pos="595"/>
              </w:tabs>
              <w:spacing w:before="120" w:line="240" w:lineRule="auto"/>
              <w:rPr>
                <w:rFonts w:ascii="Arial" w:hAnsi="Arial" w:eastAsia="Times New Roman" w:cs="Arial"/>
                <w:vanish/>
                <w:color w:val="000000"/>
                <w:sz w:val="20"/>
                <w:szCs w:val="20"/>
                <w:lang w:val="en-GB" w:eastAsia="de-CH"/>
                <w:rPrChange w:id="2783" w:author="薛媛媛（Grace）" w:date="2025-11-18T13:55:33Z">
                  <w:rPr>
                    <w:rFonts w:eastAsia="Times New Roman"/>
                    <w:vanish/>
                    <w:color w:val="000000"/>
                    <w:sz w:val="20"/>
                    <w:szCs w:val="20"/>
                    <w:lang w:val="en-GB" w:eastAsia="de-CH"/>
                  </w:rPr>
                </w:rPrChange>
              </w:rPr>
            </w:pPr>
            <w:r>
              <w:rPr>
                <w:rFonts w:ascii="Arial" w:hAnsi="Arial" w:eastAsia="Times New Roman" w:cs="Arial"/>
                <w:color w:val="000000"/>
                <w:sz w:val="20"/>
                <w:szCs w:val="20"/>
                <w:lang w:val="en-GB" w:eastAsia="de-CH"/>
                <w:rPrChange w:id="2784" w:author="薛媛媛（Grace）" w:date="2025-11-18T13:55:33Z">
                  <w:rPr>
                    <w:rFonts w:eastAsia="Times New Roman"/>
                    <w:color w:val="000000"/>
                    <w:sz w:val="20"/>
                    <w:szCs w:val="20"/>
                    <w:lang w:val="en-GB" w:eastAsia="de-CH"/>
                  </w:rPr>
                </w:rPrChange>
              </w:rPr>
              <w:t>11.2.</w:t>
            </w:r>
            <w:r>
              <w:rPr>
                <w:rFonts w:ascii="Arial" w:hAnsi="Arial" w:eastAsia="Times New Roman" w:cs="Arial"/>
                <w:color w:val="000000"/>
                <w:sz w:val="20"/>
                <w:szCs w:val="20"/>
                <w:lang w:val="en-GB" w:eastAsia="de-CH"/>
                <w:rPrChange w:id="2785" w:author="薛媛媛（Grace）" w:date="2025-11-18T13:55:33Z">
                  <w:rPr>
                    <w:rFonts w:eastAsia="Times New Roman"/>
                    <w:color w:val="000000"/>
                    <w:sz w:val="20"/>
                    <w:szCs w:val="20"/>
                    <w:lang w:val="en-GB" w:eastAsia="de-CH"/>
                  </w:rPr>
                </w:rPrChange>
              </w:rPr>
              <w:tab/>
            </w:r>
            <w:r>
              <w:rPr>
                <w:rFonts w:ascii="Arial" w:hAnsi="Arial" w:eastAsia="Times New Roman" w:cs="Arial"/>
                <w:color w:val="000000"/>
                <w:sz w:val="20"/>
                <w:szCs w:val="20"/>
                <w:lang w:val="en-GB" w:eastAsia="de-CH"/>
                <w:rPrChange w:id="2786" w:author="薛媛媛（Grace）" w:date="2025-11-18T13:55:33Z">
                  <w:rPr>
                    <w:rFonts w:eastAsia="Times New Roman"/>
                    <w:color w:val="000000"/>
                    <w:sz w:val="20"/>
                    <w:szCs w:val="20"/>
                    <w:lang w:val="en-GB" w:eastAsia="de-CH"/>
                  </w:rPr>
                </w:rPrChange>
              </w:rPr>
              <w:t>Where necessary devices shall be designed to facilitate their safe cleaning, disinfection, and/or re-sterilisation.</w:t>
            </w:r>
          </w:p>
        </w:tc>
        <w:tc>
          <w:tcPr>
            <w:tcW w:w="1198" w:type="dxa"/>
            <w:tcMar>
              <w:top w:w="113" w:type="dxa"/>
              <w:bottom w:w="113" w:type="dxa"/>
            </w:tcMar>
          </w:tcPr>
          <w:p w14:paraId="36DAC090">
            <w:pPr>
              <w:rPr>
                <w:rFonts w:hint="default" w:ascii="Arial" w:hAnsi="Arial" w:eastAsia="宋体" w:cs="Arial"/>
                <w:sz w:val="20"/>
                <w:szCs w:val="20"/>
                <w:lang w:val="en-US" w:eastAsia="zh-CN"/>
                <w:rPrChange w:id="2787" w:author="薛媛媛（Grace）" w:date="2025-11-18T13:55:33Z">
                  <w:rPr>
                    <w:rFonts w:hint="default" w:eastAsia="宋体"/>
                    <w:sz w:val="20"/>
                    <w:szCs w:val="20"/>
                    <w:lang w:val="en-US" w:eastAsia="zh-CN"/>
                  </w:rPr>
                </w:rPrChange>
              </w:rPr>
            </w:pPr>
            <w:ins w:id="2788" w:author="薛媛媛（Grace）" w:date="2025-11-17T16:50:57Z">
              <w:r>
                <w:rPr>
                  <w:rFonts w:hint="default" w:ascii="Arial" w:hAnsi="Arial" w:eastAsia="宋体" w:cs="Arial"/>
                  <w:sz w:val="20"/>
                  <w:szCs w:val="20"/>
                  <w:lang w:val="en-US" w:eastAsia="zh-CN"/>
                  <w:rPrChange w:id="2789" w:author="薛媛媛（Grace）" w:date="2025-11-18T13:55:33Z">
                    <w:rPr>
                      <w:rFonts w:hint="eastAsia" w:eastAsia="宋体"/>
                      <w:sz w:val="20"/>
                      <w:szCs w:val="20"/>
                      <w:lang w:val="en-US" w:eastAsia="zh-CN"/>
                    </w:rPr>
                  </w:rPrChange>
                </w:rPr>
                <w:t>N</w:t>
              </w:r>
            </w:ins>
            <w:ins w:id="2791" w:author="薛媛媛（Grace）" w:date="2025-11-17T16:50:58Z">
              <w:r>
                <w:rPr>
                  <w:rFonts w:hint="default" w:ascii="Arial" w:hAnsi="Arial" w:eastAsia="宋体" w:cs="Arial"/>
                  <w:sz w:val="20"/>
                  <w:szCs w:val="20"/>
                  <w:lang w:val="en-US" w:eastAsia="zh-CN"/>
                  <w:rPrChange w:id="2792" w:author="薛媛媛（Grace）" w:date="2025-11-18T13:55:33Z">
                    <w:rPr>
                      <w:rFonts w:hint="eastAsia" w:eastAsia="宋体"/>
                      <w:sz w:val="20"/>
                      <w:szCs w:val="20"/>
                      <w:lang w:val="en-US" w:eastAsia="zh-CN"/>
                    </w:rPr>
                  </w:rPrChange>
                </w:rPr>
                <w:t>o</w:t>
              </w:r>
            </w:ins>
          </w:p>
        </w:tc>
        <w:tc>
          <w:tcPr>
            <w:tcW w:w="3078" w:type="dxa"/>
            <w:tcMar>
              <w:top w:w="113" w:type="dxa"/>
              <w:bottom w:w="113" w:type="dxa"/>
            </w:tcMar>
          </w:tcPr>
          <w:p w14:paraId="02EF1AC8">
            <w:pPr>
              <w:rPr>
                <w:rFonts w:ascii="Arial" w:hAnsi="Arial" w:cs="Arial"/>
                <w:sz w:val="20"/>
                <w:szCs w:val="20"/>
                <w:lang w:val="en-GB"/>
                <w:rPrChange w:id="2794" w:author="薛媛媛（Grace）" w:date="2025-11-18T13:55:33Z">
                  <w:rPr>
                    <w:sz w:val="20"/>
                    <w:szCs w:val="20"/>
                    <w:lang w:val="en-GB"/>
                  </w:rPr>
                </w:rPrChange>
              </w:rPr>
            </w:pPr>
          </w:p>
        </w:tc>
        <w:tc>
          <w:tcPr>
            <w:tcW w:w="3078" w:type="dxa"/>
            <w:tcMar>
              <w:top w:w="113" w:type="dxa"/>
              <w:bottom w:w="113" w:type="dxa"/>
            </w:tcMar>
          </w:tcPr>
          <w:p w14:paraId="6984DBF3">
            <w:pPr>
              <w:rPr>
                <w:rFonts w:ascii="Arial" w:hAnsi="Arial" w:cs="Arial"/>
                <w:sz w:val="20"/>
                <w:szCs w:val="20"/>
                <w:lang w:val="en-GB"/>
                <w:rPrChange w:id="2795" w:author="薛媛媛（Grace）" w:date="2025-11-18T13:55:33Z">
                  <w:rPr>
                    <w:sz w:val="20"/>
                    <w:szCs w:val="20"/>
                    <w:lang w:val="en-GB"/>
                  </w:rPr>
                </w:rPrChange>
              </w:rPr>
            </w:pPr>
          </w:p>
        </w:tc>
        <w:tc>
          <w:tcPr>
            <w:tcW w:w="3078" w:type="dxa"/>
            <w:tcMar>
              <w:top w:w="113" w:type="dxa"/>
              <w:bottom w:w="113" w:type="dxa"/>
            </w:tcMar>
          </w:tcPr>
          <w:p w14:paraId="6BDBB22C">
            <w:pPr>
              <w:rPr>
                <w:rFonts w:ascii="Arial" w:hAnsi="Arial" w:cs="Arial"/>
                <w:sz w:val="20"/>
                <w:szCs w:val="20"/>
                <w:lang w:val="en-GB"/>
                <w:rPrChange w:id="2796" w:author="薛媛媛（Grace）" w:date="2025-11-18T13:55:33Z">
                  <w:rPr>
                    <w:sz w:val="20"/>
                    <w:szCs w:val="20"/>
                    <w:lang w:val="en-GB"/>
                  </w:rPr>
                </w:rPrChange>
              </w:rPr>
            </w:pPr>
            <w:ins w:id="2797" w:author="薛媛媛（Grace）" w:date="2025-11-17T16:51:38Z">
              <w:r>
                <w:rPr>
                  <w:rFonts w:hint="default" w:ascii="Arial" w:hAnsi="Arial" w:cs="Arial"/>
                  <w:sz w:val="20"/>
                  <w:szCs w:val="20"/>
                  <w:lang w:val="en-GB"/>
                  <w:rPrChange w:id="2798" w:author="薛媛媛（Grace）" w:date="2025-11-18T13:55:33Z">
                    <w:rPr>
                      <w:rFonts w:hint="eastAsia"/>
                      <w:sz w:val="20"/>
                      <w:szCs w:val="20"/>
                      <w:lang w:val="en-GB"/>
                    </w:rPr>
                  </w:rPrChange>
                </w:rPr>
                <w:t>Disposable products don’t require disinfection and sterilization</w:t>
              </w:r>
            </w:ins>
          </w:p>
        </w:tc>
      </w:tr>
      <w:tr w14:paraId="1183E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77AA5B4F">
            <w:pPr>
              <w:tabs>
                <w:tab w:val="left" w:pos="595"/>
              </w:tabs>
              <w:spacing w:before="120" w:line="240" w:lineRule="auto"/>
              <w:rPr>
                <w:rFonts w:ascii="Arial" w:hAnsi="Arial" w:eastAsia="Times New Roman" w:cs="Arial"/>
                <w:vanish/>
                <w:color w:val="000000"/>
                <w:sz w:val="20"/>
                <w:szCs w:val="20"/>
                <w:lang w:val="en-GB" w:eastAsia="de-CH"/>
                <w:rPrChange w:id="2800" w:author="薛媛媛（Grace）" w:date="2025-11-18T13:55:33Z">
                  <w:rPr>
                    <w:rFonts w:eastAsia="Times New Roman"/>
                    <w:vanish/>
                    <w:color w:val="000000"/>
                    <w:sz w:val="20"/>
                    <w:szCs w:val="20"/>
                    <w:lang w:val="en-GB" w:eastAsia="de-CH"/>
                  </w:rPr>
                </w:rPrChange>
              </w:rPr>
            </w:pPr>
            <w:r>
              <w:rPr>
                <w:rFonts w:ascii="Arial" w:hAnsi="Arial" w:eastAsia="Times New Roman" w:cs="Arial"/>
                <w:color w:val="000000"/>
                <w:sz w:val="20"/>
                <w:szCs w:val="20"/>
                <w:lang w:val="en-GB" w:eastAsia="de-CH"/>
                <w:rPrChange w:id="2801" w:author="薛媛媛（Grace）" w:date="2025-11-18T13:55:33Z">
                  <w:rPr>
                    <w:rFonts w:eastAsia="Times New Roman"/>
                    <w:color w:val="000000"/>
                    <w:sz w:val="20"/>
                    <w:szCs w:val="20"/>
                    <w:lang w:val="en-GB" w:eastAsia="de-CH"/>
                  </w:rPr>
                </w:rPrChange>
              </w:rPr>
              <w:t>11.3.</w:t>
            </w:r>
            <w:r>
              <w:rPr>
                <w:rFonts w:ascii="Arial" w:hAnsi="Arial" w:eastAsia="Times New Roman" w:cs="Arial"/>
                <w:color w:val="000000"/>
                <w:sz w:val="20"/>
                <w:szCs w:val="20"/>
                <w:lang w:val="en-GB" w:eastAsia="de-CH"/>
                <w:rPrChange w:id="2802" w:author="薛媛媛（Grace）" w:date="2025-11-18T13:55:33Z">
                  <w:rPr>
                    <w:rFonts w:eastAsia="Times New Roman"/>
                    <w:color w:val="000000"/>
                    <w:sz w:val="20"/>
                    <w:szCs w:val="20"/>
                    <w:lang w:val="en-GB" w:eastAsia="de-CH"/>
                  </w:rPr>
                </w:rPrChange>
              </w:rPr>
              <w:tab/>
            </w:r>
            <w:r>
              <w:rPr>
                <w:rFonts w:ascii="Arial" w:hAnsi="Arial" w:eastAsia="Times New Roman" w:cs="Arial"/>
                <w:color w:val="000000"/>
                <w:sz w:val="20"/>
                <w:szCs w:val="20"/>
                <w:lang w:val="en-GB" w:eastAsia="de-CH"/>
                <w:rPrChange w:id="2803" w:author="薛媛媛（Grace）" w:date="2025-11-18T13:55:33Z">
                  <w:rPr>
                    <w:rFonts w:eastAsia="Times New Roman"/>
                    <w:color w:val="000000"/>
                    <w:sz w:val="20"/>
                    <w:szCs w:val="20"/>
                    <w:lang w:val="en-GB" w:eastAsia="de-CH"/>
                  </w:rPr>
                </w:rPrChange>
              </w:rPr>
              <w:t>Devices labelled as having a specific microbial state shall be designed, manufactured and packaged to ensure that they remain in that state when placed on the market and remain so under the transport and storage conditions specified by the manufacturer.</w:t>
            </w:r>
          </w:p>
        </w:tc>
        <w:tc>
          <w:tcPr>
            <w:tcW w:w="1198" w:type="dxa"/>
            <w:shd w:val="clear" w:color="auto" w:fill="auto"/>
            <w:tcMar>
              <w:top w:w="113" w:type="dxa"/>
              <w:bottom w:w="113" w:type="dxa"/>
            </w:tcMar>
            <w:vAlign w:val="top"/>
          </w:tcPr>
          <w:p w14:paraId="1AB8BE1C">
            <w:pPr>
              <w:rPr>
                <w:ins w:id="2804" w:author="薛媛媛（Grace）" w:date="2025-11-17T16:54:30Z"/>
                <w:rFonts w:hint="default" w:ascii="Arial" w:hAnsi="Arial" w:eastAsia="宋体" w:cs="Arial"/>
                <w:sz w:val="20"/>
                <w:szCs w:val="20"/>
                <w:lang w:val="en-GB" w:eastAsia="zh-CN" w:bidi="ar-SA"/>
                <w:rPrChange w:id="2805" w:author="薛媛媛（Grace）" w:date="2025-11-18T13:55:33Z">
                  <w:rPr>
                    <w:ins w:id="2806" w:author="薛媛媛（Grace）" w:date="2025-11-17T16:54:30Z"/>
                    <w:rFonts w:hint="default" w:ascii="Arial" w:hAnsi="Arial" w:eastAsia="宋体" w:cs="Arial"/>
                    <w:sz w:val="20"/>
                    <w:szCs w:val="20"/>
                    <w:lang w:val="en-GB" w:eastAsia="zh-CN" w:bidi="ar-SA"/>
                  </w:rPr>
                </w:rPrChange>
              </w:rPr>
            </w:pPr>
            <w:ins w:id="2807" w:author="薛媛媛（Grace）" w:date="2025-11-17T16:54:30Z">
              <w:r>
                <w:rPr>
                  <w:rFonts w:hint="default" w:ascii="Arial" w:hAnsi="Arial" w:eastAsia="宋体" w:cs="Arial"/>
                  <w:sz w:val="20"/>
                  <w:szCs w:val="20"/>
                  <w:lang w:val="en-US" w:eastAsia="zh-CN"/>
                  <w:rPrChange w:id="2808" w:author="薛媛媛（Grace）" w:date="2025-11-18T13:55:33Z">
                    <w:rPr>
                      <w:rFonts w:hint="eastAsia" w:eastAsia="宋体"/>
                      <w:sz w:val="20"/>
                      <w:szCs w:val="20"/>
                      <w:lang w:val="en-US" w:eastAsia="zh-CN"/>
                    </w:rPr>
                  </w:rPrChange>
                </w:rPr>
                <w:t>No</w:t>
              </w:r>
            </w:ins>
          </w:p>
        </w:tc>
        <w:tc>
          <w:tcPr>
            <w:tcW w:w="3078" w:type="dxa"/>
            <w:shd w:val="clear" w:color="auto" w:fill="auto"/>
            <w:tcMar>
              <w:top w:w="113" w:type="dxa"/>
              <w:bottom w:w="113" w:type="dxa"/>
            </w:tcMar>
            <w:vAlign w:val="top"/>
          </w:tcPr>
          <w:p w14:paraId="3030A886">
            <w:pPr>
              <w:rPr>
                <w:ins w:id="2810" w:author="薛媛媛（Grace）" w:date="2025-11-17T16:54:30Z"/>
                <w:rFonts w:ascii="Arial" w:hAnsi="Arial" w:cs="Arial" w:eastAsiaTheme="minorHAnsi"/>
                <w:sz w:val="20"/>
                <w:szCs w:val="20"/>
                <w:lang w:val="en-GB" w:eastAsia="en-US" w:bidi="ar-SA"/>
                <w:rPrChange w:id="2811" w:author="薛媛媛（Grace）" w:date="2025-11-18T13:55:33Z">
                  <w:rPr>
                    <w:ins w:id="2812" w:author="薛媛媛（Grace）" w:date="2025-11-17T16:54:30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03BA727D">
            <w:pPr>
              <w:rPr>
                <w:ins w:id="2813" w:author="薛媛媛（Grace）" w:date="2025-11-17T16:54:30Z"/>
                <w:rFonts w:ascii="Arial" w:hAnsi="Arial" w:cs="Arial" w:eastAsiaTheme="minorHAnsi"/>
                <w:sz w:val="20"/>
                <w:szCs w:val="20"/>
                <w:lang w:val="en-GB" w:eastAsia="en-US" w:bidi="ar-SA"/>
                <w:rPrChange w:id="2814" w:author="薛媛媛（Grace）" w:date="2025-11-18T13:55:33Z">
                  <w:rPr>
                    <w:ins w:id="2815" w:author="薛媛媛（Grace）" w:date="2025-11-17T16:54:30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575DEDE1">
            <w:pPr>
              <w:rPr>
                <w:ins w:id="2816" w:author="薛媛媛（Grace）" w:date="2025-11-17T16:54:30Z"/>
                <w:rFonts w:ascii="Arial" w:hAnsi="Arial" w:cs="Arial" w:eastAsiaTheme="minorHAnsi"/>
                <w:sz w:val="20"/>
                <w:szCs w:val="20"/>
                <w:lang w:val="en-GB" w:eastAsia="en-US" w:bidi="ar-SA"/>
                <w:rPrChange w:id="2817" w:author="薛媛媛（Grace）" w:date="2025-11-18T13:55:33Z">
                  <w:rPr>
                    <w:ins w:id="2818" w:author="薛媛媛（Grace）" w:date="2025-11-17T16:54:30Z"/>
                    <w:rFonts w:ascii="Arial" w:hAnsi="Arial" w:cs="Arial" w:eastAsiaTheme="minorHAnsi"/>
                    <w:sz w:val="20"/>
                    <w:szCs w:val="20"/>
                    <w:lang w:val="en-GB" w:eastAsia="en-US" w:bidi="ar-SA"/>
                  </w:rPr>
                </w:rPrChange>
              </w:rPr>
            </w:pPr>
            <w:ins w:id="2819" w:author="薛媛媛（Grace）" w:date="2025-11-17T16:56:00Z">
              <w:r>
                <w:rPr>
                  <w:rFonts w:hint="default" w:ascii="Arial" w:hAnsi="Arial" w:cs="Arial" w:eastAsiaTheme="minorHAnsi"/>
                  <w:sz w:val="20"/>
                  <w:szCs w:val="20"/>
                  <w:lang w:val="en-GB" w:eastAsia="en-US" w:bidi="ar-SA"/>
                  <w:rPrChange w:id="2820" w:author="薛媛媛（Grace）" w:date="2025-11-18T13:55:33Z">
                    <w:rPr>
                      <w:rFonts w:hint="eastAsia" w:ascii="Arial" w:hAnsi="Arial" w:cs="Arial" w:eastAsiaTheme="minorHAnsi"/>
                      <w:sz w:val="20"/>
                      <w:szCs w:val="20"/>
                      <w:lang w:val="en-GB" w:eastAsia="en-US" w:bidi="ar-SA"/>
                    </w:rPr>
                  </w:rPrChange>
                </w:rPr>
                <w:t>Disposable products, non sterile products</w:t>
              </w:r>
            </w:ins>
          </w:p>
        </w:tc>
      </w:tr>
      <w:tr w14:paraId="3A92E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0DBD50DC">
            <w:pPr>
              <w:shd w:val="clear" w:color="auto" w:fill="FFFFFF"/>
              <w:spacing w:line="240" w:lineRule="auto"/>
              <w:rPr>
                <w:rFonts w:ascii="Arial" w:hAnsi="Arial" w:eastAsia="Times New Roman" w:cs="Arial"/>
                <w:vanish/>
                <w:color w:val="000000"/>
                <w:sz w:val="20"/>
                <w:szCs w:val="20"/>
                <w:lang w:val="en-GB" w:eastAsia="de-CH"/>
                <w:rPrChange w:id="2822" w:author="薛媛媛（Grace）" w:date="2025-11-18T13:55:33Z">
                  <w:rPr>
                    <w:rFonts w:eastAsia="Times New Roman"/>
                    <w:vanish/>
                    <w:color w:val="000000"/>
                    <w:sz w:val="20"/>
                    <w:szCs w:val="20"/>
                    <w:lang w:val="en-GB" w:eastAsia="de-CH"/>
                  </w:rPr>
                </w:rPrChange>
              </w:rPr>
            </w:pPr>
            <w:r>
              <w:rPr>
                <w:rFonts w:ascii="Arial" w:hAnsi="Arial" w:eastAsia="Times New Roman" w:cs="Arial"/>
                <w:color w:val="000000"/>
                <w:sz w:val="20"/>
                <w:szCs w:val="20"/>
                <w:lang w:val="en-GB" w:eastAsia="de-CH"/>
                <w:rPrChange w:id="2823" w:author="薛媛媛（Grace）" w:date="2025-11-18T13:55:33Z">
                  <w:rPr>
                    <w:rFonts w:eastAsia="Times New Roman"/>
                    <w:color w:val="000000"/>
                    <w:sz w:val="20"/>
                    <w:szCs w:val="20"/>
                    <w:lang w:val="en-GB" w:eastAsia="de-CH"/>
                  </w:rPr>
                </w:rPrChange>
              </w:rPr>
              <w:t>11.4.</w:t>
            </w:r>
            <w:r>
              <w:rPr>
                <w:rFonts w:ascii="Arial" w:hAnsi="Arial" w:eastAsia="Times New Roman" w:cs="Arial"/>
                <w:color w:val="000000"/>
                <w:sz w:val="20"/>
                <w:szCs w:val="20"/>
                <w:lang w:val="en-GB" w:eastAsia="de-CH"/>
                <w:rPrChange w:id="2824" w:author="薛媛媛（Grace）" w:date="2025-11-18T13:55:33Z">
                  <w:rPr>
                    <w:rFonts w:eastAsia="Times New Roman"/>
                    <w:color w:val="000000"/>
                    <w:sz w:val="20"/>
                    <w:szCs w:val="20"/>
                    <w:lang w:val="en-GB" w:eastAsia="de-CH"/>
                  </w:rPr>
                </w:rPrChange>
              </w:rPr>
              <w:tab/>
            </w:r>
            <w:r>
              <w:rPr>
                <w:rFonts w:ascii="Arial" w:hAnsi="Arial" w:eastAsia="Times New Roman" w:cs="Arial"/>
                <w:color w:val="000000"/>
                <w:sz w:val="20"/>
                <w:szCs w:val="20"/>
                <w:lang w:val="en-GB" w:eastAsia="de-CH"/>
                <w:rPrChange w:id="2825" w:author="薛媛媛（Grace）" w:date="2025-11-18T13:55:33Z">
                  <w:rPr>
                    <w:rFonts w:eastAsia="Times New Roman"/>
                    <w:color w:val="000000"/>
                    <w:sz w:val="20"/>
                    <w:szCs w:val="20"/>
                    <w:lang w:val="en-GB" w:eastAsia="de-CH"/>
                  </w:rPr>
                </w:rPrChange>
              </w:rPr>
              <w:t>Devices delivered in a sterile state shall be designed, manufactured and packaged in accordance with appropriate procedures, to ensure that they are sterile when placed on the market and that, unless the packaging which is intended to maintain their sterile condition is damaged, they remain sterile, under the transport and storage conditions specified by the manufacturer, until that packaging is opened at the point of use. It shall be ensured that the integrity of that packaging is clearly evident to the final user.</w:t>
            </w:r>
          </w:p>
        </w:tc>
        <w:tc>
          <w:tcPr>
            <w:tcW w:w="1198" w:type="dxa"/>
            <w:shd w:val="clear" w:color="auto" w:fill="auto"/>
            <w:tcMar>
              <w:top w:w="113" w:type="dxa"/>
              <w:bottom w:w="113" w:type="dxa"/>
            </w:tcMar>
            <w:vAlign w:val="top"/>
          </w:tcPr>
          <w:p w14:paraId="2A771CFC">
            <w:pPr>
              <w:rPr>
                <w:ins w:id="2826" w:author="薛媛媛（Grace）" w:date="2025-11-17T16:55:08Z"/>
                <w:rFonts w:hint="default" w:ascii="Arial" w:hAnsi="Arial" w:eastAsia="宋体" w:cs="Arial"/>
                <w:sz w:val="20"/>
                <w:szCs w:val="20"/>
                <w:lang w:val="en-GB" w:eastAsia="zh-CN" w:bidi="ar-SA"/>
                <w:rPrChange w:id="2827" w:author="薛媛媛（Grace）" w:date="2025-11-18T13:55:33Z">
                  <w:rPr>
                    <w:ins w:id="2828" w:author="薛媛媛（Grace）" w:date="2025-11-17T16:55:08Z"/>
                    <w:rFonts w:hint="default" w:ascii="Arial" w:hAnsi="Arial" w:eastAsia="宋体" w:cs="Arial"/>
                    <w:sz w:val="20"/>
                    <w:szCs w:val="20"/>
                    <w:lang w:val="en-GB" w:eastAsia="zh-CN" w:bidi="ar-SA"/>
                  </w:rPr>
                </w:rPrChange>
              </w:rPr>
            </w:pPr>
            <w:ins w:id="2829" w:author="薛媛媛（Grace）" w:date="2025-11-17T16:55:08Z">
              <w:r>
                <w:rPr>
                  <w:rFonts w:hint="default" w:ascii="Arial" w:hAnsi="Arial" w:eastAsia="宋体" w:cs="Arial"/>
                  <w:sz w:val="20"/>
                  <w:szCs w:val="20"/>
                  <w:lang w:val="en-US" w:eastAsia="zh-CN"/>
                  <w:rPrChange w:id="2830" w:author="薛媛媛（Grace）" w:date="2025-11-18T13:55:33Z">
                    <w:rPr>
                      <w:rFonts w:hint="eastAsia" w:eastAsia="宋体"/>
                      <w:sz w:val="20"/>
                      <w:szCs w:val="20"/>
                      <w:lang w:val="en-US" w:eastAsia="zh-CN"/>
                    </w:rPr>
                  </w:rPrChange>
                </w:rPr>
                <w:t>No</w:t>
              </w:r>
            </w:ins>
          </w:p>
        </w:tc>
        <w:tc>
          <w:tcPr>
            <w:tcW w:w="3078" w:type="dxa"/>
            <w:shd w:val="clear" w:color="auto" w:fill="auto"/>
            <w:tcMar>
              <w:top w:w="113" w:type="dxa"/>
              <w:bottom w:w="113" w:type="dxa"/>
            </w:tcMar>
            <w:vAlign w:val="top"/>
          </w:tcPr>
          <w:p w14:paraId="05D31D60">
            <w:pPr>
              <w:rPr>
                <w:ins w:id="2832" w:author="薛媛媛（Grace）" w:date="2025-11-17T16:55:08Z"/>
                <w:rFonts w:ascii="Arial" w:hAnsi="Arial" w:cs="Arial" w:eastAsiaTheme="minorHAnsi"/>
                <w:sz w:val="20"/>
                <w:szCs w:val="20"/>
                <w:lang w:val="en-GB" w:eastAsia="en-US" w:bidi="ar-SA"/>
                <w:rPrChange w:id="2833" w:author="薛媛媛（Grace）" w:date="2025-11-18T13:55:33Z">
                  <w:rPr>
                    <w:ins w:id="2834" w:author="薛媛媛（Grace）" w:date="2025-11-17T16:55:08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5BBD3D86">
            <w:pPr>
              <w:rPr>
                <w:ins w:id="2835" w:author="薛媛媛（Grace）" w:date="2025-11-17T16:55:08Z"/>
                <w:rFonts w:ascii="Arial" w:hAnsi="Arial" w:cs="Arial" w:eastAsiaTheme="minorHAnsi"/>
                <w:sz w:val="20"/>
                <w:szCs w:val="20"/>
                <w:lang w:val="en-GB" w:eastAsia="en-US" w:bidi="ar-SA"/>
                <w:rPrChange w:id="2836" w:author="薛媛媛（Grace）" w:date="2025-11-18T13:55:33Z">
                  <w:rPr>
                    <w:ins w:id="2837" w:author="薛媛媛（Grace）" w:date="2025-11-17T16:55:08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30A85E02">
            <w:pPr>
              <w:rPr>
                <w:ins w:id="2838" w:author="薛媛媛（Grace）" w:date="2025-11-17T16:55:08Z"/>
                <w:rFonts w:ascii="Arial" w:hAnsi="Arial" w:cs="Arial" w:eastAsiaTheme="minorHAnsi"/>
                <w:sz w:val="20"/>
                <w:szCs w:val="20"/>
                <w:lang w:val="en-GB" w:eastAsia="en-US" w:bidi="ar-SA"/>
                <w:rPrChange w:id="2839" w:author="薛媛媛（Grace）" w:date="2025-11-18T13:55:33Z">
                  <w:rPr>
                    <w:ins w:id="2840" w:author="薛媛媛（Grace）" w:date="2025-11-17T16:55:08Z"/>
                    <w:rFonts w:ascii="Arial" w:hAnsi="Arial" w:cs="Arial" w:eastAsiaTheme="minorHAnsi"/>
                    <w:sz w:val="20"/>
                    <w:szCs w:val="20"/>
                    <w:lang w:val="en-GB" w:eastAsia="en-US" w:bidi="ar-SA"/>
                  </w:rPr>
                </w:rPrChange>
              </w:rPr>
            </w:pPr>
            <w:ins w:id="2841" w:author="薛媛媛（Grace）" w:date="2025-11-17T16:55:56Z">
              <w:r>
                <w:rPr>
                  <w:rFonts w:hint="default" w:ascii="Arial" w:hAnsi="Arial" w:cs="Arial" w:eastAsiaTheme="minorHAnsi"/>
                  <w:sz w:val="20"/>
                  <w:szCs w:val="20"/>
                  <w:lang w:val="en-GB" w:eastAsia="en-US" w:bidi="ar-SA"/>
                  <w:rPrChange w:id="2842" w:author="薛媛媛（Grace）" w:date="2025-11-18T13:55:33Z">
                    <w:rPr>
                      <w:rFonts w:hint="eastAsia" w:ascii="Arial" w:hAnsi="Arial" w:cs="Arial" w:eastAsiaTheme="minorHAnsi"/>
                      <w:sz w:val="20"/>
                      <w:szCs w:val="20"/>
                      <w:lang w:val="en-GB" w:eastAsia="en-US" w:bidi="ar-SA"/>
                    </w:rPr>
                  </w:rPrChange>
                </w:rPr>
                <w:t>Disposable products, non sterile products</w:t>
              </w:r>
            </w:ins>
          </w:p>
        </w:tc>
      </w:tr>
      <w:tr w14:paraId="58488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7B6F5BDC">
            <w:pPr>
              <w:shd w:val="clear" w:color="auto" w:fill="FFFFFF"/>
              <w:spacing w:line="240" w:lineRule="auto"/>
              <w:rPr>
                <w:rFonts w:ascii="Arial" w:hAnsi="Arial" w:eastAsia="Times New Roman" w:cs="Arial"/>
                <w:color w:val="000000"/>
                <w:sz w:val="20"/>
                <w:szCs w:val="20"/>
                <w:lang w:val="en-GB" w:eastAsia="de-CH"/>
                <w:rPrChange w:id="2844"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845" w:author="薛媛媛（Grace）" w:date="2025-11-18T13:55:33Z">
                  <w:rPr>
                    <w:rFonts w:eastAsia="Times New Roman"/>
                    <w:color w:val="000000"/>
                    <w:sz w:val="20"/>
                    <w:szCs w:val="20"/>
                    <w:lang w:val="en-GB" w:eastAsia="de-CH"/>
                  </w:rPr>
                </w:rPrChange>
              </w:rPr>
              <w:t>11.5.</w:t>
            </w:r>
            <w:r>
              <w:rPr>
                <w:rFonts w:ascii="Arial" w:hAnsi="Arial" w:eastAsia="Times New Roman" w:cs="Arial"/>
                <w:color w:val="000000"/>
                <w:sz w:val="20"/>
                <w:szCs w:val="20"/>
                <w:lang w:val="en-GB" w:eastAsia="de-CH"/>
                <w:rPrChange w:id="2846" w:author="薛媛媛（Grace）" w:date="2025-11-18T13:55:33Z">
                  <w:rPr>
                    <w:rFonts w:eastAsia="Times New Roman"/>
                    <w:color w:val="000000"/>
                    <w:sz w:val="20"/>
                    <w:szCs w:val="20"/>
                    <w:lang w:val="en-GB" w:eastAsia="de-CH"/>
                  </w:rPr>
                </w:rPrChange>
              </w:rPr>
              <w:tab/>
            </w:r>
            <w:r>
              <w:rPr>
                <w:rFonts w:ascii="Arial" w:hAnsi="Arial" w:eastAsia="Times New Roman" w:cs="Arial"/>
                <w:color w:val="000000"/>
                <w:sz w:val="20"/>
                <w:szCs w:val="20"/>
                <w:lang w:val="en-GB" w:eastAsia="de-CH"/>
                <w:rPrChange w:id="2847" w:author="薛媛媛（Grace）" w:date="2025-11-18T13:55:33Z">
                  <w:rPr>
                    <w:rFonts w:eastAsia="Times New Roman"/>
                    <w:color w:val="000000"/>
                    <w:sz w:val="20"/>
                    <w:szCs w:val="20"/>
                    <w:lang w:val="en-GB" w:eastAsia="de-CH"/>
                  </w:rPr>
                </w:rPrChange>
              </w:rPr>
              <w:t>Devices labelled as sterile shall be processed, manufactured, packaged and, sterilised by means of appropriate, validated methods.</w:t>
            </w:r>
          </w:p>
        </w:tc>
        <w:tc>
          <w:tcPr>
            <w:tcW w:w="1198" w:type="dxa"/>
            <w:shd w:val="clear" w:color="auto" w:fill="auto"/>
            <w:tcMar>
              <w:top w:w="113" w:type="dxa"/>
              <w:bottom w:w="113" w:type="dxa"/>
            </w:tcMar>
            <w:vAlign w:val="top"/>
          </w:tcPr>
          <w:p w14:paraId="2449B59F">
            <w:pPr>
              <w:rPr>
                <w:ins w:id="2848" w:author="薛媛媛（Grace）" w:date="2025-11-17T16:56:15Z"/>
                <w:rFonts w:hint="default" w:ascii="Arial" w:hAnsi="Arial" w:eastAsia="宋体" w:cs="Arial"/>
                <w:sz w:val="20"/>
                <w:szCs w:val="20"/>
                <w:lang w:val="en-GB" w:eastAsia="zh-CN" w:bidi="ar-SA"/>
                <w:rPrChange w:id="2849" w:author="薛媛媛（Grace）" w:date="2025-11-18T13:55:33Z">
                  <w:rPr>
                    <w:ins w:id="2850" w:author="薛媛媛（Grace）" w:date="2025-11-17T16:56:15Z"/>
                    <w:rFonts w:hint="default" w:ascii="Arial" w:hAnsi="Arial" w:eastAsia="宋体" w:cs="Arial"/>
                    <w:sz w:val="20"/>
                    <w:szCs w:val="20"/>
                    <w:lang w:val="en-GB" w:eastAsia="zh-CN" w:bidi="ar-SA"/>
                  </w:rPr>
                </w:rPrChange>
              </w:rPr>
            </w:pPr>
            <w:ins w:id="2851" w:author="薛媛媛（Grace）" w:date="2025-11-17T16:56:15Z">
              <w:r>
                <w:rPr>
                  <w:rFonts w:hint="default" w:ascii="Arial" w:hAnsi="Arial" w:eastAsia="宋体" w:cs="Arial"/>
                  <w:sz w:val="20"/>
                  <w:szCs w:val="20"/>
                  <w:lang w:val="en-US" w:eastAsia="zh-CN"/>
                  <w:rPrChange w:id="2852" w:author="薛媛媛（Grace）" w:date="2025-11-18T13:55:33Z">
                    <w:rPr>
                      <w:rFonts w:hint="eastAsia" w:eastAsia="宋体"/>
                      <w:sz w:val="20"/>
                      <w:szCs w:val="20"/>
                      <w:lang w:val="en-US" w:eastAsia="zh-CN"/>
                    </w:rPr>
                  </w:rPrChange>
                </w:rPr>
                <w:t>No</w:t>
              </w:r>
            </w:ins>
          </w:p>
        </w:tc>
        <w:tc>
          <w:tcPr>
            <w:tcW w:w="3078" w:type="dxa"/>
            <w:shd w:val="clear" w:color="auto" w:fill="auto"/>
            <w:tcMar>
              <w:top w:w="113" w:type="dxa"/>
              <w:bottom w:w="113" w:type="dxa"/>
            </w:tcMar>
            <w:vAlign w:val="top"/>
          </w:tcPr>
          <w:p w14:paraId="7DB41C4B">
            <w:pPr>
              <w:rPr>
                <w:ins w:id="2854" w:author="薛媛媛（Grace）" w:date="2025-11-17T16:56:15Z"/>
                <w:rFonts w:ascii="Arial" w:hAnsi="Arial" w:cs="Arial" w:eastAsiaTheme="minorHAnsi"/>
                <w:sz w:val="20"/>
                <w:szCs w:val="20"/>
                <w:lang w:val="en-GB" w:eastAsia="en-US" w:bidi="ar-SA"/>
                <w:rPrChange w:id="2855" w:author="薛媛媛（Grace）" w:date="2025-11-18T13:55:33Z">
                  <w:rPr>
                    <w:ins w:id="2856" w:author="薛媛媛（Grace）" w:date="2025-11-17T16:56:15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25C83A07">
            <w:pPr>
              <w:rPr>
                <w:ins w:id="2857" w:author="薛媛媛（Grace）" w:date="2025-11-17T16:56:15Z"/>
                <w:rFonts w:ascii="Arial" w:hAnsi="Arial" w:cs="Arial" w:eastAsiaTheme="minorHAnsi"/>
                <w:sz w:val="20"/>
                <w:szCs w:val="20"/>
                <w:lang w:val="en-GB" w:eastAsia="en-US" w:bidi="ar-SA"/>
                <w:rPrChange w:id="2858" w:author="薛媛媛（Grace）" w:date="2025-11-18T13:55:33Z">
                  <w:rPr>
                    <w:ins w:id="2859" w:author="薛媛媛（Grace）" w:date="2025-11-17T16:56:15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2364A86E">
            <w:pPr>
              <w:rPr>
                <w:ins w:id="2860" w:author="薛媛媛（Grace）" w:date="2025-11-17T16:56:15Z"/>
                <w:rFonts w:ascii="Arial" w:hAnsi="Arial" w:cs="Arial" w:eastAsiaTheme="minorHAnsi"/>
                <w:sz w:val="20"/>
                <w:szCs w:val="20"/>
                <w:lang w:val="en-GB" w:eastAsia="en-US" w:bidi="ar-SA"/>
                <w:rPrChange w:id="2861" w:author="薛媛媛（Grace）" w:date="2025-11-18T13:55:33Z">
                  <w:rPr>
                    <w:ins w:id="2862" w:author="薛媛媛（Grace）" w:date="2025-11-17T16:56:15Z"/>
                    <w:rFonts w:ascii="Arial" w:hAnsi="Arial" w:cs="Arial" w:eastAsiaTheme="minorHAnsi"/>
                    <w:sz w:val="20"/>
                    <w:szCs w:val="20"/>
                    <w:lang w:val="en-GB" w:eastAsia="en-US" w:bidi="ar-SA"/>
                  </w:rPr>
                </w:rPrChange>
              </w:rPr>
            </w:pPr>
            <w:ins w:id="2863" w:author="薛媛媛（Grace）" w:date="2025-11-17T16:56:15Z">
              <w:r>
                <w:rPr>
                  <w:rFonts w:hint="default" w:ascii="Arial" w:hAnsi="Arial" w:cs="Arial" w:eastAsiaTheme="minorHAnsi"/>
                  <w:sz w:val="20"/>
                  <w:szCs w:val="20"/>
                  <w:lang w:val="en-GB" w:eastAsia="en-US" w:bidi="ar-SA"/>
                  <w:rPrChange w:id="2864" w:author="薛媛媛（Grace）" w:date="2025-11-18T13:55:33Z">
                    <w:rPr>
                      <w:rFonts w:hint="eastAsia" w:ascii="Arial" w:hAnsi="Arial" w:cs="Arial" w:eastAsiaTheme="minorHAnsi"/>
                      <w:sz w:val="20"/>
                      <w:szCs w:val="20"/>
                      <w:lang w:val="en-GB" w:eastAsia="en-US" w:bidi="ar-SA"/>
                    </w:rPr>
                  </w:rPrChange>
                </w:rPr>
                <w:t>Disposable products, non sterile products</w:t>
              </w:r>
            </w:ins>
          </w:p>
        </w:tc>
      </w:tr>
      <w:tr w14:paraId="76364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68A57835">
            <w:pPr>
              <w:shd w:val="clear" w:color="auto" w:fill="FFFFFF"/>
              <w:spacing w:line="240" w:lineRule="auto"/>
              <w:rPr>
                <w:rFonts w:ascii="Arial" w:hAnsi="Arial" w:eastAsia="Times New Roman" w:cs="Arial"/>
                <w:color w:val="000000"/>
                <w:sz w:val="20"/>
                <w:szCs w:val="20"/>
                <w:lang w:val="en-GB" w:eastAsia="de-CH"/>
                <w:rPrChange w:id="2866"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867" w:author="薛媛媛（Grace）" w:date="2025-11-18T13:55:33Z">
                  <w:rPr>
                    <w:rFonts w:eastAsia="Times New Roman"/>
                    <w:color w:val="000000"/>
                    <w:sz w:val="20"/>
                    <w:szCs w:val="20"/>
                    <w:lang w:val="en-GB" w:eastAsia="de-CH"/>
                  </w:rPr>
                </w:rPrChange>
              </w:rPr>
              <w:t>11.6.</w:t>
            </w:r>
            <w:r>
              <w:rPr>
                <w:rFonts w:ascii="Arial" w:hAnsi="Arial" w:eastAsia="Times New Roman" w:cs="Arial"/>
                <w:color w:val="000000"/>
                <w:sz w:val="20"/>
                <w:szCs w:val="20"/>
                <w:lang w:val="en-GB" w:eastAsia="de-CH"/>
                <w:rPrChange w:id="2868" w:author="薛媛媛（Grace）" w:date="2025-11-18T13:55:33Z">
                  <w:rPr>
                    <w:rFonts w:eastAsia="Times New Roman"/>
                    <w:color w:val="000000"/>
                    <w:sz w:val="20"/>
                    <w:szCs w:val="20"/>
                    <w:lang w:val="en-GB" w:eastAsia="de-CH"/>
                  </w:rPr>
                </w:rPrChange>
              </w:rPr>
              <w:tab/>
            </w:r>
            <w:r>
              <w:rPr>
                <w:rFonts w:ascii="Arial" w:hAnsi="Arial" w:eastAsia="Times New Roman" w:cs="Arial"/>
                <w:color w:val="000000"/>
                <w:sz w:val="20"/>
                <w:szCs w:val="20"/>
                <w:lang w:val="en-GB" w:eastAsia="de-CH"/>
                <w:rPrChange w:id="2869" w:author="薛媛媛（Grace）" w:date="2025-11-18T13:55:33Z">
                  <w:rPr>
                    <w:rFonts w:eastAsia="Times New Roman"/>
                    <w:color w:val="000000"/>
                    <w:sz w:val="20"/>
                    <w:szCs w:val="20"/>
                    <w:lang w:val="en-GB" w:eastAsia="de-CH"/>
                  </w:rPr>
                </w:rPrChange>
              </w:rPr>
              <w:t>Devices intended to be sterilised shall be manufactured and packaged in appropriate and controlled conditions and facilities.</w:t>
            </w:r>
          </w:p>
        </w:tc>
        <w:tc>
          <w:tcPr>
            <w:tcW w:w="1198" w:type="dxa"/>
            <w:shd w:val="clear" w:color="auto" w:fill="auto"/>
            <w:tcMar>
              <w:top w:w="113" w:type="dxa"/>
              <w:bottom w:w="113" w:type="dxa"/>
            </w:tcMar>
            <w:vAlign w:val="top"/>
          </w:tcPr>
          <w:p w14:paraId="40121B7A">
            <w:pPr>
              <w:rPr>
                <w:ins w:id="2870" w:author="薛媛媛（Grace）" w:date="2025-11-17T16:56:26Z"/>
                <w:rFonts w:hint="default" w:ascii="Arial" w:hAnsi="Arial" w:eastAsia="宋体" w:cs="Arial"/>
                <w:sz w:val="20"/>
                <w:szCs w:val="20"/>
                <w:lang w:val="en-GB" w:eastAsia="zh-CN" w:bidi="ar-SA"/>
                <w:rPrChange w:id="2871" w:author="薛媛媛（Grace）" w:date="2025-11-18T13:55:33Z">
                  <w:rPr>
                    <w:ins w:id="2872" w:author="薛媛媛（Grace）" w:date="2025-11-17T16:56:26Z"/>
                    <w:rFonts w:hint="default" w:ascii="Arial" w:hAnsi="Arial" w:eastAsia="宋体" w:cs="Arial"/>
                    <w:sz w:val="20"/>
                    <w:szCs w:val="20"/>
                    <w:lang w:val="en-GB" w:eastAsia="zh-CN" w:bidi="ar-SA"/>
                  </w:rPr>
                </w:rPrChange>
              </w:rPr>
            </w:pPr>
            <w:ins w:id="2873" w:author="薛媛媛（Grace）" w:date="2025-11-17T16:56:26Z">
              <w:r>
                <w:rPr>
                  <w:rFonts w:hint="default" w:ascii="Arial" w:hAnsi="Arial" w:eastAsia="宋体" w:cs="Arial"/>
                  <w:sz w:val="20"/>
                  <w:szCs w:val="20"/>
                  <w:lang w:val="en-US" w:eastAsia="zh-CN"/>
                  <w:rPrChange w:id="2874" w:author="薛媛媛（Grace）" w:date="2025-11-18T13:55:33Z">
                    <w:rPr>
                      <w:rFonts w:hint="eastAsia" w:eastAsia="宋体"/>
                      <w:sz w:val="20"/>
                      <w:szCs w:val="20"/>
                      <w:lang w:val="en-US" w:eastAsia="zh-CN"/>
                    </w:rPr>
                  </w:rPrChange>
                </w:rPr>
                <w:t>No</w:t>
              </w:r>
            </w:ins>
          </w:p>
        </w:tc>
        <w:tc>
          <w:tcPr>
            <w:tcW w:w="3078" w:type="dxa"/>
            <w:shd w:val="clear" w:color="auto" w:fill="auto"/>
            <w:tcMar>
              <w:top w:w="113" w:type="dxa"/>
              <w:bottom w:w="113" w:type="dxa"/>
            </w:tcMar>
            <w:vAlign w:val="top"/>
          </w:tcPr>
          <w:p w14:paraId="380A2AFB">
            <w:pPr>
              <w:rPr>
                <w:ins w:id="2876" w:author="薛媛媛（Grace）" w:date="2025-11-17T16:56:26Z"/>
                <w:rFonts w:ascii="Arial" w:hAnsi="Arial" w:cs="Arial" w:eastAsiaTheme="minorHAnsi"/>
                <w:sz w:val="20"/>
                <w:szCs w:val="20"/>
                <w:lang w:val="en-GB" w:eastAsia="en-US" w:bidi="ar-SA"/>
                <w:rPrChange w:id="2877" w:author="薛媛媛（Grace）" w:date="2025-11-18T13:55:33Z">
                  <w:rPr>
                    <w:ins w:id="2878" w:author="薛媛媛（Grace）" w:date="2025-11-17T16:56:26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166D266D">
            <w:pPr>
              <w:rPr>
                <w:ins w:id="2879" w:author="薛媛媛（Grace）" w:date="2025-11-17T16:56:26Z"/>
                <w:rFonts w:ascii="Arial" w:hAnsi="Arial" w:cs="Arial" w:eastAsiaTheme="minorHAnsi"/>
                <w:sz w:val="20"/>
                <w:szCs w:val="20"/>
                <w:lang w:val="en-GB" w:eastAsia="en-US" w:bidi="ar-SA"/>
                <w:rPrChange w:id="2880" w:author="薛媛媛（Grace）" w:date="2025-11-18T13:55:33Z">
                  <w:rPr>
                    <w:ins w:id="2881" w:author="薛媛媛（Grace）" w:date="2025-11-17T16:56:26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6718B65B">
            <w:pPr>
              <w:rPr>
                <w:ins w:id="2882" w:author="薛媛媛（Grace）" w:date="2025-11-17T16:56:26Z"/>
                <w:rFonts w:ascii="Arial" w:hAnsi="Arial" w:cs="Arial" w:eastAsiaTheme="minorHAnsi"/>
                <w:sz w:val="20"/>
                <w:szCs w:val="20"/>
                <w:lang w:val="en-GB" w:eastAsia="en-US" w:bidi="ar-SA"/>
                <w:rPrChange w:id="2883" w:author="薛媛媛（Grace）" w:date="2025-11-18T13:55:33Z">
                  <w:rPr>
                    <w:ins w:id="2884" w:author="薛媛媛（Grace）" w:date="2025-11-17T16:56:26Z"/>
                    <w:rFonts w:ascii="Arial" w:hAnsi="Arial" w:cs="Arial" w:eastAsiaTheme="minorHAnsi"/>
                    <w:sz w:val="20"/>
                    <w:szCs w:val="20"/>
                    <w:lang w:val="en-GB" w:eastAsia="en-US" w:bidi="ar-SA"/>
                  </w:rPr>
                </w:rPrChange>
              </w:rPr>
            </w:pPr>
            <w:ins w:id="2885" w:author="薛媛媛（Grace）" w:date="2025-11-17T16:56:26Z">
              <w:r>
                <w:rPr>
                  <w:rFonts w:hint="default" w:ascii="Arial" w:hAnsi="Arial" w:cs="Arial" w:eastAsiaTheme="minorHAnsi"/>
                  <w:sz w:val="20"/>
                  <w:szCs w:val="20"/>
                  <w:lang w:val="en-GB" w:eastAsia="en-US" w:bidi="ar-SA"/>
                  <w:rPrChange w:id="2886" w:author="薛媛媛（Grace）" w:date="2025-11-18T13:55:33Z">
                    <w:rPr>
                      <w:rFonts w:hint="eastAsia" w:ascii="Arial" w:hAnsi="Arial" w:cs="Arial" w:eastAsiaTheme="minorHAnsi"/>
                      <w:sz w:val="20"/>
                      <w:szCs w:val="20"/>
                      <w:lang w:val="en-GB" w:eastAsia="en-US" w:bidi="ar-SA"/>
                    </w:rPr>
                  </w:rPrChange>
                </w:rPr>
                <w:t>Disposable products, non sterile products</w:t>
              </w:r>
            </w:ins>
          </w:p>
        </w:tc>
      </w:tr>
      <w:tr w14:paraId="0F075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6FF005B1">
            <w:pPr>
              <w:tabs>
                <w:tab w:val="left" w:pos="595"/>
              </w:tabs>
              <w:spacing w:before="120" w:line="240" w:lineRule="auto"/>
              <w:rPr>
                <w:rFonts w:ascii="Arial" w:hAnsi="Arial" w:eastAsia="Times New Roman" w:cs="Arial"/>
                <w:color w:val="000000"/>
                <w:sz w:val="20"/>
                <w:szCs w:val="20"/>
                <w:lang w:val="en-GB" w:eastAsia="de-CH"/>
                <w:rPrChange w:id="2888"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889" w:author="薛媛媛（Grace）" w:date="2025-11-18T13:55:33Z">
                  <w:rPr>
                    <w:rFonts w:eastAsia="Times New Roman"/>
                    <w:color w:val="000000"/>
                    <w:sz w:val="20"/>
                    <w:szCs w:val="20"/>
                    <w:lang w:val="en-GB" w:eastAsia="de-CH"/>
                  </w:rPr>
                </w:rPrChange>
              </w:rPr>
              <w:t>11.7.</w:t>
            </w:r>
            <w:r>
              <w:rPr>
                <w:rFonts w:ascii="Arial" w:hAnsi="Arial" w:eastAsia="Times New Roman" w:cs="Arial"/>
                <w:color w:val="000000"/>
                <w:sz w:val="20"/>
                <w:szCs w:val="20"/>
                <w:lang w:val="en-GB" w:eastAsia="de-CH"/>
                <w:rPrChange w:id="2890" w:author="薛媛媛（Grace）" w:date="2025-11-18T13:55:33Z">
                  <w:rPr>
                    <w:rFonts w:eastAsia="Times New Roman"/>
                    <w:color w:val="000000"/>
                    <w:sz w:val="20"/>
                    <w:szCs w:val="20"/>
                    <w:lang w:val="en-GB" w:eastAsia="de-CH"/>
                  </w:rPr>
                </w:rPrChange>
              </w:rPr>
              <w:tab/>
            </w:r>
            <w:r>
              <w:rPr>
                <w:rFonts w:ascii="Arial" w:hAnsi="Arial" w:eastAsia="Times New Roman" w:cs="Arial"/>
                <w:color w:val="000000"/>
                <w:sz w:val="20"/>
                <w:szCs w:val="20"/>
                <w:lang w:val="en-GB" w:eastAsia="de-CH"/>
                <w:rPrChange w:id="2891" w:author="薛媛媛（Grace）" w:date="2025-11-18T13:55:33Z">
                  <w:rPr>
                    <w:rFonts w:eastAsia="Times New Roman"/>
                    <w:color w:val="000000"/>
                    <w:sz w:val="20"/>
                    <w:szCs w:val="20"/>
                    <w:lang w:val="en-GB" w:eastAsia="de-CH"/>
                  </w:rPr>
                </w:rPrChange>
              </w:rPr>
              <w:t>Packaging systems for non-sterile devices shall maintain the integrity and cleanliness of the product and, where the devices are to be sterilised prior to use, minimise the risk of microbial contamination; the packaging system shall be suitable taking account of the method of sterilisation indicated by the manufacturer.</w:t>
            </w:r>
          </w:p>
        </w:tc>
        <w:tc>
          <w:tcPr>
            <w:tcW w:w="1198" w:type="dxa"/>
            <w:shd w:val="clear" w:color="auto" w:fill="auto"/>
            <w:tcMar>
              <w:top w:w="113" w:type="dxa"/>
              <w:bottom w:w="113" w:type="dxa"/>
            </w:tcMar>
            <w:vAlign w:val="top"/>
          </w:tcPr>
          <w:p w14:paraId="707D48B1">
            <w:pPr>
              <w:rPr>
                <w:ins w:id="2892" w:author="薛媛媛（Grace）" w:date="2025-11-17T16:56:59Z"/>
                <w:rFonts w:hint="default" w:ascii="Arial" w:hAnsi="Arial" w:cs="Arial" w:eastAsiaTheme="minorHAnsi"/>
                <w:sz w:val="20"/>
                <w:szCs w:val="20"/>
                <w:lang w:val="en-GB" w:eastAsia="zh-CN" w:bidi="ar-SA"/>
                <w:rPrChange w:id="2893" w:author="薛媛媛（Grace）" w:date="2025-11-18T13:55:39Z">
                  <w:rPr>
                    <w:ins w:id="2894" w:author="薛媛媛（Grace）" w:date="2025-11-17T16:56:59Z"/>
                    <w:rFonts w:hint="eastAsia" w:ascii="Arial" w:hAnsi="Arial" w:cs="Arial" w:eastAsiaTheme="minorHAnsi"/>
                    <w:sz w:val="22"/>
                    <w:szCs w:val="22"/>
                    <w:lang w:val="en-GB" w:eastAsia="zh-CN" w:bidi="ar-SA"/>
                  </w:rPr>
                </w:rPrChange>
              </w:rPr>
            </w:pPr>
            <w:ins w:id="2895" w:author="薛媛媛（Grace）" w:date="2025-11-17T16:56:59Z">
              <w:r>
                <w:rPr>
                  <w:rFonts w:hint="default" w:ascii="Arial" w:hAnsi="Arial" w:cs="Arial" w:eastAsiaTheme="minorHAnsi"/>
                  <w:sz w:val="20"/>
                  <w:szCs w:val="20"/>
                  <w:lang w:val="en-GB" w:eastAsia="zh-CN"/>
                  <w:rPrChange w:id="2896"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2E932F1B">
            <w:pPr>
              <w:rPr>
                <w:ins w:id="2898" w:author="薛媛媛（Grace）" w:date="2025-11-17T16:56:59Z"/>
                <w:rFonts w:hint="default" w:ascii="Arial" w:hAnsi="Arial" w:cs="Arial"/>
                <w:sz w:val="20"/>
                <w:szCs w:val="20"/>
                <w:lang w:val="en-GB" w:eastAsia="zh-CN"/>
                <w:rPrChange w:id="2899" w:author="薛媛媛（Grace）" w:date="2025-11-18T13:55:39Z">
                  <w:rPr>
                    <w:ins w:id="2900" w:author="薛媛媛（Grace）" w:date="2025-11-17T16:56:59Z"/>
                    <w:rFonts w:hint="eastAsia" w:ascii="Arial" w:hAnsi="Arial" w:cs="Arial"/>
                    <w:sz w:val="22"/>
                    <w:szCs w:val="22"/>
                    <w:lang w:val="en-GB" w:eastAsia="zh-CN"/>
                  </w:rPr>
                </w:rPrChange>
              </w:rPr>
            </w:pPr>
            <w:ins w:id="2901" w:author="薛媛媛（Grace）" w:date="2025-11-17T16:56:59Z">
              <w:r>
                <w:rPr>
                  <w:rFonts w:hint="default" w:ascii="Arial" w:hAnsi="Arial" w:cs="Arial"/>
                  <w:sz w:val="20"/>
                  <w:szCs w:val="20"/>
                  <w:lang w:val="en-GB" w:eastAsia="zh-CN"/>
                  <w:rPrChange w:id="2902" w:author="薛媛媛（Grace）" w:date="2025-11-18T13:55:39Z">
                    <w:rPr>
                      <w:rFonts w:hint="eastAsia" w:ascii="Arial" w:hAnsi="Arial" w:cs="Arial"/>
                      <w:sz w:val="22"/>
                      <w:szCs w:val="22"/>
                      <w:lang w:val="en-GB" w:eastAsia="zh-CN"/>
                    </w:rPr>
                  </w:rPrChange>
                </w:rPr>
                <w:t>EN ISO 15223-1</w:t>
              </w:r>
            </w:ins>
          </w:p>
          <w:p w14:paraId="06191637">
            <w:pPr>
              <w:rPr>
                <w:ins w:id="2904" w:author="薛媛媛（Grace）" w:date="2025-11-17T16:56:59Z"/>
                <w:rFonts w:hint="default" w:ascii="Arial" w:hAnsi="Arial" w:cs="Arial" w:eastAsiaTheme="minorHAnsi"/>
                <w:sz w:val="20"/>
                <w:szCs w:val="20"/>
                <w:lang w:val="en-GB" w:eastAsia="zh-CN" w:bidi="ar-SA"/>
                <w:rPrChange w:id="2905" w:author="薛媛媛（Grace）" w:date="2025-11-18T13:55:39Z">
                  <w:rPr>
                    <w:ins w:id="2906" w:author="薛媛媛（Grace）" w:date="2025-11-17T16:56:59Z"/>
                    <w:rFonts w:hint="default" w:ascii="Arial" w:hAnsi="Arial" w:cs="Arial" w:eastAsiaTheme="minorHAnsi"/>
                    <w:sz w:val="22"/>
                    <w:szCs w:val="22"/>
                    <w:lang w:val="en-GB" w:eastAsia="zh-CN" w:bidi="ar-SA"/>
                  </w:rPr>
                </w:rPrChange>
              </w:rPr>
            </w:pPr>
            <w:ins w:id="2907" w:author="薛媛媛（Grace）" w:date="2025-11-17T16:56:59Z">
              <w:r>
                <w:rPr>
                  <w:rFonts w:hint="default" w:ascii="Arial" w:hAnsi="Arial" w:cs="Arial"/>
                  <w:sz w:val="20"/>
                  <w:szCs w:val="20"/>
                  <w:lang w:val="en-GB" w:eastAsia="zh-CN"/>
                  <w:rPrChange w:id="2908" w:author="薛媛媛（Grace）" w:date="2025-11-18T13:55:39Z">
                    <w:rPr>
                      <w:rFonts w:hint="eastAsia" w:ascii="Arial" w:hAnsi="Arial" w:cs="Arial"/>
                      <w:sz w:val="22"/>
                      <w:szCs w:val="22"/>
                      <w:lang w:val="en-GB" w:eastAsia="zh-CN"/>
                    </w:rPr>
                  </w:rPrChange>
                </w:rPr>
                <w:t>EN ISO 20417</w:t>
              </w:r>
            </w:ins>
          </w:p>
        </w:tc>
        <w:tc>
          <w:tcPr>
            <w:tcW w:w="3078" w:type="dxa"/>
            <w:shd w:val="clear" w:color="auto" w:fill="auto"/>
            <w:tcMar>
              <w:top w:w="113" w:type="dxa"/>
              <w:bottom w:w="113" w:type="dxa"/>
            </w:tcMar>
            <w:vAlign w:val="top"/>
          </w:tcPr>
          <w:p w14:paraId="22EC16BC">
            <w:pPr>
              <w:rPr>
                <w:ins w:id="2910" w:author="薛媛媛（Grace）" w:date="2025-11-17T16:56:59Z"/>
                <w:rFonts w:hint="default" w:ascii="Arial" w:hAnsi="Arial" w:cs="Arial" w:eastAsiaTheme="minorHAnsi"/>
                <w:sz w:val="20"/>
                <w:szCs w:val="20"/>
                <w:lang w:val="en-GB" w:eastAsia="zh-CN" w:bidi="ar-SA"/>
                <w:rPrChange w:id="2911" w:author="薛媛媛（Grace）" w:date="2025-11-18T13:55:39Z">
                  <w:rPr>
                    <w:ins w:id="2912" w:author="薛媛媛（Grace）" w:date="2025-11-17T16:56:59Z"/>
                    <w:rFonts w:hint="eastAsia" w:ascii="Arial" w:hAnsi="Arial" w:cs="Arial" w:eastAsiaTheme="minorHAnsi"/>
                    <w:sz w:val="22"/>
                    <w:szCs w:val="22"/>
                    <w:lang w:val="en-GB" w:eastAsia="zh-CN" w:bidi="ar-SA"/>
                  </w:rPr>
                </w:rPrChange>
              </w:rPr>
            </w:pPr>
            <w:ins w:id="2913" w:author="薛媛媛（Grace）" w:date="2025-11-17T16:56:59Z">
              <w:r>
                <w:rPr>
                  <w:rFonts w:hint="default" w:ascii="Arial" w:hAnsi="Arial" w:cs="Arial" w:eastAsiaTheme="minorHAnsi"/>
                  <w:sz w:val="20"/>
                  <w:szCs w:val="20"/>
                  <w:lang w:val="en-GB" w:eastAsia="zh-CN"/>
                  <w:rPrChange w:id="2914" w:author="薛媛媛（Grace）" w:date="2025-11-18T13:55:39Z">
                    <w:rPr>
                      <w:rFonts w:hint="eastAsia" w:ascii="Arial" w:hAnsi="Arial" w:cs="Arial" w:eastAsiaTheme="minorHAnsi"/>
                      <w:sz w:val="22"/>
                      <w:szCs w:val="22"/>
                      <w:lang w:val="en-GB" w:eastAsia="zh-CN"/>
                    </w:rPr>
                  </w:rPrChange>
                </w:rPr>
                <w:t xml:space="preserve">Label </w:t>
              </w:r>
            </w:ins>
          </w:p>
        </w:tc>
        <w:tc>
          <w:tcPr>
            <w:tcW w:w="3078" w:type="dxa"/>
            <w:tcMar>
              <w:top w:w="113" w:type="dxa"/>
              <w:bottom w:w="113" w:type="dxa"/>
            </w:tcMar>
          </w:tcPr>
          <w:p w14:paraId="66466253">
            <w:pPr>
              <w:rPr>
                <w:rFonts w:ascii="Arial" w:hAnsi="Arial" w:cs="Arial"/>
                <w:sz w:val="20"/>
                <w:szCs w:val="20"/>
                <w:lang w:val="en-GB"/>
                <w:rPrChange w:id="2916" w:author="薛媛媛（Grace）" w:date="2025-11-18T13:55:33Z">
                  <w:rPr>
                    <w:sz w:val="20"/>
                    <w:szCs w:val="20"/>
                    <w:lang w:val="en-GB"/>
                  </w:rPr>
                </w:rPrChange>
              </w:rPr>
            </w:pPr>
          </w:p>
        </w:tc>
      </w:tr>
      <w:tr w14:paraId="4D838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6396DD42">
            <w:pPr>
              <w:tabs>
                <w:tab w:val="left" w:pos="595"/>
              </w:tabs>
              <w:spacing w:before="120" w:line="240" w:lineRule="auto"/>
              <w:rPr>
                <w:rFonts w:ascii="Arial" w:hAnsi="Arial" w:eastAsia="Times New Roman" w:cs="Arial"/>
                <w:color w:val="000000"/>
                <w:sz w:val="20"/>
                <w:szCs w:val="20"/>
                <w:lang w:val="en-GB" w:eastAsia="de-CH"/>
                <w:rPrChange w:id="2917" w:author="薛媛媛（Grace）" w:date="2025-11-18T13:55:33Z">
                  <w:rPr>
                    <w:rFonts w:eastAsia="Times New Roman"/>
                    <w:color w:val="000000"/>
                    <w:sz w:val="20"/>
                    <w:szCs w:val="20"/>
                    <w:lang w:val="en-GB" w:eastAsia="de-CH"/>
                  </w:rPr>
                </w:rPrChange>
              </w:rPr>
            </w:pPr>
            <w:r>
              <w:rPr>
                <w:rFonts w:ascii="Arial" w:hAnsi="Arial" w:eastAsia="Times New Roman" w:cs="Arial"/>
                <w:color w:val="000000"/>
                <w:sz w:val="20"/>
                <w:szCs w:val="20"/>
                <w:lang w:val="en-GB" w:eastAsia="de-CH"/>
                <w:rPrChange w:id="2918" w:author="薛媛媛（Grace）" w:date="2025-11-18T13:55:33Z">
                  <w:rPr>
                    <w:rFonts w:eastAsia="Times New Roman"/>
                    <w:color w:val="000000"/>
                    <w:sz w:val="20"/>
                    <w:szCs w:val="20"/>
                    <w:lang w:val="en-GB" w:eastAsia="de-CH"/>
                  </w:rPr>
                </w:rPrChange>
              </w:rPr>
              <w:t>11.8.</w:t>
            </w:r>
            <w:r>
              <w:rPr>
                <w:rFonts w:ascii="Arial" w:hAnsi="Arial" w:eastAsia="Times New Roman" w:cs="Arial"/>
                <w:color w:val="000000"/>
                <w:sz w:val="20"/>
                <w:szCs w:val="20"/>
                <w:lang w:val="en-GB" w:eastAsia="de-CH"/>
                <w:rPrChange w:id="2919" w:author="薛媛媛（Grace）" w:date="2025-11-18T13:55:33Z">
                  <w:rPr>
                    <w:rFonts w:eastAsia="Times New Roman"/>
                    <w:color w:val="000000"/>
                    <w:sz w:val="20"/>
                    <w:szCs w:val="20"/>
                    <w:lang w:val="en-GB" w:eastAsia="de-CH"/>
                  </w:rPr>
                </w:rPrChange>
              </w:rPr>
              <w:tab/>
            </w:r>
            <w:r>
              <w:rPr>
                <w:rFonts w:ascii="Arial" w:hAnsi="Arial" w:eastAsia="Times New Roman" w:cs="Arial"/>
                <w:color w:val="000000"/>
                <w:sz w:val="20"/>
                <w:szCs w:val="20"/>
                <w:lang w:val="en-GB" w:eastAsia="de-CH"/>
                <w:rPrChange w:id="2920" w:author="薛媛媛（Grace）" w:date="2025-11-18T13:55:33Z">
                  <w:rPr>
                    <w:rFonts w:eastAsia="Times New Roman"/>
                    <w:color w:val="000000"/>
                    <w:sz w:val="20"/>
                    <w:szCs w:val="20"/>
                    <w:lang w:val="en-GB" w:eastAsia="de-CH"/>
                  </w:rPr>
                </w:rPrChange>
              </w:rPr>
              <w:t>The labelling of the device shall distinguish between identical or similar devices placed on the market in both a sterile and a non-sterile condition additional to the symbol used to indicate that devices are sterile.</w:t>
            </w:r>
          </w:p>
        </w:tc>
        <w:tc>
          <w:tcPr>
            <w:tcW w:w="1198" w:type="dxa"/>
            <w:shd w:val="clear" w:color="auto" w:fill="auto"/>
            <w:tcMar>
              <w:top w:w="113" w:type="dxa"/>
              <w:bottom w:w="113" w:type="dxa"/>
            </w:tcMar>
            <w:vAlign w:val="top"/>
          </w:tcPr>
          <w:p w14:paraId="16357DC1">
            <w:pPr>
              <w:rPr>
                <w:ins w:id="2921" w:author="薛媛媛（Grace）" w:date="2025-11-17T16:57:23Z"/>
                <w:rFonts w:hint="default" w:ascii="Arial" w:hAnsi="Arial" w:eastAsia="宋体" w:cs="Arial"/>
                <w:sz w:val="20"/>
                <w:szCs w:val="20"/>
                <w:lang w:val="en-GB" w:eastAsia="zh-CN" w:bidi="ar-SA"/>
                <w:rPrChange w:id="2922" w:author="薛媛媛（Grace）" w:date="2025-11-18T13:55:33Z">
                  <w:rPr>
                    <w:ins w:id="2923" w:author="薛媛媛（Grace）" w:date="2025-11-17T16:57:23Z"/>
                    <w:rFonts w:hint="default" w:ascii="Arial" w:hAnsi="Arial" w:eastAsia="宋体" w:cs="Arial"/>
                    <w:sz w:val="20"/>
                    <w:szCs w:val="20"/>
                    <w:lang w:val="en-GB" w:eastAsia="zh-CN" w:bidi="ar-SA"/>
                  </w:rPr>
                </w:rPrChange>
              </w:rPr>
            </w:pPr>
            <w:ins w:id="2924" w:author="薛媛媛（Grace）" w:date="2025-11-17T16:57:23Z">
              <w:r>
                <w:rPr>
                  <w:rFonts w:hint="default" w:ascii="Arial" w:hAnsi="Arial" w:eastAsia="宋体" w:cs="Arial"/>
                  <w:sz w:val="20"/>
                  <w:szCs w:val="20"/>
                  <w:lang w:val="en-US" w:eastAsia="zh-CN"/>
                  <w:rPrChange w:id="2925" w:author="薛媛媛（Grace）" w:date="2025-11-18T13:55:33Z">
                    <w:rPr>
                      <w:rFonts w:hint="eastAsia" w:eastAsia="宋体"/>
                      <w:sz w:val="20"/>
                      <w:szCs w:val="20"/>
                      <w:lang w:val="en-US" w:eastAsia="zh-CN"/>
                    </w:rPr>
                  </w:rPrChange>
                </w:rPr>
                <w:t>No</w:t>
              </w:r>
            </w:ins>
          </w:p>
        </w:tc>
        <w:tc>
          <w:tcPr>
            <w:tcW w:w="3078" w:type="dxa"/>
            <w:shd w:val="clear" w:color="auto" w:fill="auto"/>
            <w:tcMar>
              <w:top w:w="113" w:type="dxa"/>
              <w:bottom w:w="113" w:type="dxa"/>
            </w:tcMar>
            <w:vAlign w:val="top"/>
          </w:tcPr>
          <w:p w14:paraId="4852A86E">
            <w:pPr>
              <w:rPr>
                <w:ins w:id="2927" w:author="薛媛媛（Grace）" w:date="2025-11-17T16:57:23Z"/>
                <w:rFonts w:ascii="Arial" w:hAnsi="Arial" w:cs="Arial" w:eastAsiaTheme="minorHAnsi"/>
                <w:sz w:val="20"/>
                <w:szCs w:val="20"/>
                <w:lang w:val="en-GB" w:eastAsia="en-US" w:bidi="ar-SA"/>
                <w:rPrChange w:id="2928" w:author="薛媛媛（Grace）" w:date="2025-11-18T13:55:33Z">
                  <w:rPr>
                    <w:ins w:id="2929" w:author="薛媛媛（Grace）" w:date="2025-11-17T16:57:23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13538914">
            <w:pPr>
              <w:rPr>
                <w:ins w:id="2930" w:author="薛媛媛（Grace）" w:date="2025-11-17T16:57:23Z"/>
                <w:rFonts w:ascii="Arial" w:hAnsi="Arial" w:cs="Arial" w:eastAsiaTheme="minorHAnsi"/>
                <w:sz w:val="20"/>
                <w:szCs w:val="20"/>
                <w:lang w:val="en-GB" w:eastAsia="en-US" w:bidi="ar-SA"/>
                <w:rPrChange w:id="2931" w:author="薛媛媛（Grace）" w:date="2025-11-18T13:55:33Z">
                  <w:rPr>
                    <w:ins w:id="2932" w:author="薛媛媛（Grace）" w:date="2025-11-17T16:57:23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3942C3C9">
            <w:pPr>
              <w:rPr>
                <w:ins w:id="2933" w:author="薛媛媛（Grace）" w:date="2025-11-17T16:57:23Z"/>
                <w:rFonts w:ascii="Arial" w:hAnsi="Arial" w:cs="Arial" w:eastAsiaTheme="minorHAnsi"/>
                <w:sz w:val="20"/>
                <w:szCs w:val="20"/>
                <w:lang w:val="en-GB" w:eastAsia="en-US" w:bidi="ar-SA"/>
                <w:rPrChange w:id="2934" w:author="薛媛媛（Grace）" w:date="2025-11-18T13:55:33Z">
                  <w:rPr>
                    <w:ins w:id="2935" w:author="薛媛媛（Grace）" w:date="2025-11-17T16:57:23Z"/>
                    <w:rFonts w:ascii="Arial" w:hAnsi="Arial" w:cs="Arial" w:eastAsiaTheme="minorHAnsi"/>
                    <w:sz w:val="20"/>
                    <w:szCs w:val="20"/>
                    <w:lang w:val="en-GB" w:eastAsia="en-US" w:bidi="ar-SA"/>
                  </w:rPr>
                </w:rPrChange>
              </w:rPr>
            </w:pPr>
            <w:ins w:id="2936" w:author="薛媛媛（Grace）" w:date="2025-11-17T16:57:23Z">
              <w:r>
                <w:rPr>
                  <w:rFonts w:hint="default" w:ascii="Arial" w:hAnsi="Arial" w:cs="Arial" w:eastAsiaTheme="minorHAnsi"/>
                  <w:sz w:val="20"/>
                  <w:szCs w:val="20"/>
                  <w:lang w:val="en-GB" w:eastAsia="en-US" w:bidi="ar-SA"/>
                  <w:rPrChange w:id="2937" w:author="薛媛媛（Grace）" w:date="2025-11-18T13:55:33Z">
                    <w:rPr>
                      <w:rFonts w:hint="eastAsia" w:ascii="Arial" w:hAnsi="Arial" w:cs="Arial" w:eastAsiaTheme="minorHAnsi"/>
                      <w:sz w:val="20"/>
                      <w:szCs w:val="20"/>
                      <w:lang w:val="en-GB" w:eastAsia="en-US" w:bidi="ar-SA"/>
                    </w:rPr>
                  </w:rPrChange>
                </w:rPr>
                <w:t>Disposable products, non sterile products</w:t>
              </w:r>
            </w:ins>
          </w:p>
        </w:tc>
      </w:tr>
      <w:tr w14:paraId="0368A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2CBAE094">
            <w:pPr>
              <w:tabs>
                <w:tab w:val="left" w:pos="595"/>
              </w:tabs>
              <w:spacing w:before="120" w:line="240" w:lineRule="auto"/>
              <w:rPr>
                <w:rFonts w:ascii="Arial" w:hAnsi="Arial" w:eastAsia="Times New Roman" w:cs="Arial"/>
                <w:vanish/>
                <w:color w:val="000000"/>
                <w:sz w:val="20"/>
                <w:szCs w:val="20"/>
                <w:lang w:val="en-GB" w:eastAsia="de-CH"/>
                <w:rPrChange w:id="2939" w:author="薛媛媛（Grace）" w:date="2025-11-18T13:55:33Z">
                  <w:rPr>
                    <w:rFonts w:eastAsia="Times New Roman"/>
                    <w:vanish/>
                    <w:color w:val="000000"/>
                    <w:sz w:val="20"/>
                    <w:szCs w:val="20"/>
                    <w:lang w:val="en-GB" w:eastAsia="de-CH"/>
                  </w:rPr>
                </w:rPrChange>
              </w:rPr>
            </w:pPr>
            <w:r>
              <w:rPr>
                <w:rFonts w:ascii="Arial" w:hAnsi="Arial" w:eastAsia="Times New Roman" w:cs="Arial"/>
                <w:b/>
                <w:color w:val="000000"/>
                <w:sz w:val="20"/>
                <w:szCs w:val="20"/>
                <w:lang w:val="en-GB" w:eastAsia="de-CH"/>
                <w:rPrChange w:id="2940" w:author="薛媛媛（Grace）" w:date="2025-11-18T13:55:33Z">
                  <w:rPr>
                    <w:rFonts w:eastAsia="Times New Roman"/>
                    <w:b/>
                    <w:color w:val="000000"/>
                    <w:sz w:val="20"/>
                    <w:szCs w:val="20"/>
                    <w:lang w:val="en-GB" w:eastAsia="de-CH"/>
                  </w:rPr>
                </w:rPrChange>
              </w:rPr>
              <w:t>12.</w:t>
            </w:r>
            <w:r>
              <w:rPr>
                <w:rFonts w:ascii="Arial" w:hAnsi="Arial" w:eastAsia="Times New Roman" w:cs="Arial"/>
                <w:b/>
                <w:color w:val="000000"/>
                <w:sz w:val="20"/>
                <w:szCs w:val="20"/>
                <w:lang w:val="en-GB" w:eastAsia="de-CH"/>
                <w:rPrChange w:id="2941" w:author="薛媛媛（Grace）" w:date="2025-11-18T13:55:33Z">
                  <w:rPr>
                    <w:rFonts w:eastAsia="Times New Roman"/>
                    <w:b/>
                    <w:color w:val="000000"/>
                    <w:sz w:val="20"/>
                    <w:szCs w:val="20"/>
                    <w:lang w:val="en-GB" w:eastAsia="de-CH"/>
                  </w:rPr>
                </w:rPrChange>
              </w:rPr>
              <w:tab/>
            </w:r>
            <w:r>
              <w:rPr>
                <w:rFonts w:ascii="Arial" w:hAnsi="Arial" w:eastAsia="Times New Roman" w:cs="Arial"/>
                <w:b/>
                <w:color w:val="000000"/>
                <w:sz w:val="20"/>
                <w:szCs w:val="20"/>
                <w:lang w:val="en-GB" w:eastAsia="de-CH"/>
                <w:rPrChange w:id="2942" w:author="薛媛媛（Grace）" w:date="2025-11-18T13:55:33Z">
                  <w:rPr>
                    <w:rFonts w:eastAsia="Times New Roman"/>
                    <w:b/>
                    <w:color w:val="000000"/>
                    <w:sz w:val="20"/>
                    <w:szCs w:val="20"/>
                    <w:lang w:val="en-GB" w:eastAsia="de-CH"/>
                  </w:rPr>
                </w:rPrChange>
              </w:rPr>
              <w:t>Devices incorporating a substance considered to be a medicinal product and devices that are composed of substances or of combinations of substances that are absorbed by or locally dispersed in the human body.</w:t>
            </w:r>
          </w:p>
        </w:tc>
        <w:tc>
          <w:tcPr>
            <w:tcW w:w="1198" w:type="dxa"/>
            <w:tcMar>
              <w:top w:w="113" w:type="dxa"/>
              <w:bottom w:w="113" w:type="dxa"/>
            </w:tcMar>
          </w:tcPr>
          <w:p w14:paraId="7264657E">
            <w:pPr>
              <w:rPr>
                <w:rFonts w:ascii="Arial" w:hAnsi="Arial" w:cs="Arial"/>
                <w:sz w:val="20"/>
                <w:szCs w:val="20"/>
                <w:lang w:val="en-GB"/>
                <w:rPrChange w:id="2943" w:author="薛媛媛（Grace）" w:date="2025-11-18T13:55:33Z">
                  <w:rPr>
                    <w:sz w:val="20"/>
                    <w:szCs w:val="20"/>
                    <w:lang w:val="en-GB"/>
                  </w:rPr>
                </w:rPrChange>
              </w:rPr>
            </w:pPr>
          </w:p>
        </w:tc>
        <w:tc>
          <w:tcPr>
            <w:tcW w:w="3078" w:type="dxa"/>
            <w:tcMar>
              <w:top w:w="113" w:type="dxa"/>
              <w:bottom w:w="113" w:type="dxa"/>
            </w:tcMar>
          </w:tcPr>
          <w:p w14:paraId="53BEF0FC">
            <w:pPr>
              <w:rPr>
                <w:rFonts w:ascii="Arial" w:hAnsi="Arial" w:cs="Arial"/>
                <w:sz w:val="20"/>
                <w:szCs w:val="20"/>
                <w:lang w:val="en-GB"/>
                <w:rPrChange w:id="2944" w:author="薛媛媛（Grace）" w:date="2025-11-18T13:55:33Z">
                  <w:rPr>
                    <w:sz w:val="20"/>
                    <w:szCs w:val="20"/>
                    <w:lang w:val="en-GB"/>
                  </w:rPr>
                </w:rPrChange>
              </w:rPr>
            </w:pPr>
          </w:p>
        </w:tc>
        <w:tc>
          <w:tcPr>
            <w:tcW w:w="3078" w:type="dxa"/>
            <w:tcMar>
              <w:top w:w="113" w:type="dxa"/>
              <w:bottom w:w="113" w:type="dxa"/>
            </w:tcMar>
          </w:tcPr>
          <w:p w14:paraId="37C800DA">
            <w:pPr>
              <w:rPr>
                <w:rFonts w:ascii="Arial" w:hAnsi="Arial" w:cs="Arial"/>
                <w:sz w:val="20"/>
                <w:szCs w:val="20"/>
                <w:lang w:val="en-GB"/>
                <w:rPrChange w:id="2945" w:author="薛媛媛（Grace）" w:date="2025-11-18T13:55:33Z">
                  <w:rPr>
                    <w:sz w:val="20"/>
                    <w:szCs w:val="20"/>
                    <w:lang w:val="en-GB"/>
                  </w:rPr>
                </w:rPrChange>
              </w:rPr>
            </w:pPr>
          </w:p>
        </w:tc>
        <w:tc>
          <w:tcPr>
            <w:tcW w:w="3078" w:type="dxa"/>
            <w:tcMar>
              <w:top w:w="113" w:type="dxa"/>
              <w:bottom w:w="113" w:type="dxa"/>
            </w:tcMar>
          </w:tcPr>
          <w:p w14:paraId="60073D13">
            <w:pPr>
              <w:rPr>
                <w:rFonts w:ascii="Arial" w:hAnsi="Arial" w:cs="Arial"/>
                <w:sz w:val="20"/>
                <w:szCs w:val="20"/>
                <w:lang w:val="en-GB"/>
                <w:rPrChange w:id="2946" w:author="薛媛媛（Grace）" w:date="2025-11-18T13:55:33Z">
                  <w:rPr>
                    <w:sz w:val="20"/>
                    <w:szCs w:val="20"/>
                    <w:lang w:val="en-GB"/>
                  </w:rPr>
                </w:rPrChange>
              </w:rPr>
            </w:pPr>
          </w:p>
        </w:tc>
      </w:tr>
      <w:tr w14:paraId="31841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20A66B4F">
            <w:pPr>
              <w:tabs>
                <w:tab w:val="left" w:pos="595"/>
              </w:tabs>
              <w:spacing w:before="120" w:line="240" w:lineRule="auto"/>
              <w:rPr>
                <w:rFonts w:ascii="Arial" w:hAnsi="Arial" w:eastAsia="Times New Roman" w:cs="Arial"/>
                <w:vanish/>
                <w:color w:val="000000"/>
                <w:sz w:val="20"/>
                <w:szCs w:val="20"/>
                <w:lang w:val="en-GB" w:eastAsia="de-CH"/>
                <w:rPrChange w:id="2947" w:author="薛媛媛（Grace）" w:date="2025-11-18T13:55:33Z">
                  <w:rPr>
                    <w:rFonts w:eastAsia="Times New Roman"/>
                    <w:vanish/>
                    <w:color w:val="000000"/>
                    <w:sz w:val="20"/>
                    <w:szCs w:val="20"/>
                    <w:lang w:val="en-GB" w:eastAsia="de-CH"/>
                  </w:rPr>
                </w:rPrChange>
              </w:rPr>
            </w:pPr>
            <w:r>
              <w:rPr>
                <w:rFonts w:ascii="Arial" w:hAnsi="Arial" w:cs="Arial"/>
                <w:sz w:val="20"/>
                <w:szCs w:val="20"/>
                <w:lang w:val="en-GB"/>
                <w:rPrChange w:id="2948" w:author="薛媛媛（Grace）" w:date="2025-11-18T13:55:33Z">
                  <w:rPr>
                    <w:sz w:val="20"/>
                    <w:szCs w:val="20"/>
                    <w:lang w:val="en-GB"/>
                  </w:rPr>
                </w:rPrChange>
              </w:rPr>
              <w:t>12.1.</w:t>
            </w:r>
            <w:r>
              <w:rPr>
                <w:rFonts w:ascii="Arial" w:hAnsi="Arial" w:cs="Arial"/>
                <w:sz w:val="20"/>
                <w:szCs w:val="20"/>
                <w:lang w:val="en-GB"/>
                <w:rPrChange w:id="2949" w:author="薛媛媛（Grace）" w:date="2025-11-18T13:55:33Z">
                  <w:rPr>
                    <w:sz w:val="20"/>
                    <w:szCs w:val="20"/>
                    <w:lang w:val="en-GB"/>
                  </w:rPr>
                </w:rPrChange>
              </w:rPr>
              <w:tab/>
            </w:r>
            <w:r>
              <w:rPr>
                <w:rFonts w:ascii="Arial" w:hAnsi="Arial" w:cs="Arial"/>
                <w:sz w:val="20"/>
                <w:szCs w:val="20"/>
                <w:lang w:val="en-GB"/>
                <w:rPrChange w:id="2950" w:author="薛媛媛（Grace）" w:date="2025-11-18T13:55:33Z">
                  <w:rPr>
                    <w:sz w:val="20"/>
                    <w:szCs w:val="20"/>
                    <w:lang w:val="en-GB"/>
                  </w:rPr>
                </w:rPrChange>
              </w:rPr>
              <w:t>In the case of devices referred to in the first subparagraph of Article 1(8), the quality, safety and usefulness of the substance which, if used separately, would be considered to be a medicinal product within the meaning of point (2) of Article 1 of Directive 2001/83/EC, shall be verified by analogy with the methods specified in Annex I to Directive 2001/83/EC, as required by the applicable conformity assessment procedure under this Regulation.</w:t>
            </w:r>
          </w:p>
        </w:tc>
        <w:tc>
          <w:tcPr>
            <w:tcW w:w="1198" w:type="dxa"/>
            <w:tcMar>
              <w:top w:w="113" w:type="dxa"/>
              <w:bottom w:w="113" w:type="dxa"/>
            </w:tcMar>
          </w:tcPr>
          <w:p w14:paraId="0679FB5D">
            <w:pPr>
              <w:rPr>
                <w:rFonts w:hint="default" w:ascii="Arial" w:hAnsi="Arial" w:eastAsia="宋体" w:cs="Arial"/>
                <w:sz w:val="20"/>
                <w:szCs w:val="20"/>
                <w:lang w:val="en-US" w:eastAsia="zh-CN"/>
                <w:rPrChange w:id="2951" w:author="薛媛媛（Grace）" w:date="2025-11-18T13:55:33Z">
                  <w:rPr>
                    <w:rFonts w:hint="default" w:eastAsia="宋体"/>
                    <w:sz w:val="20"/>
                    <w:szCs w:val="20"/>
                    <w:lang w:val="en-US" w:eastAsia="zh-CN"/>
                  </w:rPr>
                </w:rPrChange>
              </w:rPr>
            </w:pPr>
            <w:ins w:id="2952" w:author="薛媛媛（Grace）" w:date="2025-11-17T17:14:01Z">
              <w:r>
                <w:rPr>
                  <w:rFonts w:hint="default" w:ascii="Arial" w:hAnsi="Arial" w:eastAsia="宋体" w:cs="Arial"/>
                  <w:sz w:val="20"/>
                  <w:szCs w:val="20"/>
                  <w:lang w:val="en-US" w:eastAsia="zh-CN"/>
                  <w:rPrChange w:id="2953" w:author="薛媛媛（Grace）" w:date="2025-11-18T13:55:33Z">
                    <w:rPr>
                      <w:rFonts w:hint="eastAsia" w:eastAsia="宋体"/>
                      <w:sz w:val="20"/>
                      <w:szCs w:val="20"/>
                      <w:lang w:val="en-US" w:eastAsia="zh-CN"/>
                    </w:rPr>
                  </w:rPrChange>
                </w:rPr>
                <w:t>N</w:t>
              </w:r>
            </w:ins>
            <w:ins w:id="2955" w:author="薛媛媛（Grace）" w:date="2025-11-17T17:14:02Z">
              <w:r>
                <w:rPr>
                  <w:rFonts w:hint="default" w:ascii="Arial" w:hAnsi="Arial" w:eastAsia="宋体" w:cs="Arial"/>
                  <w:sz w:val="20"/>
                  <w:szCs w:val="20"/>
                  <w:lang w:val="en-US" w:eastAsia="zh-CN"/>
                  <w:rPrChange w:id="2956" w:author="薛媛媛（Grace）" w:date="2025-11-18T13:55:33Z">
                    <w:rPr>
                      <w:rFonts w:hint="eastAsia" w:eastAsia="宋体"/>
                      <w:sz w:val="20"/>
                      <w:szCs w:val="20"/>
                      <w:lang w:val="en-US" w:eastAsia="zh-CN"/>
                    </w:rPr>
                  </w:rPrChange>
                </w:rPr>
                <w:t>o</w:t>
              </w:r>
            </w:ins>
          </w:p>
        </w:tc>
        <w:tc>
          <w:tcPr>
            <w:tcW w:w="3078" w:type="dxa"/>
            <w:tcMar>
              <w:top w:w="113" w:type="dxa"/>
              <w:bottom w:w="113" w:type="dxa"/>
            </w:tcMar>
          </w:tcPr>
          <w:p w14:paraId="70EC3A25">
            <w:pPr>
              <w:rPr>
                <w:rFonts w:ascii="Arial" w:hAnsi="Arial" w:cs="Arial"/>
                <w:sz w:val="20"/>
                <w:szCs w:val="20"/>
                <w:lang w:val="en-GB"/>
                <w:rPrChange w:id="2958" w:author="薛媛媛（Grace）" w:date="2025-11-18T13:55:33Z">
                  <w:rPr>
                    <w:sz w:val="20"/>
                    <w:szCs w:val="20"/>
                    <w:lang w:val="en-GB"/>
                  </w:rPr>
                </w:rPrChange>
              </w:rPr>
            </w:pPr>
          </w:p>
        </w:tc>
        <w:tc>
          <w:tcPr>
            <w:tcW w:w="3078" w:type="dxa"/>
            <w:tcMar>
              <w:top w:w="113" w:type="dxa"/>
              <w:bottom w:w="113" w:type="dxa"/>
            </w:tcMar>
          </w:tcPr>
          <w:p w14:paraId="1AC24B2D">
            <w:pPr>
              <w:rPr>
                <w:rFonts w:ascii="Arial" w:hAnsi="Arial" w:cs="Arial"/>
                <w:sz w:val="20"/>
                <w:szCs w:val="20"/>
                <w:lang w:val="en-GB"/>
                <w:rPrChange w:id="2959" w:author="薛媛媛（Grace）" w:date="2025-11-18T13:55:33Z">
                  <w:rPr>
                    <w:sz w:val="20"/>
                    <w:szCs w:val="20"/>
                    <w:lang w:val="en-GB"/>
                  </w:rPr>
                </w:rPrChange>
              </w:rPr>
            </w:pPr>
          </w:p>
        </w:tc>
        <w:tc>
          <w:tcPr>
            <w:tcW w:w="3078" w:type="dxa"/>
            <w:tcMar>
              <w:top w:w="113" w:type="dxa"/>
              <w:bottom w:w="113" w:type="dxa"/>
            </w:tcMar>
          </w:tcPr>
          <w:p w14:paraId="60036D0B">
            <w:pPr>
              <w:rPr>
                <w:rFonts w:ascii="Arial" w:hAnsi="Arial" w:cs="Arial"/>
                <w:sz w:val="20"/>
                <w:szCs w:val="20"/>
                <w:lang w:val="en-GB"/>
                <w:rPrChange w:id="2960" w:author="薛媛媛（Grace）" w:date="2025-11-18T13:55:33Z">
                  <w:rPr>
                    <w:sz w:val="20"/>
                    <w:szCs w:val="20"/>
                    <w:lang w:val="en-GB"/>
                  </w:rPr>
                </w:rPrChange>
              </w:rPr>
            </w:pPr>
            <w:ins w:id="2961" w:author="薛媛媛（Grace）" w:date="2025-11-17T17:12:39Z">
              <w:r>
                <w:rPr>
                  <w:rFonts w:hint="default" w:ascii="Arial" w:hAnsi="Arial" w:cs="Arial"/>
                  <w:sz w:val="20"/>
                  <w:szCs w:val="20"/>
                  <w:lang w:val="en-GB"/>
                  <w:rPrChange w:id="2962" w:author="薛媛媛（Grace）" w:date="2025-11-18T13:55:33Z">
                    <w:rPr>
                      <w:rFonts w:hint="eastAsia"/>
                      <w:sz w:val="20"/>
                      <w:szCs w:val="20"/>
                      <w:lang w:val="en-GB"/>
                    </w:rPr>
                  </w:rPrChange>
                </w:rPr>
                <w:t>The core function of an epinephrine auto-injector is to deliver epinephrine (a medicinal product) for the emergency treatment of anaphylactic reactions. Within the EU regulatory framework, it is classified as a "combination product of medicinal product and medical device", with the medicinal product as the dominant component.</w:t>
              </w:r>
            </w:ins>
            <w:ins w:id="2964" w:author="薛媛媛（Grace）" w:date="2025-11-17T17:13:57Z">
              <w:r>
                <w:rPr>
                  <w:rFonts w:hint="default" w:ascii="Arial" w:hAnsi="Arial" w:cs="Arial"/>
                  <w:sz w:val="20"/>
                  <w:szCs w:val="20"/>
                  <w:lang w:val="en-GB"/>
                  <w:rPrChange w:id="2965" w:author="薛媛媛（Grace）" w:date="2025-11-18T13:55:33Z">
                    <w:rPr>
                      <w:rFonts w:hint="eastAsia"/>
                      <w:sz w:val="20"/>
                      <w:szCs w:val="20"/>
                      <w:lang w:val="en-GB"/>
                    </w:rPr>
                  </w:rPrChange>
                </w:rPr>
                <w:t xml:space="preserve">Its safety and effectiveness depend primarily on the quality and dosage accuracy of epinephrine, rather than the "device function" of the auto-injector itself. </w:t>
              </w:r>
            </w:ins>
          </w:p>
        </w:tc>
      </w:tr>
      <w:tr w14:paraId="3DA4B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0EC5BEED">
            <w:pPr>
              <w:rPr>
                <w:rFonts w:ascii="Arial" w:hAnsi="Arial" w:cs="Arial"/>
                <w:sz w:val="20"/>
                <w:szCs w:val="20"/>
                <w:lang w:val="en-GB"/>
                <w:rPrChange w:id="2967" w:author="薛媛媛（Grace）" w:date="2025-11-18T13:55:33Z">
                  <w:rPr>
                    <w:sz w:val="20"/>
                    <w:szCs w:val="20"/>
                    <w:lang w:val="en-GB"/>
                  </w:rPr>
                </w:rPrChange>
              </w:rPr>
            </w:pPr>
            <w:r>
              <w:rPr>
                <w:rFonts w:ascii="Arial" w:hAnsi="Arial" w:cs="Arial"/>
                <w:sz w:val="20"/>
                <w:szCs w:val="20"/>
                <w:lang w:val="en-GB"/>
                <w:rPrChange w:id="2968" w:author="薛媛媛（Grace）" w:date="2025-11-18T13:55:33Z">
                  <w:rPr>
                    <w:sz w:val="20"/>
                    <w:szCs w:val="20"/>
                    <w:lang w:val="en-GB"/>
                  </w:rPr>
                </w:rPrChange>
              </w:rPr>
              <w:t>12.2.</w:t>
            </w:r>
            <w:r>
              <w:rPr>
                <w:rFonts w:ascii="Arial" w:hAnsi="Arial" w:cs="Arial"/>
                <w:sz w:val="20"/>
                <w:szCs w:val="20"/>
                <w:lang w:val="en-GB"/>
                <w:rPrChange w:id="2969" w:author="薛媛媛（Grace）" w:date="2025-11-18T13:55:33Z">
                  <w:rPr>
                    <w:sz w:val="20"/>
                    <w:szCs w:val="20"/>
                    <w:lang w:val="en-GB"/>
                  </w:rPr>
                </w:rPrChange>
              </w:rPr>
              <w:tab/>
            </w:r>
            <w:r>
              <w:rPr>
                <w:rFonts w:ascii="Arial" w:hAnsi="Arial" w:cs="Arial"/>
                <w:sz w:val="20"/>
                <w:szCs w:val="20"/>
                <w:lang w:val="en-GB"/>
                <w:rPrChange w:id="2970" w:author="薛媛媛（Grace）" w:date="2025-11-18T13:55:33Z">
                  <w:rPr>
                    <w:sz w:val="20"/>
                    <w:szCs w:val="20"/>
                    <w:lang w:val="en-GB"/>
                  </w:rPr>
                </w:rPrChange>
              </w:rPr>
              <w:t>Devices that are composed of substances or of combinations of substances that are intended to be introduced into the human body, and that are absorbed by or locally dispersed in the human body shall comply, where applicable and in a manner limited to the aspects not covered by this Regulation, with the relevant requirements laid down in Annex I to Directive 2001/83/EC for the evaluation of absorption, distribution, metabolism, excretion, local tolerance, toxicity, interaction with other devices, medicinal products or other substances and potential for adverse reactions, as required by the applicable conformity assessment procedure under this Regulation.</w:t>
            </w:r>
          </w:p>
        </w:tc>
        <w:tc>
          <w:tcPr>
            <w:tcW w:w="1198" w:type="dxa"/>
            <w:shd w:val="clear" w:color="auto" w:fill="auto"/>
            <w:tcMar>
              <w:top w:w="113" w:type="dxa"/>
              <w:bottom w:w="113" w:type="dxa"/>
            </w:tcMar>
            <w:vAlign w:val="top"/>
          </w:tcPr>
          <w:p w14:paraId="306BE518">
            <w:pPr>
              <w:rPr>
                <w:ins w:id="2971" w:author="薛媛媛（Grace）" w:date="2025-11-17T17:14:08Z"/>
                <w:rFonts w:hint="default" w:ascii="Arial" w:hAnsi="Arial" w:eastAsia="宋体" w:cs="Arial"/>
                <w:sz w:val="20"/>
                <w:szCs w:val="20"/>
                <w:lang w:val="en-GB" w:eastAsia="zh-CN" w:bidi="ar-SA"/>
                <w:rPrChange w:id="2972" w:author="薛媛媛（Grace）" w:date="2025-11-18T13:55:33Z">
                  <w:rPr>
                    <w:ins w:id="2973" w:author="薛媛媛（Grace）" w:date="2025-11-17T17:14:08Z"/>
                    <w:rFonts w:hint="default" w:ascii="Arial" w:hAnsi="Arial" w:eastAsia="宋体" w:cs="Arial"/>
                    <w:sz w:val="20"/>
                    <w:szCs w:val="20"/>
                    <w:lang w:val="en-GB" w:eastAsia="zh-CN" w:bidi="ar-SA"/>
                  </w:rPr>
                </w:rPrChange>
              </w:rPr>
            </w:pPr>
            <w:ins w:id="2974" w:author="薛媛媛（Grace）" w:date="2025-11-17T17:14:08Z">
              <w:r>
                <w:rPr>
                  <w:rFonts w:hint="default" w:ascii="Arial" w:hAnsi="Arial" w:eastAsia="宋体" w:cs="Arial"/>
                  <w:sz w:val="20"/>
                  <w:szCs w:val="20"/>
                  <w:lang w:val="en-US" w:eastAsia="zh-CN"/>
                  <w:rPrChange w:id="2975" w:author="薛媛媛（Grace）" w:date="2025-11-18T13:55:33Z">
                    <w:rPr>
                      <w:rFonts w:hint="eastAsia" w:eastAsia="宋体"/>
                      <w:sz w:val="20"/>
                      <w:szCs w:val="20"/>
                      <w:lang w:val="en-US" w:eastAsia="zh-CN"/>
                    </w:rPr>
                  </w:rPrChange>
                </w:rPr>
                <w:t>No</w:t>
              </w:r>
            </w:ins>
          </w:p>
        </w:tc>
        <w:tc>
          <w:tcPr>
            <w:tcW w:w="3078" w:type="dxa"/>
            <w:shd w:val="clear" w:color="auto" w:fill="auto"/>
            <w:tcMar>
              <w:top w:w="113" w:type="dxa"/>
              <w:bottom w:w="113" w:type="dxa"/>
            </w:tcMar>
            <w:vAlign w:val="top"/>
          </w:tcPr>
          <w:p w14:paraId="4D8BC857">
            <w:pPr>
              <w:rPr>
                <w:ins w:id="2977" w:author="薛媛媛（Grace）" w:date="2025-11-17T17:14:08Z"/>
                <w:rFonts w:ascii="Arial" w:hAnsi="Arial" w:cs="Arial" w:eastAsiaTheme="minorHAnsi"/>
                <w:sz w:val="20"/>
                <w:szCs w:val="20"/>
                <w:lang w:val="en-GB" w:eastAsia="en-US" w:bidi="ar-SA"/>
                <w:rPrChange w:id="2978" w:author="薛媛媛（Grace）" w:date="2025-11-18T13:55:33Z">
                  <w:rPr>
                    <w:ins w:id="2979" w:author="薛媛媛（Grace）" w:date="2025-11-17T17:14:08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7A9B8AD7">
            <w:pPr>
              <w:rPr>
                <w:ins w:id="2980" w:author="薛媛媛（Grace）" w:date="2025-11-17T17:14:08Z"/>
                <w:rFonts w:ascii="Arial" w:hAnsi="Arial" w:cs="Arial" w:eastAsiaTheme="minorHAnsi"/>
                <w:sz w:val="20"/>
                <w:szCs w:val="20"/>
                <w:lang w:val="en-GB" w:eastAsia="en-US" w:bidi="ar-SA"/>
                <w:rPrChange w:id="2981" w:author="薛媛媛（Grace）" w:date="2025-11-18T13:55:33Z">
                  <w:rPr>
                    <w:ins w:id="2982" w:author="薛媛媛（Grace）" w:date="2025-11-17T17:14:08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6BCB9A32">
            <w:pPr>
              <w:rPr>
                <w:ins w:id="2983" w:author="薛媛媛（Grace）" w:date="2025-11-17T17:14:08Z"/>
                <w:rFonts w:ascii="Arial" w:hAnsi="Arial" w:cs="Arial" w:eastAsiaTheme="minorHAnsi"/>
                <w:sz w:val="20"/>
                <w:szCs w:val="20"/>
                <w:lang w:val="en-GB" w:eastAsia="en-US" w:bidi="ar-SA"/>
                <w:rPrChange w:id="2984" w:author="薛媛媛（Grace）" w:date="2025-11-18T13:55:33Z">
                  <w:rPr>
                    <w:ins w:id="2985" w:author="薛媛媛（Grace）" w:date="2025-11-17T17:14:08Z"/>
                    <w:rFonts w:ascii="Arial" w:hAnsi="Arial" w:cs="Arial" w:eastAsiaTheme="minorHAnsi"/>
                    <w:sz w:val="20"/>
                    <w:szCs w:val="20"/>
                    <w:lang w:val="en-GB" w:eastAsia="en-US" w:bidi="ar-SA"/>
                  </w:rPr>
                </w:rPrChange>
              </w:rPr>
            </w:pPr>
            <w:ins w:id="2986" w:author="薛媛媛（Grace）" w:date="2025-11-17T17:14:08Z">
              <w:r>
                <w:rPr>
                  <w:rFonts w:hint="default" w:ascii="Arial" w:hAnsi="Arial" w:cs="Arial"/>
                  <w:sz w:val="20"/>
                  <w:szCs w:val="20"/>
                  <w:lang w:val="en-GB"/>
                  <w:rPrChange w:id="2987" w:author="薛媛媛（Grace）" w:date="2025-11-18T13:55:33Z">
                    <w:rPr>
                      <w:rFonts w:hint="eastAsia"/>
                      <w:sz w:val="20"/>
                      <w:szCs w:val="20"/>
                      <w:lang w:val="en-GB"/>
                    </w:rPr>
                  </w:rPrChange>
                </w:rPr>
                <w:t xml:space="preserve">The core function of an epinephrine auto-injector is to deliver epinephrine (a medicinal product) for the emergency treatment of anaphylactic reactions. Within the EU regulatory framework, it is classified as a "combination product of medicinal product and medical device", with the medicinal product as the dominant component.Its safety and effectiveness depend primarily on the quality and dosage accuracy of epinephrine, rather than the "device function" of the auto-injector itself. </w:t>
              </w:r>
            </w:ins>
          </w:p>
        </w:tc>
      </w:tr>
      <w:tr w14:paraId="6C488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4AB87DBA">
            <w:pPr>
              <w:rPr>
                <w:rFonts w:ascii="Arial" w:hAnsi="Arial" w:cs="Arial"/>
                <w:b/>
                <w:sz w:val="20"/>
                <w:szCs w:val="20"/>
                <w:lang w:val="en-GB"/>
                <w:rPrChange w:id="2989" w:author="薛媛媛（Grace）" w:date="2025-11-18T13:55:33Z">
                  <w:rPr>
                    <w:b/>
                    <w:sz w:val="20"/>
                    <w:szCs w:val="20"/>
                    <w:lang w:val="en-GB"/>
                  </w:rPr>
                </w:rPrChange>
              </w:rPr>
            </w:pPr>
            <w:r>
              <w:rPr>
                <w:rFonts w:ascii="Arial" w:hAnsi="Arial" w:cs="Arial"/>
                <w:b/>
                <w:sz w:val="20"/>
                <w:szCs w:val="20"/>
                <w:lang w:val="en-GB"/>
                <w:rPrChange w:id="2990" w:author="薛媛媛（Grace）" w:date="2025-11-18T13:55:33Z">
                  <w:rPr>
                    <w:b/>
                    <w:sz w:val="20"/>
                    <w:szCs w:val="20"/>
                    <w:lang w:val="en-GB"/>
                  </w:rPr>
                </w:rPrChange>
              </w:rPr>
              <w:t>13.</w:t>
            </w:r>
            <w:r>
              <w:rPr>
                <w:rFonts w:ascii="Arial" w:hAnsi="Arial" w:cs="Arial"/>
                <w:b/>
                <w:sz w:val="20"/>
                <w:szCs w:val="20"/>
                <w:lang w:val="en-GB"/>
                <w:rPrChange w:id="2991" w:author="薛媛媛（Grace）" w:date="2025-11-18T13:55:33Z">
                  <w:rPr>
                    <w:b/>
                    <w:sz w:val="20"/>
                    <w:szCs w:val="20"/>
                    <w:lang w:val="en-GB"/>
                  </w:rPr>
                </w:rPrChange>
              </w:rPr>
              <w:tab/>
            </w:r>
            <w:r>
              <w:rPr>
                <w:rFonts w:ascii="Arial" w:hAnsi="Arial" w:cs="Arial"/>
                <w:b/>
                <w:sz w:val="20"/>
                <w:szCs w:val="20"/>
                <w:lang w:val="en-GB"/>
                <w:rPrChange w:id="2992" w:author="薛媛媛（Grace）" w:date="2025-11-18T13:55:33Z">
                  <w:rPr>
                    <w:b/>
                    <w:sz w:val="20"/>
                    <w:szCs w:val="20"/>
                    <w:lang w:val="en-GB"/>
                  </w:rPr>
                </w:rPrChange>
              </w:rPr>
              <w:t>Devices incorporating materials of biological origin</w:t>
            </w:r>
          </w:p>
        </w:tc>
        <w:tc>
          <w:tcPr>
            <w:tcW w:w="1198" w:type="dxa"/>
            <w:tcMar>
              <w:top w:w="113" w:type="dxa"/>
              <w:bottom w:w="113" w:type="dxa"/>
            </w:tcMar>
          </w:tcPr>
          <w:p w14:paraId="316E79EC">
            <w:pPr>
              <w:rPr>
                <w:rFonts w:ascii="Arial" w:hAnsi="Arial" w:cs="Arial"/>
                <w:sz w:val="20"/>
                <w:szCs w:val="20"/>
                <w:lang w:val="en-GB"/>
                <w:rPrChange w:id="2993" w:author="薛媛媛（Grace）" w:date="2025-11-18T13:55:33Z">
                  <w:rPr>
                    <w:sz w:val="20"/>
                    <w:szCs w:val="20"/>
                    <w:lang w:val="en-GB"/>
                  </w:rPr>
                </w:rPrChange>
              </w:rPr>
            </w:pPr>
          </w:p>
        </w:tc>
        <w:tc>
          <w:tcPr>
            <w:tcW w:w="3078" w:type="dxa"/>
            <w:tcMar>
              <w:top w:w="113" w:type="dxa"/>
              <w:bottom w:w="113" w:type="dxa"/>
            </w:tcMar>
          </w:tcPr>
          <w:p w14:paraId="372C672D">
            <w:pPr>
              <w:rPr>
                <w:rFonts w:ascii="Arial" w:hAnsi="Arial" w:cs="Arial"/>
                <w:sz w:val="20"/>
                <w:szCs w:val="20"/>
                <w:lang w:val="en-GB"/>
                <w:rPrChange w:id="2994" w:author="薛媛媛（Grace）" w:date="2025-11-18T13:55:33Z">
                  <w:rPr>
                    <w:sz w:val="20"/>
                    <w:szCs w:val="20"/>
                    <w:lang w:val="en-GB"/>
                  </w:rPr>
                </w:rPrChange>
              </w:rPr>
            </w:pPr>
          </w:p>
        </w:tc>
        <w:tc>
          <w:tcPr>
            <w:tcW w:w="3078" w:type="dxa"/>
            <w:tcMar>
              <w:top w:w="113" w:type="dxa"/>
              <w:bottom w:w="113" w:type="dxa"/>
            </w:tcMar>
          </w:tcPr>
          <w:p w14:paraId="18838C4F">
            <w:pPr>
              <w:rPr>
                <w:rFonts w:ascii="Arial" w:hAnsi="Arial" w:cs="Arial"/>
                <w:sz w:val="20"/>
                <w:szCs w:val="20"/>
                <w:lang w:val="en-GB"/>
                <w:rPrChange w:id="2995" w:author="薛媛媛（Grace）" w:date="2025-11-18T13:55:33Z">
                  <w:rPr>
                    <w:sz w:val="20"/>
                    <w:szCs w:val="20"/>
                    <w:lang w:val="en-GB"/>
                  </w:rPr>
                </w:rPrChange>
              </w:rPr>
            </w:pPr>
          </w:p>
        </w:tc>
        <w:tc>
          <w:tcPr>
            <w:tcW w:w="3078" w:type="dxa"/>
            <w:tcMar>
              <w:top w:w="113" w:type="dxa"/>
              <w:bottom w:w="113" w:type="dxa"/>
            </w:tcMar>
          </w:tcPr>
          <w:p w14:paraId="54075987">
            <w:pPr>
              <w:rPr>
                <w:rFonts w:ascii="Arial" w:hAnsi="Arial" w:cs="Arial"/>
                <w:sz w:val="20"/>
                <w:szCs w:val="20"/>
                <w:lang w:val="en-GB"/>
                <w:rPrChange w:id="2996" w:author="薛媛媛（Grace）" w:date="2025-11-18T13:55:33Z">
                  <w:rPr>
                    <w:sz w:val="20"/>
                    <w:szCs w:val="20"/>
                    <w:lang w:val="en-GB"/>
                  </w:rPr>
                </w:rPrChange>
              </w:rPr>
            </w:pPr>
          </w:p>
        </w:tc>
      </w:tr>
      <w:tr w14:paraId="73404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140B78B6">
            <w:pPr>
              <w:rPr>
                <w:rFonts w:ascii="Arial" w:hAnsi="Arial" w:cs="Arial"/>
                <w:sz w:val="20"/>
                <w:szCs w:val="20"/>
                <w:lang w:val="en-GB"/>
                <w:rPrChange w:id="2997" w:author="薛媛媛（Grace）" w:date="2025-11-18T13:55:33Z">
                  <w:rPr>
                    <w:sz w:val="20"/>
                    <w:szCs w:val="20"/>
                    <w:lang w:val="en-GB"/>
                  </w:rPr>
                </w:rPrChange>
              </w:rPr>
            </w:pPr>
            <w:r>
              <w:rPr>
                <w:rFonts w:ascii="Arial" w:hAnsi="Arial" w:cs="Arial"/>
                <w:sz w:val="20"/>
                <w:szCs w:val="20"/>
                <w:lang w:val="en-GB"/>
                <w:rPrChange w:id="2998" w:author="薛媛媛（Grace）" w:date="2025-11-18T13:55:33Z">
                  <w:rPr>
                    <w:sz w:val="20"/>
                    <w:szCs w:val="20"/>
                    <w:lang w:val="en-GB"/>
                  </w:rPr>
                </w:rPrChange>
              </w:rPr>
              <w:t>13.1.</w:t>
            </w:r>
            <w:r>
              <w:rPr>
                <w:rFonts w:ascii="Arial" w:hAnsi="Arial" w:cs="Arial"/>
                <w:sz w:val="20"/>
                <w:szCs w:val="20"/>
                <w:lang w:val="en-GB"/>
                <w:rPrChange w:id="2999" w:author="薛媛媛（Grace）" w:date="2025-11-18T13:55:33Z">
                  <w:rPr>
                    <w:sz w:val="20"/>
                    <w:szCs w:val="20"/>
                    <w:lang w:val="en-GB"/>
                  </w:rPr>
                </w:rPrChange>
              </w:rPr>
              <w:tab/>
            </w:r>
            <w:r>
              <w:rPr>
                <w:rFonts w:ascii="Arial" w:hAnsi="Arial" w:cs="Arial"/>
                <w:sz w:val="20"/>
                <w:szCs w:val="20"/>
                <w:lang w:val="en-GB"/>
                <w:rPrChange w:id="3000" w:author="薛媛媛（Grace）" w:date="2025-11-18T13:55:33Z">
                  <w:rPr>
                    <w:sz w:val="20"/>
                    <w:szCs w:val="20"/>
                    <w:lang w:val="en-GB"/>
                  </w:rPr>
                </w:rPrChange>
              </w:rPr>
              <w:t>For devices manufactured utilising derivatives of tissues or cells of human origin which are non-viable or are rendered non-viable covered by this Regulation in accordance with point (g) of Article 1(6), the following shall apply:</w:t>
            </w:r>
          </w:p>
        </w:tc>
        <w:tc>
          <w:tcPr>
            <w:tcW w:w="1198" w:type="dxa"/>
            <w:tcMar>
              <w:top w:w="113" w:type="dxa"/>
              <w:bottom w:w="113" w:type="dxa"/>
            </w:tcMar>
          </w:tcPr>
          <w:p w14:paraId="288FC1E9">
            <w:pPr>
              <w:rPr>
                <w:rFonts w:hint="default" w:ascii="Arial" w:hAnsi="Arial" w:eastAsia="宋体" w:cs="Arial"/>
                <w:sz w:val="20"/>
                <w:szCs w:val="20"/>
                <w:lang w:val="en-US" w:eastAsia="zh-CN"/>
                <w:rPrChange w:id="3001" w:author="薛媛媛（Grace）" w:date="2025-11-18T13:55:33Z">
                  <w:rPr>
                    <w:rFonts w:hint="default" w:eastAsia="宋体"/>
                    <w:sz w:val="20"/>
                    <w:szCs w:val="20"/>
                    <w:lang w:val="en-US" w:eastAsia="zh-CN"/>
                  </w:rPr>
                </w:rPrChange>
              </w:rPr>
            </w:pPr>
            <w:ins w:id="3002" w:author="薛媛媛（Grace）" w:date="2025-11-17T17:20:01Z">
              <w:r>
                <w:rPr>
                  <w:rFonts w:hint="default" w:ascii="Arial" w:hAnsi="Arial" w:eastAsia="宋体" w:cs="Arial"/>
                  <w:sz w:val="20"/>
                  <w:szCs w:val="20"/>
                  <w:lang w:val="en-US" w:eastAsia="zh-CN"/>
                  <w:rPrChange w:id="3003" w:author="薛媛媛（Grace）" w:date="2025-11-18T13:55:33Z">
                    <w:rPr>
                      <w:rFonts w:hint="eastAsia" w:eastAsia="宋体"/>
                      <w:sz w:val="20"/>
                      <w:szCs w:val="20"/>
                      <w:lang w:val="en-US" w:eastAsia="zh-CN"/>
                    </w:rPr>
                  </w:rPrChange>
                </w:rPr>
                <w:t>N</w:t>
              </w:r>
            </w:ins>
            <w:ins w:id="3005" w:author="薛媛媛（Grace）" w:date="2025-11-17T17:20:02Z">
              <w:r>
                <w:rPr>
                  <w:rFonts w:hint="default" w:ascii="Arial" w:hAnsi="Arial" w:eastAsia="宋体" w:cs="Arial"/>
                  <w:sz w:val="20"/>
                  <w:szCs w:val="20"/>
                  <w:lang w:val="en-US" w:eastAsia="zh-CN"/>
                  <w:rPrChange w:id="3006" w:author="薛媛媛（Grace）" w:date="2025-11-18T13:55:33Z">
                    <w:rPr>
                      <w:rFonts w:hint="eastAsia" w:eastAsia="宋体"/>
                      <w:sz w:val="20"/>
                      <w:szCs w:val="20"/>
                      <w:lang w:val="en-US" w:eastAsia="zh-CN"/>
                    </w:rPr>
                  </w:rPrChange>
                </w:rPr>
                <w:t>o</w:t>
              </w:r>
            </w:ins>
          </w:p>
        </w:tc>
        <w:tc>
          <w:tcPr>
            <w:tcW w:w="3078" w:type="dxa"/>
            <w:tcMar>
              <w:top w:w="113" w:type="dxa"/>
              <w:bottom w:w="113" w:type="dxa"/>
            </w:tcMar>
          </w:tcPr>
          <w:p w14:paraId="71026F7E">
            <w:pPr>
              <w:rPr>
                <w:rFonts w:ascii="Arial" w:hAnsi="Arial" w:cs="Arial"/>
                <w:sz w:val="20"/>
                <w:szCs w:val="20"/>
                <w:lang w:val="en-GB"/>
                <w:rPrChange w:id="3008" w:author="薛媛媛（Grace）" w:date="2025-11-18T13:55:33Z">
                  <w:rPr>
                    <w:sz w:val="20"/>
                    <w:szCs w:val="20"/>
                    <w:lang w:val="en-GB"/>
                  </w:rPr>
                </w:rPrChange>
              </w:rPr>
            </w:pPr>
          </w:p>
        </w:tc>
        <w:tc>
          <w:tcPr>
            <w:tcW w:w="3078" w:type="dxa"/>
            <w:tcMar>
              <w:top w:w="113" w:type="dxa"/>
              <w:bottom w:w="113" w:type="dxa"/>
            </w:tcMar>
          </w:tcPr>
          <w:p w14:paraId="13CE7F5A">
            <w:pPr>
              <w:rPr>
                <w:rFonts w:ascii="Arial" w:hAnsi="Arial" w:cs="Arial"/>
                <w:sz w:val="20"/>
                <w:szCs w:val="20"/>
                <w:lang w:val="en-GB"/>
                <w:rPrChange w:id="3009" w:author="薛媛媛（Grace）" w:date="2025-11-18T13:55:33Z">
                  <w:rPr>
                    <w:sz w:val="20"/>
                    <w:szCs w:val="20"/>
                    <w:lang w:val="en-GB"/>
                  </w:rPr>
                </w:rPrChange>
              </w:rPr>
            </w:pPr>
          </w:p>
        </w:tc>
        <w:tc>
          <w:tcPr>
            <w:tcW w:w="3078" w:type="dxa"/>
            <w:tcMar>
              <w:top w:w="113" w:type="dxa"/>
              <w:bottom w:w="113" w:type="dxa"/>
            </w:tcMar>
          </w:tcPr>
          <w:p w14:paraId="5308929B">
            <w:pPr>
              <w:rPr>
                <w:rFonts w:ascii="Arial" w:hAnsi="Arial" w:cs="Arial"/>
                <w:sz w:val="20"/>
                <w:szCs w:val="20"/>
                <w:lang w:val="en-GB"/>
                <w:rPrChange w:id="3010" w:author="薛媛媛（Grace）" w:date="2025-11-18T13:55:33Z">
                  <w:rPr>
                    <w:sz w:val="20"/>
                    <w:szCs w:val="20"/>
                    <w:lang w:val="en-GB"/>
                  </w:rPr>
                </w:rPrChange>
              </w:rPr>
            </w:pPr>
            <w:ins w:id="3011" w:author="薛媛媛（Grace）" w:date="2025-11-17T17:19:06Z">
              <w:r>
                <w:rPr>
                  <w:rFonts w:hint="default" w:ascii="Arial" w:hAnsi="Arial" w:cs="Arial"/>
                  <w:sz w:val="20"/>
                  <w:szCs w:val="20"/>
                  <w:lang w:val="en-GB"/>
                  <w:rPrChange w:id="3012" w:author="薛媛媛（Grace）" w:date="2025-11-18T13:55:33Z">
                    <w:rPr>
                      <w:rFonts w:hint="eastAsia"/>
                      <w:sz w:val="20"/>
                      <w:szCs w:val="20"/>
                      <w:lang w:val="en-GB"/>
                    </w:rPr>
                  </w:rPrChange>
                </w:rPr>
                <w:t xml:space="preserve"> </w:t>
              </w:r>
            </w:ins>
            <w:ins w:id="3014" w:author="薛媛媛（Grace）" w:date="2025-11-17T17:19:17Z">
              <w:r>
                <w:rPr>
                  <w:rFonts w:hint="default" w:ascii="Arial" w:hAnsi="Arial" w:eastAsia="宋体" w:cs="Arial"/>
                  <w:sz w:val="20"/>
                  <w:szCs w:val="20"/>
                  <w:lang w:val="en-US" w:eastAsia="zh-CN"/>
                  <w:rPrChange w:id="3015" w:author="薛媛媛（Grace）" w:date="2025-11-18T13:55:33Z">
                    <w:rPr>
                      <w:rFonts w:hint="eastAsia" w:eastAsia="宋体"/>
                      <w:sz w:val="20"/>
                      <w:szCs w:val="20"/>
                      <w:lang w:val="en-US" w:eastAsia="zh-CN"/>
                    </w:rPr>
                  </w:rPrChange>
                </w:rPr>
                <w:t>T</w:t>
              </w:r>
            </w:ins>
            <w:ins w:id="3017" w:author="薛媛媛（Grace）" w:date="2025-11-17T17:19:19Z">
              <w:r>
                <w:rPr>
                  <w:rFonts w:hint="default" w:ascii="Arial" w:hAnsi="Arial" w:eastAsia="宋体" w:cs="Arial"/>
                  <w:sz w:val="20"/>
                  <w:szCs w:val="20"/>
                  <w:lang w:val="en-US" w:eastAsia="zh-CN"/>
                  <w:rPrChange w:id="3018" w:author="薛媛媛（Grace）" w:date="2025-11-18T13:55:33Z">
                    <w:rPr>
                      <w:rFonts w:hint="eastAsia" w:eastAsia="宋体"/>
                      <w:sz w:val="20"/>
                      <w:szCs w:val="20"/>
                      <w:lang w:val="en-US" w:eastAsia="zh-CN"/>
                    </w:rPr>
                  </w:rPrChange>
                </w:rPr>
                <w:t xml:space="preserve">he </w:t>
              </w:r>
            </w:ins>
            <w:ins w:id="3020" w:author="薛媛媛（Grace）" w:date="2025-11-17T17:19:06Z">
              <w:r>
                <w:rPr>
                  <w:rFonts w:hint="default" w:ascii="Arial" w:hAnsi="Arial" w:cs="Arial"/>
                  <w:sz w:val="20"/>
                  <w:szCs w:val="20"/>
                  <w:lang w:val="en-GB"/>
                  <w:rPrChange w:id="3021" w:author="薛媛媛（Grace）" w:date="2025-11-18T13:55:33Z">
                    <w:rPr>
                      <w:rFonts w:hint="eastAsia"/>
                      <w:sz w:val="20"/>
                      <w:szCs w:val="20"/>
                      <w:lang w:val="en-GB"/>
                    </w:rPr>
                  </w:rPrChange>
                </w:rPr>
                <w:t>device</w:t>
              </w:r>
            </w:ins>
            <w:ins w:id="3023" w:author="薛媛媛（Grace）" w:date="2025-11-17T17:19:25Z">
              <w:r>
                <w:rPr>
                  <w:rFonts w:hint="default" w:ascii="Arial" w:hAnsi="Arial" w:eastAsia="宋体" w:cs="Arial"/>
                  <w:sz w:val="20"/>
                  <w:szCs w:val="20"/>
                  <w:lang w:val="en-US" w:eastAsia="zh-CN"/>
                  <w:rPrChange w:id="3024" w:author="薛媛媛（Grace）" w:date="2025-11-18T13:55:33Z">
                    <w:rPr>
                      <w:rFonts w:hint="eastAsia" w:eastAsia="宋体"/>
                      <w:sz w:val="20"/>
                      <w:szCs w:val="20"/>
                      <w:lang w:val="en-US" w:eastAsia="zh-CN"/>
                    </w:rPr>
                  </w:rPrChange>
                </w:rPr>
                <w:t xml:space="preserve"> </w:t>
              </w:r>
            </w:ins>
            <w:ins w:id="3026" w:author="薛媛媛（Grace）" w:date="2025-11-17T17:19:26Z">
              <w:r>
                <w:rPr>
                  <w:rFonts w:hint="default" w:ascii="Arial" w:hAnsi="Arial" w:eastAsia="宋体" w:cs="Arial"/>
                  <w:sz w:val="20"/>
                  <w:szCs w:val="20"/>
                  <w:lang w:val="en-US" w:eastAsia="zh-CN"/>
                  <w:rPrChange w:id="3027" w:author="薛媛媛（Grace）" w:date="2025-11-18T13:55:33Z">
                    <w:rPr>
                      <w:rFonts w:hint="eastAsia" w:eastAsia="宋体"/>
                      <w:sz w:val="20"/>
                      <w:szCs w:val="20"/>
                      <w:lang w:val="en-US" w:eastAsia="zh-CN"/>
                    </w:rPr>
                  </w:rPrChange>
                </w:rPr>
                <w:t xml:space="preserve">is </w:t>
              </w:r>
            </w:ins>
            <w:ins w:id="3029" w:author="薛媛媛（Grace）" w:date="2025-11-17T17:19:06Z">
              <w:r>
                <w:rPr>
                  <w:rFonts w:hint="default" w:ascii="Arial" w:hAnsi="Arial" w:cs="Arial"/>
                  <w:sz w:val="20"/>
                  <w:szCs w:val="20"/>
                  <w:lang w:val="en-GB"/>
                  <w:rPrChange w:id="3030" w:author="薛媛媛（Grace）" w:date="2025-11-18T13:55:33Z">
                    <w:rPr>
                      <w:rFonts w:hint="eastAsia"/>
                      <w:sz w:val="20"/>
                      <w:szCs w:val="20"/>
                      <w:lang w:val="en-GB"/>
                    </w:rPr>
                  </w:rPrChange>
                </w:rPr>
                <w:t xml:space="preserve"> </w:t>
              </w:r>
            </w:ins>
            <w:ins w:id="3032" w:author="薛媛媛（Grace）" w:date="2025-11-17T17:19:14Z">
              <w:r>
                <w:rPr>
                  <w:rFonts w:hint="default" w:ascii="Arial" w:hAnsi="Arial" w:cs="Arial"/>
                  <w:sz w:val="20"/>
                  <w:szCs w:val="20"/>
                  <w:lang w:val="en-GB"/>
                  <w:rPrChange w:id="3033" w:author="薛媛媛（Grace）" w:date="2025-11-18T13:55:33Z">
                    <w:rPr>
                      <w:rFonts w:hint="eastAsia"/>
                      <w:sz w:val="20"/>
                      <w:szCs w:val="20"/>
                      <w:lang w:val="en-GB"/>
                    </w:rPr>
                  </w:rPrChange>
                </w:rPr>
                <w:t>Non</w:t>
              </w:r>
            </w:ins>
            <w:ins w:id="3035" w:author="薛媛媛（Grace）" w:date="2025-11-17T17:19:54Z">
              <w:r>
                <w:rPr>
                  <w:rFonts w:hint="default" w:ascii="Arial" w:hAnsi="Arial" w:eastAsia="宋体" w:cs="Arial"/>
                  <w:sz w:val="20"/>
                  <w:szCs w:val="20"/>
                  <w:lang w:val="en-US" w:eastAsia="zh-CN"/>
                  <w:rPrChange w:id="3036" w:author="薛媛媛（Grace）" w:date="2025-11-18T13:55:33Z">
                    <w:rPr>
                      <w:rFonts w:hint="eastAsia" w:eastAsia="宋体"/>
                      <w:sz w:val="20"/>
                      <w:szCs w:val="20"/>
                      <w:lang w:val="en-US" w:eastAsia="zh-CN"/>
                    </w:rPr>
                  </w:rPrChange>
                </w:rPr>
                <w:t>-</w:t>
              </w:r>
            </w:ins>
            <w:ins w:id="3038" w:author="薛媛媛（Grace）" w:date="2025-11-17T17:19:15Z">
              <w:r>
                <w:rPr>
                  <w:rFonts w:hint="default" w:ascii="Arial" w:hAnsi="Arial" w:eastAsia="宋体" w:cs="Arial"/>
                  <w:sz w:val="20"/>
                  <w:szCs w:val="20"/>
                  <w:lang w:val="en-US" w:eastAsia="zh-CN"/>
                  <w:rPrChange w:id="3039" w:author="薛媛媛（Grace）" w:date="2025-11-18T13:55:33Z">
                    <w:rPr>
                      <w:rFonts w:hint="eastAsia" w:eastAsia="宋体"/>
                      <w:sz w:val="20"/>
                      <w:szCs w:val="20"/>
                      <w:lang w:val="en-US" w:eastAsia="zh-CN"/>
                    </w:rPr>
                  </w:rPrChange>
                </w:rPr>
                <w:t xml:space="preserve"> </w:t>
              </w:r>
            </w:ins>
            <w:ins w:id="3041" w:author="薛媛媛（Grace）" w:date="2025-11-17T17:19:06Z">
              <w:r>
                <w:rPr>
                  <w:rFonts w:hint="default" w:ascii="Arial" w:hAnsi="Arial" w:cs="Arial"/>
                  <w:sz w:val="20"/>
                  <w:szCs w:val="20"/>
                  <w:lang w:val="en-GB"/>
                  <w:rPrChange w:id="3042" w:author="薛媛媛（Grace）" w:date="2025-11-18T13:55:33Z">
                    <w:rPr>
                      <w:rFonts w:hint="eastAsia"/>
                      <w:sz w:val="20"/>
                      <w:szCs w:val="20"/>
                      <w:lang w:val="en-GB"/>
                    </w:rPr>
                  </w:rPrChange>
                </w:rPr>
                <w:t>biological origin</w:t>
              </w:r>
            </w:ins>
          </w:p>
        </w:tc>
      </w:tr>
      <w:tr w14:paraId="4966B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398C96F9">
            <w:pPr>
              <w:tabs>
                <w:tab w:val="left" w:pos="595"/>
              </w:tabs>
              <w:spacing w:before="120" w:line="240" w:lineRule="auto"/>
              <w:ind w:left="172"/>
              <w:rPr>
                <w:rFonts w:ascii="Arial" w:hAnsi="Arial" w:eastAsia="Times New Roman" w:cs="Arial"/>
                <w:vanish/>
                <w:color w:val="000000"/>
                <w:sz w:val="20"/>
                <w:szCs w:val="20"/>
                <w:lang w:val="en-GB" w:eastAsia="de-CH"/>
                <w:rPrChange w:id="3044" w:author="薛媛媛（Grace）" w:date="2025-11-18T13:55:33Z">
                  <w:rPr>
                    <w:rFonts w:eastAsia="Times New Roman"/>
                    <w:vanish/>
                    <w:color w:val="000000"/>
                    <w:sz w:val="20"/>
                    <w:szCs w:val="20"/>
                    <w:lang w:val="en-GB" w:eastAsia="de-CH"/>
                  </w:rPr>
                </w:rPrChange>
              </w:rPr>
            </w:pPr>
            <w:r>
              <w:rPr>
                <w:rFonts w:ascii="Arial" w:hAnsi="Arial" w:cs="Arial"/>
                <w:sz w:val="20"/>
                <w:szCs w:val="20"/>
                <w:lang w:val="en-GB"/>
                <w:rPrChange w:id="3045" w:author="薛媛媛（Grace）" w:date="2025-11-18T13:55:33Z">
                  <w:rPr>
                    <w:sz w:val="20"/>
                    <w:szCs w:val="20"/>
                    <w:lang w:val="en-GB"/>
                  </w:rPr>
                </w:rPrChange>
              </w:rPr>
              <w:t>(a)  donation, procurement and testing of the tissues and cells shall be done in accordance with Directive 2004/23/EC;</w:t>
            </w:r>
          </w:p>
        </w:tc>
        <w:tc>
          <w:tcPr>
            <w:tcW w:w="1198" w:type="dxa"/>
            <w:tcMar>
              <w:top w:w="113" w:type="dxa"/>
              <w:bottom w:w="113" w:type="dxa"/>
            </w:tcMar>
          </w:tcPr>
          <w:p w14:paraId="5E03FC2C">
            <w:pPr>
              <w:rPr>
                <w:rFonts w:ascii="Arial" w:hAnsi="Arial" w:cs="Arial"/>
                <w:sz w:val="20"/>
                <w:szCs w:val="20"/>
                <w:lang w:val="en-GB"/>
                <w:rPrChange w:id="3046" w:author="薛媛媛（Grace）" w:date="2025-11-18T13:55:33Z">
                  <w:rPr>
                    <w:sz w:val="20"/>
                    <w:szCs w:val="20"/>
                    <w:lang w:val="en-GB"/>
                  </w:rPr>
                </w:rPrChange>
              </w:rPr>
            </w:pPr>
            <w:ins w:id="3047" w:author="薛媛媛（Grace）" w:date="2025-11-17T17:21:42Z">
              <w:r>
                <w:rPr>
                  <w:rFonts w:hint="default" w:ascii="Arial" w:hAnsi="Arial" w:eastAsia="宋体" w:cs="Arial"/>
                  <w:sz w:val="20"/>
                  <w:szCs w:val="20"/>
                  <w:lang w:val="en-US" w:eastAsia="zh-CN"/>
                  <w:rPrChange w:id="3048" w:author="薛媛媛（Grace）" w:date="2025-11-18T13:55:33Z">
                    <w:rPr>
                      <w:rFonts w:hint="eastAsia" w:eastAsia="宋体"/>
                      <w:sz w:val="20"/>
                      <w:szCs w:val="20"/>
                      <w:lang w:val="en-US" w:eastAsia="zh-CN"/>
                    </w:rPr>
                  </w:rPrChange>
                </w:rPr>
                <w:t>No</w:t>
              </w:r>
            </w:ins>
          </w:p>
        </w:tc>
        <w:tc>
          <w:tcPr>
            <w:tcW w:w="3078" w:type="dxa"/>
            <w:tcMar>
              <w:top w:w="113" w:type="dxa"/>
              <w:bottom w:w="113" w:type="dxa"/>
            </w:tcMar>
          </w:tcPr>
          <w:p w14:paraId="594677AA">
            <w:pPr>
              <w:rPr>
                <w:rFonts w:ascii="Arial" w:hAnsi="Arial" w:cs="Arial"/>
                <w:sz w:val="20"/>
                <w:szCs w:val="20"/>
                <w:lang w:val="en-GB"/>
                <w:rPrChange w:id="3050" w:author="薛媛媛（Grace）" w:date="2025-11-18T13:55:33Z">
                  <w:rPr>
                    <w:sz w:val="20"/>
                    <w:szCs w:val="20"/>
                    <w:lang w:val="en-GB"/>
                  </w:rPr>
                </w:rPrChange>
              </w:rPr>
            </w:pPr>
          </w:p>
        </w:tc>
        <w:tc>
          <w:tcPr>
            <w:tcW w:w="3078" w:type="dxa"/>
            <w:tcMar>
              <w:top w:w="113" w:type="dxa"/>
              <w:bottom w:w="113" w:type="dxa"/>
            </w:tcMar>
          </w:tcPr>
          <w:p w14:paraId="48BAC8DB">
            <w:pPr>
              <w:rPr>
                <w:rFonts w:ascii="Arial" w:hAnsi="Arial" w:cs="Arial"/>
                <w:sz w:val="20"/>
                <w:szCs w:val="20"/>
                <w:lang w:val="en-GB"/>
                <w:rPrChange w:id="3051" w:author="薛媛媛（Grace）" w:date="2025-11-18T13:55:33Z">
                  <w:rPr>
                    <w:sz w:val="20"/>
                    <w:szCs w:val="20"/>
                    <w:lang w:val="en-GB"/>
                  </w:rPr>
                </w:rPrChange>
              </w:rPr>
            </w:pPr>
          </w:p>
        </w:tc>
        <w:tc>
          <w:tcPr>
            <w:tcW w:w="3078" w:type="dxa"/>
            <w:tcMar>
              <w:top w:w="113" w:type="dxa"/>
              <w:bottom w:w="113" w:type="dxa"/>
            </w:tcMar>
          </w:tcPr>
          <w:p w14:paraId="53C99B95">
            <w:pPr>
              <w:rPr>
                <w:rFonts w:ascii="Arial" w:hAnsi="Arial" w:cs="Arial"/>
                <w:sz w:val="20"/>
                <w:szCs w:val="20"/>
                <w:lang w:val="en-GB"/>
                <w:rPrChange w:id="3052" w:author="薛媛媛（Grace）" w:date="2025-11-18T13:55:33Z">
                  <w:rPr>
                    <w:sz w:val="20"/>
                    <w:szCs w:val="20"/>
                    <w:lang w:val="en-GB"/>
                  </w:rPr>
                </w:rPrChange>
              </w:rPr>
            </w:pPr>
            <w:ins w:id="3053" w:author="薛媛媛（Grace）" w:date="2025-11-17T17:21:36Z">
              <w:r>
                <w:rPr>
                  <w:rFonts w:hint="default" w:ascii="Arial" w:hAnsi="Arial" w:cs="Arial"/>
                  <w:sz w:val="20"/>
                  <w:szCs w:val="20"/>
                  <w:lang w:val="en-GB"/>
                  <w:rPrChange w:id="3054" w:author="薛媛媛（Grace）" w:date="2025-11-18T13:55:33Z">
                    <w:rPr>
                      <w:rFonts w:hint="eastAsia"/>
                      <w:sz w:val="20"/>
                      <w:szCs w:val="20"/>
                      <w:lang w:val="en-GB"/>
                    </w:rPr>
                  </w:rPrChange>
                </w:rPr>
                <w:t>The device is not manufactured using tissues or cells of animal origin, nor their derivatives.</w:t>
              </w:r>
            </w:ins>
          </w:p>
        </w:tc>
      </w:tr>
      <w:tr w14:paraId="1A1CF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6875A0C8">
            <w:pPr>
              <w:tabs>
                <w:tab w:val="left" w:pos="595"/>
              </w:tabs>
              <w:spacing w:before="120" w:line="240" w:lineRule="auto"/>
              <w:ind w:left="172"/>
              <w:rPr>
                <w:rFonts w:ascii="Arial" w:hAnsi="Arial" w:eastAsia="Times New Roman" w:cs="Arial"/>
                <w:vanish/>
                <w:color w:val="000000"/>
                <w:sz w:val="20"/>
                <w:szCs w:val="20"/>
                <w:lang w:val="en-GB" w:eastAsia="de-CH"/>
                <w:rPrChange w:id="3056" w:author="薛媛媛（Grace）" w:date="2025-11-18T13:55:33Z">
                  <w:rPr>
                    <w:rFonts w:eastAsia="Times New Roman"/>
                    <w:vanish/>
                    <w:color w:val="000000"/>
                    <w:sz w:val="20"/>
                    <w:szCs w:val="20"/>
                    <w:lang w:val="en-GB" w:eastAsia="de-CH"/>
                  </w:rPr>
                </w:rPrChange>
              </w:rPr>
            </w:pPr>
            <w:r>
              <w:rPr>
                <w:rFonts w:ascii="Arial" w:hAnsi="Arial" w:cs="Arial"/>
                <w:sz w:val="20"/>
                <w:szCs w:val="20"/>
                <w:lang w:val="en-GB"/>
                <w:rPrChange w:id="3057" w:author="薛媛媛（Grace）" w:date="2025-11-18T13:55:33Z">
                  <w:rPr>
                    <w:sz w:val="20"/>
                    <w:szCs w:val="20"/>
                    <w:lang w:val="en-GB"/>
                  </w:rPr>
                </w:rPrChange>
              </w:rPr>
              <w:t>(b)  processing, preservation and any other handling of those tissues and cells or their derivatives shall be carried out so as to provide safety for patients, users and, where applicable, other persons. In particular, safety with regard to viruses and other transmissible agents shall be addressed by appropriate methods of sourcing and by implementation of validated methods of elimination or inactivation in the course of the manufacturing process;</w:t>
            </w:r>
          </w:p>
        </w:tc>
        <w:tc>
          <w:tcPr>
            <w:tcW w:w="1198" w:type="dxa"/>
            <w:tcMar>
              <w:top w:w="113" w:type="dxa"/>
              <w:bottom w:w="113" w:type="dxa"/>
            </w:tcMar>
          </w:tcPr>
          <w:p w14:paraId="55CA56D8">
            <w:pPr>
              <w:rPr>
                <w:rFonts w:ascii="Arial" w:hAnsi="Arial" w:cs="Arial"/>
                <w:sz w:val="20"/>
                <w:szCs w:val="20"/>
                <w:lang w:val="en-GB"/>
                <w:rPrChange w:id="3058" w:author="薛媛媛（Grace）" w:date="2025-11-18T13:55:33Z">
                  <w:rPr>
                    <w:sz w:val="20"/>
                    <w:szCs w:val="20"/>
                    <w:lang w:val="en-GB"/>
                  </w:rPr>
                </w:rPrChange>
              </w:rPr>
            </w:pPr>
            <w:ins w:id="3059" w:author="薛媛媛（Grace）" w:date="2025-11-17T17:23:15Z">
              <w:r>
                <w:rPr>
                  <w:rFonts w:hint="default" w:ascii="Arial" w:hAnsi="Arial" w:eastAsia="宋体" w:cs="Arial"/>
                  <w:sz w:val="20"/>
                  <w:szCs w:val="20"/>
                  <w:lang w:val="en-US" w:eastAsia="zh-CN"/>
                  <w:rPrChange w:id="3060" w:author="薛媛媛（Grace）" w:date="2025-11-18T13:55:33Z">
                    <w:rPr>
                      <w:rFonts w:hint="eastAsia" w:eastAsia="宋体"/>
                      <w:sz w:val="20"/>
                      <w:szCs w:val="20"/>
                      <w:lang w:val="en-US" w:eastAsia="zh-CN"/>
                    </w:rPr>
                  </w:rPrChange>
                </w:rPr>
                <w:t>No</w:t>
              </w:r>
            </w:ins>
          </w:p>
        </w:tc>
        <w:tc>
          <w:tcPr>
            <w:tcW w:w="3078" w:type="dxa"/>
            <w:tcMar>
              <w:top w:w="113" w:type="dxa"/>
              <w:bottom w:w="113" w:type="dxa"/>
            </w:tcMar>
          </w:tcPr>
          <w:p w14:paraId="6CC72011">
            <w:pPr>
              <w:rPr>
                <w:rFonts w:ascii="Arial" w:hAnsi="Arial" w:cs="Arial"/>
                <w:sz w:val="20"/>
                <w:szCs w:val="20"/>
                <w:lang w:val="en-GB"/>
                <w:rPrChange w:id="3062" w:author="薛媛媛（Grace）" w:date="2025-11-18T13:55:33Z">
                  <w:rPr>
                    <w:sz w:val="20"/>
                    <w:szCs w:val="20"/>
                    <w:lang w:val="en-GB"/>
                  </w:rPr>
                </w:rPrChange>
              </w:rPr>
            </w:pPr>
          </w:p>
        </w:tc>
        <w:tc>
          <w:tcPr>
            <w:tcW w:w="3078" w:type="dxa"/>
            <w:tcMar>
              <w:top w:w="113" w:type="dxa"/>
              <w:bottom w:w="113" w:type="dxa"/>
            </w:tcMar>
          </w:tcPr>
          <w:p w14:paraId="582C7B36">
            <w:pPr>
              <w:rPr>
                <w:rFonts w:ascii="Arial" w:hAnsi="Arial" w:cs="Arial"/>
                <w:sz w:val="20"/>
                <w:szCs w:val="20"/>
                <w:lang w:val="en-GB"/>
                <w:rPrChange w:id="3063" w:author="薛媛媛（Grace）" w:date="2025-11-18T13:55:33Z">
                  <w:rPr>
                    <w:sz w:val="20"/>
                    <w:szCs w:val="20"/>
                    <w:lang w:val="en-GB"/>
                  </w:rPr>
                </w:rPrChange>
              </w:rPr>
            </w:pPr>
          </w:p>
        </w:tc>
        <w:tc>
          <w:tcPr>
            <w:tcW w:w="3078" w:type="dxa"/>
            <w:tcMar>
              <w:top w:w="113" w:type="dxa"/>
              <w:bottom w:w="113" w:type="dxa"/>
            </w:tcMar>
          </w:tcPr>
          <w:p w14:paraId="577C68D7">
            <w:pPr>
              <w:rPr>
                <w:rFonts w:ascii="Arial" w:hAnsi="Arial" w:cs="Arial"/>
                <w:sz w:val="20"/>
                <w:szCs w:val="20"/>
                <w:lang w:val="en-GB"/>
                <w:rPrChange w:id="3064" w:author="薛媛媛（Grace）" w:date="2025-11-18T13:55:33Z">
                  <w:rPr>
                    <w:sz w:val="20"/>
                    <w:szCs w:val="20"/>
                    <w:lang w:val="en-GB"/>
                  </w:rPr>
                </w:rPrChange>
              </w:rPr>
            </w:pPr>
            <w:ins w:id="3065" w:author="薛媛媛（Grace）" w:date="2025-11-17T17:23:11Z">
              <w:r>
                <w:rPr>
                  <w:rFonts w:hint="default" w:ascii="Arial" w:hAnsi="Arial" w:cs="Arial"/>
                  <w:sz w:val="20"/>
                  <w:szCs w:val="20"/>
                  <w:lang w:val="en-GB"/>
                  <w:rPrChange w:id="3066" w:author="薛媛媛（Grace）" w:date="2025-11-18T13:55:33Z">
                    <w:rPr>
                      <w:rFonts w:hint="eastAsia"/>
                      <w:sz w:val="20"/>
                      <w:szCs w:val="20"/>
                      <w:lang w:val="en-GB"/>
                    </w:rPr>
                  </w:rPrChange>
                </w:rPr>
                <w:t>The device is of non-biological origin.</w:t>
              </w:r>
            </w:ins>
          </w:p>
        </w:tc>
      </w:tr>
      <w:tr w14:paraId="049B9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20586A7E">
            <w:pPr>
              <w:tabs>
                <w:tab w:val="left" w:pos="595"/>
              </w:tabs>
              <w:spacing w:before="120" w:line="240" w:lineRule="auto"/>
              <w:ind w:left="172"/>
              <w:rPr>
                <w:rFonts w:ascii="Arial" w:hAnsi="Arial" w:eastAsia="Times New Roman" w:cs="Arial"/>
                <w:vanish/>
                <w:color w:val="000000"/>
                <w:sz w:val="20"/>
                <w:szCs w:val="20"/>
                <w:lang w:val="en-GB" w:eastAsia="de-CH"/>
                <w:rPrChange w:id="3068" w:author="薛媛媛（Grace）" w:date="2025-11-18T13:55:33Z">
                  <w:rPr>
                    <w:rFonts w:eastAsia="Times New Roman"/>
                    <w:vanish/>
                    <w:color w:val="000000"/>
                    <w:sz w:val="20"/>
                    <w:szCs w:val="20"/>
                    <w:lang w:val="en-GB" w:eastAsia="de-CH"/>
                  </w:rPr>
                </w:rPrChange>
              </w:rPr>
            </w:pPr>
            <w:r>
              <w:rPr>
                <w:rFonts w:ascii="Arial" w:hAnsi="Arial" w:cs="Arial"/>
                <w:sz w:val="20"/>
                <w:szCs w:val="20"/>
                <w:lang w:val="en-GB"/>
                <w:rPrChange w:id="3069" w:author="薛媛媛（Grace）" w:date="2025-11-18T13:55:33Z">
                  <w:rPr>
                    <w:sz w:val="20"/>
                    <w:szCs w:val="20"/>
                    <w:lang w:val="en-GB"/>
                  </w:rPr>
                </w:rPrChange>
              </w:rPr>
              <w:t>(c)  the traceability system for those devices shall be complementary and compatible with the traceability and data protection requirements laid down in Directive 2004/23/EC and in Directive 2002/98/EC.</w:t>
            </w:r>
          </w:p>
        </w:tc>
        <w:tc>
          <w:tcPr>
            <w:tcW w:w="1198" w:type="dxa"/>
            <w:shd w:val="clear" w:color="auto" w:fill="auto"/>
            <w:tcMar>
              <w:top w:w="113" w:type="dxa"/>
              <w:bottom w:w="113" w:type="dxa"/>
            </w:tcMar>
            <w:vAlign w:val="top"/>
          </w:tcPr>
          <w:p w14:paraId="4C10D29C">
            <w:pPr>
              <w:rPr>
                <w:ins w:id="3070" w:author="薛媛媛（Grace）" w:date="2025-11-17T17:23:40Z"/>
                <w:rFonts w:ascii="Arial" w:hAnsi="Arial" w:cs="Arial" w:eastAsiaTheme="minorHAnsi"/>
                <w:sz w:val="20"/>
                <w:szCs w:val="20"/>
                <w:lang w:val="en-GB" w:eastAsia="en-US" w:bidi="ar-SA"/>
                <w:rPrChange w:id="3071" w:author="薛媛媛（Grace）" w:date="2025-11-18T13:55:33Z">
                  <w:rPr>
                    <w:ins w:id="3072" w:author="薛媛媛（Grace）" w:date="2025-11-17T17:23:40Z"/>
                    <w:rFonts w:ascii="Arial" w:hAnsi="Arial" w:cs="Arial" w:eastAsiaTheme="minorHAnsi"/>
                    <w:sz w:val="20"/>
                    <w:szCs w:val="20"/>
                    <w:lang w:val="en-GB" w:eastAsia="en-US" w:bidi="ar-SA"/>
                  </w:rPr>
                </w:rPrChange>
              </w:rPr>
            </w:pPr>
            <w:ins w:id="3073" w:author="薛媛媛（Grace）" w:date="2025-11-17T17:23:40Z">
              <w:r>
                <w:rPr>
                  <w:rFonts w:hint="default" w:ascii="Arial" w:hAnsi="Arial" w:eastAsia="宋体" w:cs="Arial"/>
                  <w:sz w:val="20"/>
                  <w:szCs w:val="20"/>
                  <w:lang w:val="en-US" w:eastAsia="zh-CN"/>
                  <w:rPrChange w:id="3074" w:author="薛媛媛（Grace）" w:date="2025-11-18T13:55:33Z">
                    <w:rPr>
                      <w:rFonts w:hint="eastAsia" w:eastAsia="宋体"/>
                      <w:sz w:val="20"/>
                      <w:szCs w:val="20"/>
                      <w:lang w:val="en-US" w:eastAsia="zh-CN"/>
                    </w:rPr>
                  </w:rPrChange>
                </w:rPr>
                <w:t>No</w:t>
              </w:r>
            </w:ins>
          </w:p>
        </w:tc>
        <w:tc>
          <w:tcPr>
            <w:tcW w:w="3078" w:type="dxa"/>
            <w:shd w:val="clear" w:color="auto" w:fill="auto"/>
            <w:tcMar>
              <w:top w:w="113" w:type="dxa"/>
              <w:bottom w:w="113" w:type="dxa"/>
            </w:tcMar>
            <w:vAlign w:val="top"/>
          </w:tcPr>
          <w:p w14:paraId="4D173CCE">
            <w:pPr>
              <w:rPr>
                <w:ins w:id="3076" w:author="薛媛媛（Grace）" w:date="2025-11-17T17:23:40Z"/>
                <w:rFonts w:ascii="Arial" w:hAnsi="Arial" w:cs="Arial" w:eastAsiaTheme="minorHAnsi"/>
                <w:sz w:val="20"/>
                <w:szCs w:val="20"/>
                <w:lang w:val="en-GB" w:eastAsia="en-US" w:bidi="ar-SA"/>
                <w:rPrChange w:id="3077" w:author="薛媛媛（Grace）" w:date="2025-11-18T13:55:33Z">
                  <w:rPr>
                    <w:ins w:id="3078" w:author="薛媛媛（Grace）" w:date="2025-11-17T17:23:40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46D31088">
            <w:pPr>
              <w:rPr>
                <w:ins w:id="3079" w:author="薛媛媛（Grace）" w:date="2025-11-17T17:23:40Z"/>
                <w:rFonts w:ascii="Arial" w:hAnsi="Arial" w:cs="Arial" w:eastAsiaTheme="minorHAnsi"/>
                <w:sz w:val="20"/>
                <w:szCs w:val="20"/>
                <w:lang w:val="en-GB" w:eastAsia="en-US" w:bidi="ar-SA"/>
                <w:rPrChange w:id="3080" w:author="薛媛媛（Grace）" w:date="2025-11-18T13:55:33Z">
                  <w:rPr>
                    <w:ins w:id="3081" w:author="薛媛媛（Grace）" w:date="2025-11-17T17:23:40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7BBC27FD">
            <w:pPr>
              <w:rPr>
                <w:ins w:id="3082" w:author="薛媛媛（Grace）" w:date="2025-11-17T17:23:40Z"/>
                <w:rFonts w:ascii="Arial" w:hAnsi="Arial" w:cs="Arial" w:eastAsiaTheme="minorHAnsi"/>
                <w:sz w:val="20"/>
                <w:szCs w:val="20"/>
                <w:lang w:val="en-GB" w:eastAsia="en-US" w:bidi="ar-SA"/>
                <w:rPrChange w:id="3083" w:author="薛媛媛（Grace）" w:date="2025-11-18T13:55:33Z">
                  <w:rPr>
                    <w:ins w:id="3084" w:author="薛媛媛（Grace）" w:date="2025-11-17T17:23:40Z"/>
                    <w:rFonts w:ascii="Arial" w:hAnsi="Arial" w:cs="Arial" w:eastAsiaTheme="minorHAnsi"/>
                    <w:sz w:val="20"/>
                    <w:szCs w:val="20"/>
                    <w:lang w:val="en-GB" w:eastAsia="en-US" w:bidi="ar-SA"/>
                  </w:rPr>
                </w:rPrChange>
              </w:rPr>
            </w:pPr>
            <w:ins w:id="3085" w:author="薛媛媛（Grace）" w:date="2025-11-17T17:23:40Z">
              <w:r>
                <w:rPr>
                  <w:rFonts w:hint="default" w:ascii="Arial" w:hAnsi="Arial" w:cs="Arial"/>
                  <w:sz w:val="20"/>
                  <w:szCs w:val="20"/>
                  <w:lang w:val="en-GB"/>
                  <w:rPrChange w:id="3086" w:author="薛媛媛（Grace）" w:date="2025-11-18T13:55:33Z">
                    <w:rPr>
                      <w:rFonts w:hint="eastAsia"/>
                      <w:sz w:val="20"/>
                      <w:szCs w:val="20"/>
                      <w:lang w:val="en-GB"/>
                    </w:rPr>
                  </w:rPrChange>
                </w:rPr>
                <w:t>The device is of non-biological origin.</w:t>
              </w:r>
            </w:ins>
          </w:p>
        </w:tc>
      </w:tr>
      <w:tr w14:paraId="18D9A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2DE2C224">
            <w:pPr>
              <w:rPr>
                <w:rFonts w:ascii="Arial" w:hAnsi="Arial" w:cs="Arial"/>
                <w:sz w:val="20"/>
                <w:szCs w:val="20"/>
                <w:lang w:val="en-GB"/>
                <w:rPrChange w:id="3088" w:author="薛媛媛（Grace）" w:date="2025-11-18T13:55:33Z">
                  <w:rPr>
                    <w:sz w:val="20"/>
                    <w:szCs w:val="20"/>
                    <w:lang w:val="en-GB"/>
                  </w:rPr>
                </w:rPrChange>
              </w:rPr>
            </w:pPr>
            <w:r>
              <w:rPr>
                <w:rFonts w:ascii="Arial" w:hAnsi="Arial" w:cs="Arial"/>
                <w:sz w:val="20"/>
                <w:szCs w:val="20"/>
                <w:lang w:val="en-GB"/>
                <w:rPrChange w:id="3089" w:author="薛媛媛（Grace）" w:date="2025-11-18T13:55:33Z">
                  <w:rPr>
                    <w:sz w:val="20"/>
                    <w:szCs w:val="20"/>
                    <w:lang w:val="en-GB"/>
                  </w:rPr>
                </w:rPrChange>
              </w:rPr>
              <w:t>13.2.</w:t>
            </w:r>
            <w:r>
              <w:rPr>
                <w:rFonts w:ascii="Arial" w:hAnsi="Arial" w:cs="Arial"/>
                <w:sz w:val="20"/>
                <w:szCs w:val="20"/>
                <w:lang w:val="en-GB"/>
                <w:rPrChange w:id="3090" w:author="薛媛媛（Grace）" w:date="2025-11-18T13:55:33Z">
                  <w:rPr>
                    <w:sz w:val="20"/>
                    <w:szCs w:val="20"/>
                    <w:lang w:val="en-GB"/>
                  </w:rPr>
                </w:rPrChange>
              </w:rPr>
              <w:tab/>
            </w:r>
            <w:r>
              <w:rPr>
                <w:rFonts w:ascii="Arial" w:hAnsi="Arial" w:cs="Arial"/>
                <w:sz w:val="20"/>
                <w:szCs w:val="20"/>
                <w:lang w:val="en-GB"/>
                <w:rPrChange w:id="3091" w:author="薛媛媛（Grace）" w:date="2025-11-18T13:55:33Z">
                  <w:rPr>
                    <w:sz w:val="20"/>
                    <w:szCs w:val="20"/>
                    <w:lang w:val="en-GB"/>
                  </w:rPr>
                </w:rPrChange>
              </w:rPr>
              <w:t>For devices manufactured utilising tissues or cells of animal origin, or their derivatives, which are non-viable or rendered non-viable the following shall apply:</w:t>
            </w:r>
          </w:p>
        </w:tc>
        <w:tc>
          <w:tcPr>
            <w:tcW w:w="1198" w:type="dxa"/>
            <w:shd w:val="clear" w:color="auto" w:fill="auto"/>
            <w:tcMar>
              <w:top w:w="113" w:type="dxa"/>
              <w:bottom w:w="113" w:type="dxa"/>
            </w:tcMar>
            <w:vAlign w:val="top"/>
          </w:tcPr>
          <w:p w14:paraId="746C26FE">
            <w:pPr>
              <w:rPr>
                <w:ins w:id="3092" w:author="薛媛媛（Grace）" w:date="2025-11-17T17:30:31Z"/>
                <w:rFonts w:ascii="Arial" w:hAnsi="Arial" w:cs="Arial" w:eastAsiaTheme="minorHAnsi"/>
                <w:sz w:val="20"/>
                <w:szCs w:val="20"/>
                <w:lang w:val="en-GB" w:eastAsia="en-US" w:bidi="ar-SA"/>
                <w:rPrChange w:id="3093" w:author="薛媛媛（Grace）" w:date="2025-11-18T13:55:33Z">
                  <w:rPr>
                    <w:ins w:id="3094" w:author="薛媛媛（Grace）" w:date="2025-11-17T17:30:31Z"/>
                    <w:rFonts w:ascii="Arial" w:hAnsi="Arial" w:cs="Arial" w:eastAsiaTheme="minorHAnsi"/>
                    <w:sz w:val="20"/>
                    <w:szCs w:val="20"/>
                    <w:lang w:val="en-GB" w:eastAsia="en-US" w:bidi="ar-SA"/>
                  </w:rPr>
                </w:rPrChange>
              </w:rPr>
            </w:pPr>
            <w:ins w:id="3095" w:author="薛媛媛（Grace）" w:date="2025-11-17T17:30:31Z">
              <w:r>
                <w:rPr>
                  <w:rFonts w:hint="default" w:ascii="Arial" w:hAnsi="Arial" w:eastAsia="宋体" w:cs="Arial"/>
                  <w:sz w:val="20"/>
                  <w:szCs w:val="20"/>
                  <w:lang w:val="en-US" w:eastAsia="zh-CN"/>
                  <w:rPrChange w:id="3096" w:author="薛媛媛（Grace）" w:date="2025-11-18T13:55:33Z">
                    <w:rPr>
                      <w:rFonts w:hint="eastAsia" w:eastAsia="宋体"/>
                      <w:sz w:val="20"/>
                      <w:szCs w:val="20"/>
                      <w:lang w:val="en-US" w:eastAsia="zh-CN"/>
                    </w:rPr>
                  </w:rPrChange>
                </w:rPr>
                <w:t>No</w:t>
              </w:r>
            </w:ins>
          </w:p>
        </w:tc>
        <w:tc>
          <w:tcPr>
            <w:tcW w:w="3078" w:type="dxa"/>
            <w:shd w:val="clear" w:color="auto" w:fill="auto"/>
            <w:tcMar>
              <w:top w:w="113" w:type="dxa"/>
              <w:bottom w:w="113" w:type="dxa"/>
            </w:tcMar>
            <w:vAlign w:val="top"/>
          </w:tcPr>
          <w:p w14:paraId="4634211E">
            <w:pPr>
              <w:rPr>
                <w:ins w:id="3098" w:author="薛媛媛（Grace）" w:date="2025-11-17T17:30:31Z"/>
                <w:rFonts w:ascii="Arial" w:hAnsi="Arial" w:cs="Arial" w:eastAsiaTheme="minorHAnsi"/>
                <w:sz w:val="20"/>
                <w:szCs w:val="20"/>
                <w:lang w:val="en-GB" w:eastAsia="en-US" w:bidi="ar-SA"/>
                <w:rPrChange w:id="3099" w:author="薛媛媛（Grace）" w:date="2025-11-18T13:55:33Z">
                  <w:rPr>
                    <w:ins w:id="3100" w:author="薛媛媛（Grace）" w:date="2025-11-17T17:30:31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4B36A820">
            <w:pPr>
              <w:rPr>
                <w:ins w:id="3101" w:author="薛媛媛（Grace）" w:date="2025-11-17T17:30:31Z"/>
                <w:rFonts w:ascii="Arial" w:hAnsi="Arial" w:cs="Arial" w:eastAsiaTheme="minorHAnsi"/>
                <w:sz w:val="20"/>
                <w:szCs w:val="20"/>
                <w:lang w:val="en-GB" w:eastAsia="en-US" w:bidi="ar-SA"/>
                <w:rPrChange w:id="3102" w:author="薛媛媛（Grace）" w:date="2025-11-18T13:55:33Z">
                  <w:rPr>
                    <w:ins w:id="3103" w:author="薛媛媛（Grace）" w:date="2025-11-17T17:30:31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5578C3BE">
            <w:pPr>
              <w:rPr>
                <w:ins w:id="3104" w:author="薛媛媛（Grace）" w:date="2025-11-17T17:30:31Z"/>
                <w:rFonts w:ascii="Arial" w:hAnsi="Arial" w:cs="Arial" w:eastAsiaTheme="minorHAnsi"/>
                <w:sz w:val="20"/>
                <w:szCs w:val="20"/>
                <w:lang w:val="en-GB" w:eastAsia="en-US" w:bidi="ar-SA"/>
                <w:rPrChange w:id="3105" w:author="薛媛媛（Grace）" w:date="2025-11-18T13:55:33Z">
                  <w:rPr>
                    <w:ins w:id="3106" w:author="薛媛媛（Grace）" w:date="2025-11-17T17:30:31Z"/>
                    <w:rFonts w:ascii="Arial" w:hAnsi="Arial" w:cs="Arial" w:eastAsiaTheme="minorHAnsi"/>
                    <w:sz w:val="20"/>
                    <w:szCs w:val="20"/>
                    <w:lang w:val="en-GB" w:eastAsia="en-US" w:bidi="ar-SA"/>
                  </w:rPr>
                </w:rPrChange>
              </w:rPr>
            </w:pPr>
            <w:ins w:id="3107" w:author="薛媛媛（Grace）" w:date="2025-11-17T17:30:31Z">
              <w:r>
                <w:rPr>
                  <w:rFonts w:hint="default" w:ascii="Arial" w:hAnsi="Arial" w:cs="Arial"/>
                  <w:sz w:val="20"/>
                  <w:szCs w:val="20"/>
                  <w:lang w:val="en-GB"/>
                  <w:rPrChange w:id="3108" w:author="薛媛媛（Grace）" w:date="2025-11-18T13:55:33Z">
                    <w:rPr>
                      <w:rFonts w:hint="eastAsia"/>
                      <w:sz w:val="20"/>
                      <w:szCs w:val="20"/>
                      <w:lang w:val="en-GB"/>
                    </w:rPr>
                  </w:rPrChange>
                </w:rPr>
                <w:t>The device is of non-biological origin.</w:t>
              </w:r>
            </w:ins>
          </w:p>
        </w:tc>
      </w:tr>
      <w:tr w14:paraId="5D4A6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5AD6B0F8">
            <w:pPr>
              <w:tabs>
                <w:tab w:val="left" w:pos="595"/>
              </w:tabs>
              <w:spacing w:before="120" w:line="240" w:lineRule="auto"/>
              <w:ind w:left="172"/>
              <w:rPr>
                <w:rFonts w:ascii="Arial" w:hAnsi="Arial" w:cs="Arial"/>
                <w:sz w:val="20"/>
                <w:szCs w:val="20"/>
                <w:lang w:val="en-GB"/>
                <w:rPrChange w:id="3110" w:author="薛媛媛（Grace）" w:date="2025-11-18T13:55:33Z">
                  <w:rPr>
                    <w:sz w:val="20"/>
                    <w:szCs w:val="20"/>
                    <w:lang w:val="en-GB"/>
                  </w:rPr>
                </w:rPrChange>
              </w:rPr>
            </w:pPr>
            <w:r>
              <w:rPr>
                <w:rFonts w:ascii="Arial" w:hAnsi="Arial" w:cs="Arial"/>
                <w:sz w:val="20"/>
                <w:szCs w:val="20"/>
                <w:lang w:val="en-GB"/>
                <w:rPrChange w:id="3111" w:author="薛媛媛（Grace）" w:date="2025-11-18T13:55:33Z">
                  <w:rPr>
                    <w:sz w:val="20"/>
                    <w:szCs w:val="20"/>
                    <w:lang w:val="en-GB"/>
                  </w:rPr>
                </w:rPrChange>
              </w:rPr>
              <w:t>(a)  where feasible taking into account the animal species, tissues and cells of animal origin, or their derivatives, shall originate from animals that have been subjected to veterinary controls that are adapted to the intended use of the tissues. Information on the geographical origin of the animals shall be retained by manufacturers;</w:t>
            </w:r>
          </w:p>
        </w:tc>
        <w:tc>
          <w:tcPr>
            <w:tcW w:w="1198" w:type="dxa"/>
            <w:shd w:val="clear" w:color="auto" w:fill="auto"/>
            <w:tcMar>
              <w:top w:w="113" w:type="dxa"/>
              <w:bottom w:w="113" w:type="dxa"/>
            </w:tcMar>
            <w:vAlign w:val="top"/>
          </w:tcPr>
          <w:p w14:paraId="6FC0DD77">
            <w:pPr>
              <w:rPr>
                <w:ins w:id="3112" w:author="薛媛媛（Grace）" w:date="2025-11-17T17:30:35Z"/>
                <w:rFonts w:ascii="Arial" w:hAnsi="Arial" w:cs="Arial" w:eastAsiaTheme="minorHAnsi"/>
                <w:sz w:val="20"/>
                <w:szCs w:val="20"/>
                <w:lang w:val="en-GB" w:eastAsia="en-US" w:bidi="ar-SA"/>
                <w:rPrChange w:id="3113" w:author="薛媛媛（Grace）" w:date="2025-11-18T13:55:33Z">
                  <w:rPr>
                    <w:ins w:id="3114" w:author="薛媛媛（Grace）" w:date="2025-11-17T17:30:35Z"/>
                    <w:rFonts w:ascii="Arial" w:hAnsi="Arial" w:cs="Arial" w:eastAsiaTheme="minorHAnsi"/>
                    <w:sz w:val="20"/>
                    <w:szCs w:val="20"/>
                    <w:lang w:val="en-GB" w:eastAsia="en-US" w:bidi="ar-SA"/>
                  </w:rPr>
                </w:rPrChange>
              </w:rPr>
            </w:pPr>
            <w:ins w:id="3115" w:author="薛媛媛（Grace）" w:date="2025-11-17T17:30:35Z">
              <w:r>
                <w:rPr>
                  <w:rFonts w:hint="default" w:ascii="Arial" w:hAnsi="Arial" w:eastAsia="宋体" w:cs="Arial"/>
                  <w:sz w:val="20"/>
                  <w:szCs w:val="20"/>
                  <w:lang w:val="en-US" w:eastAsia="zh-CN"/>
                  <w:rPrChange w:id="3116" w:author="薛媛媛（Grace）" w:date="2025-11-18T13:55:33Z">
                    <w:rPr>
                      <w:rFonts w:hint="eastAsia" w:eastAsia="宋体"/>
                      <w:sz w:val="20"/>
                      <w:szCs w:val="20"/>
                      <w:lang w:val="en-US" w:eastAsia="zh-CN"/>
                    </w:rPr>
                  </w:rPrChange>
                </w:rPr>
                <w:t>No</w:t>
              </w:r>
            </w:ins>
          </w:p>
        </w:tc>
        <w:tc>
          <w:tcPr>
            <w:tcW w:w="3078" w:type="dxa"/>
            <w:shd w:val="clear" w:color="auto" w:fill="auto"/>
            <w:tcMar>
              <w:top w:w="113" w:type="dxa"/>
              <w:bottom w:w="113" w:type="dxa"/>
            </w:tcMar>
            <w:vAlign w:val="top"/>
          </w:tcPr>
          <w:p w14:paraId="275487B3">
            <w:pPr>
              <w:rPr>
                <w:ins w:id="3118" w:author="薛媛媛（Grace）" w:date="2025-11-17T17:30:35Z"/>
                <w:rFonts w:ascii="Arial" w:hAnsi="Arial" w:cs="Arial" w:eastAsiaTheme="minorHAnsi"/>
                <w:sz w:val="20"/>
                <w:szCs w:val="20"/>
                <w:lang w:val="en-GB" w:eastAsia="en-US" w:bidi="ar-SA"/>
                <w:rPrChange w:id="3119" w:author="薛媛媛（Grace）" w:date="2025-11-18T13:55:33Z">
                  <w:rPr>
                    <w:ins w:id="3120" w:author="薛媛媛（Grace）" w:date="2025-11-17T17:30:35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70C5593E">
            <w:pPr>
              <w:rPr>
                <w:ins w:id="3121" w:author="薛媛媛（Grace）" w:date="2025-11-17T17:30:35Z"/>
                <w:rFonts w:ascii="Arial" w:hAnsi="Arial" w:cs="Arial" w:eastAsiaTheme="minorHAnsi"/>
                <w:sz w:val="20"/>
                <w:szCs w:val="20"/>
                <w:lang w:val="en-GB" w:eastAsia="en-US" w:bidi="ar-SA"/>
                <w:rPrChange w:id="3122" w:author="薛媛媛（Grace）" w:date="2025-11-18T13:55:33Z">
                  <w:rPr>
                    <w:ins w:id="3123" w:author="薛媛媛（Grace）" w:date="2025-11-17T17:30:35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4CB54945">
            <w:pPr>
              <w:rPr>
                <w:ins w:id="3124" w:author="薛媛媛（Grace）" w:date="2025-11-17T17:30:35Z"/>
                <w:rFonts w:ascii="Arial" w:hAnsi="Arial" w:cs="Arial" w:eastAsiaTheme="minorHAnsi"/>
                <w:sz w:val="20"/>
                <w:szCs w:val="20"/>
                <w:lang w:val="en-GB" w:eastAsia="en-US" w:bidi="ar-SA"/>
                <w:rPrChange w:id="3125" w:author="薛媛媛（Grace）" w:date="2025-11-18T13:55:33Z">
                  <w:rPr>
                    <w:ins w:id="3126" w:author="薛媛媛（Grace）" w:date="2025-11-17T17:30:35Z"/>
                    <w:rFonts w:ascii="Arial" w:hAnsi="Arial" w:cs="Arial" w:eastAsiaTheme="minorHAnsi"/>
                    <w:sz w:val="20"/>
                    <w:szCs w:val="20"/>
                    <w:lang w:val="en-GB" w:eastAsia="en-US" w:bidi="ar-SA"/>
                  </w:rPr>
                </w:rPrChange>
              </w:rPr>
            </w:pPr>
            <w:ins w:id="3127" w:author="薛媛媛（Grace）" w:date="2025-11-17T17:30:35Z">
              <w:r>
                <w:rPr>
                  <w:rFonts w:hint="default" w:ascii="Arial" w:hAnsi="Arial" w:cs="Arial"/>
                  <w:sz w:val="20"/>
                  <w:szCs w:val="20"/>
                  <w:lang w:val="en-GB"/>
                  <w:rPrChange w:id="3128" w:author="薛媛媛（Grace）" w:date="2025-11-18T13:55:33Z">
                    <w:rPr>
                      <w:rFonts w:hint="eastAsia"/>
                      <w:sz w:val="20"/>
                      <w:szCs w:val="20"/>
                      <w:lang w:val="en-GB"/>
                    </w:rPr>
                  </w:rPrChange>
                </w:rPr>
                <w:t>The device is of non-biological origin.</w:t>
              </w:r>
            </w:ins>
          </w:p>
        </w:tc>
      </w:tr>
      <w:tr w14:paraId="4216F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4F718DF8">
            <w:pPr>
              <w:tabs>
                <w:tab w:val="left" w:pos="595"/>
              </w:tabs>
              <w:spacing w:before="120" w:line="240" w:lineRule="auto"/>
              <w:ind w:left="172"/>
              <w:rPr>
                <w:rFonts w:ascii="Arial" w:hAnsi="Arial" w:cs="Arial"/>
                <w:sz w:val="20"/>
                <w:szCs w:val="20"/>
                <w:lang w:val="en-GB"/>
                <w:rPrChange w:id="3130" w:author="薛媛媛（Grace）" w:date="2025-11-18T13:55:33Z">
                  <w:rPr>
                    <w:sz w:val="20"/>
                    <w:szCs w:val="20"/>
                    <w:lang w:val="en-GB"/>
                  </w:rPr>
                </w:rPrChange>
              </w:rPr>
            </w:pPr>
            <w:r>
              <w:rPr>
                <w:rFonts w:ascii="Arial" w:hAnsi="Arial" w:cs="Arial"/>
                <w:sz w:val="20"/>
                <w:szCs w:val="20"/>
                <w:lang w:val="en-GB"/>
                <w:rPrChange w:id="3131" w:author="薛媛媛（Grace）" w:date="2025-11-18T13:55:33Z">
                  <w:rPr>
                    <w:sz w:val="20"/>
                    <w:szCs w:val="20"/>
                    <w:lang w:val="en-GB"/>
                  </w:rPr>
                </w:rPrChange>
              </w:rPr>
              <w:t>(b)  sourcing, processing, preservation, testing and handling of tissues, cells and substances of animal origin, or their derivatives, shall be carried out so as to provide safety for patients, users and, where applicable, other persons. In particular safety with regard to viruses and other transmissible agents shall be addressed by implementation of validated methods of elimination or viral inactivation in the course of the manufacturing process, except when the use of such methods would lead to unacceptable degradation compromising the clinical benefit of the device;</w:t>
            </w:r>
          </w:p>
        </w:tc>
        <w:tc>
          <w:tcPr>
            <w:tcW w:w="1198" w:type="dxa"/>
            <w:shd w:val="clear" w:color="auto" w:fill="auto"/>
            <w:tcMar>
              <w:top w:w="113" w:type="dxa"/>
              <w:bottom w:w="113" w:type="dxa"/>
            </w:tcMar>
            <w:vAlign w:val="top"/>
          </w:tcPr>
          <w:p w14:paraId="3522D2C2">
            <w:pPr>
              <w:rPr>
                <w:ins w:id="3132" w:author="薛媛媛（Grace）" w:date="2025-11-17T17:30:37Z"/>
                <w:rFonts w:ascii="Arial" w:hAnsi="Arial" w:cs="Arial" w:eastAsiaTheme="minorHAnsi"/>
                <w:sz w:val="20"/>
                <w:szCs w:val="20"/>
                <w:lang w:val="en-GB" w:eastAsia="en-US" w:bidi="ar-SA"/>
                <w:rPrChange w:id="3133" w:author="薛媛媛（Grace）" w:date="2025-11-18T13:55:33Z">
                  <w:rPr>
                    <w:ins w:id="3134" w:author="薛媛媛（Grace）" w:date="2025-11-17T17:30:37Z"/>
                    <w:rFonts w:ascii="Arial" w:hAnsi="Arial" w:cs="Arial" w:eastAsiaTheme="minorHAnsi"/>
                    <w:sz w:val="20"/>
                    <w:szCs w:val="20"/>
                    <w:lang w:val="en-GB" w:eastAsia="en-US" w:bidi="ar-SA"/>
                  </w:rPr>
                </w:rPrChange>
              </w:rPr>
            </w:pPr>
            <w:ins w:id="3135" w:author="薛媛媛（Grace）" w:date="2025-11-17T17:30:37Z">
              <w:r>
                <w:rPr>
                  <w:rFonts w:hint="default" w:ascii="Arial" w:hAnsi="Arial" w:eastAsia="宋体" w:cs="Arial"/>
                  <w:sz w:val="20"/>
                  <w:szCs w:val="20"/>
                  <w:lang w:val="en-US" w:eastAsia="zh-CN"/>
                  <w:rPrChange w:id="3136" w:author="薛媛媛（Grace）" w:date="2025-11-18T13:55:33Z">
                    <w:rPr>
                      <w:rFonts w:hint="eastAsia" w:eastAsia="宋体"/>
                      <w:sz w:val="20"/>
                      <w:szCs w:val="20"/>
                      <w:lang w:val="en-US" w:eastAsia="zh-CN"/>
                    </w:rPr>
                  </w:rPrChange>
                </w:rPr>
                <w:t>No</w:t>
              </w:r>
            </w:ins>
          </w:p>
        </w:tc>
        <w:tc>
          <w:tcPr>
            <w:tcW w:w="3078" w:type="dxa"/>
            <w:shd w:val="clear" w:color="auto" w:fill="auto"/>
            <w:tcMar>
              <w:top w:w="113" w:type="dxa"/>
              <w:bottom w:w="113" w:type="dxa"/>
            </w:tcMar>
            <w:vAlign w:val="top"/>
          </w:tcPr>
          <w:p w14:paraId="20A3B522">
            <w:pPr>
              <w:rPr>
                <w:ins w:id="3138" w:author="薛媛媛（Grace）" w:date="2025-11-17T17:30:37Z"/>
                <w:rFonts w:ascii="Arial" w:hAnsi="Arial" w:cs="Arial" w:eastAsiaTheme="minorHAnsi"/>
                <w:sz w:val="20"/>
                <w:szCs w:val="20"/>
                <w:lang w:val="en-GB" w:eastAsia="en-US" w:bidi="ar-SA"/>
                <w:rPrChange w:id="3139" w:author="薛媛媛（Grace）" w:date="2025-11-18T13:55:33Z">
                  <w:rPr>
                    <w:ins w:id="3140" w:author="薛媛媛（Grace）" w:date="2025-11-17T17:30:37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094A0087">
            <w:pPr>
              <w:rPr>
                <w:ins w:id="3141" w:author="薛媛媛（Grace）" w:date="2025-11-17T17:30:37Z"/>
                <w:rFonts w:ascii="Arial" w:hAnsi="Arial" w:cs="Arial" w:eastAsiaTheme="minorHAnsi"/>
                <w:sz w:val="20"/>
                <w:szCs w:val="20"/>
                <w:lang w:val="en-GB" w:eastAsia="en-US" w:bidi="ar-SA"/>
                <w:rPrChange w:id="3142" w:author="薛媛媛（Grace）" w:date="2025-11-18T13:55:33Z">
                  <w:rPr>
                    <w:ins w:id="3143" w:author="薛媛媛（Grace）" w:date="2025-11-17T17:30:37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6A7539CE">
            <w:pPr>
              <w:rPr>
                <w:ins w:id="3144" w:author="薛媛媛（Grace）" w:date="2025-11-17T17:30:37Z"/>
                <w:rFonts w:ascii="Arial" w:hAnsi="Arial" w:cs="Arial" w:eastAsiaTheme="minorHAnsi"/>
                <w:sz w:val="20"/>
                <w:szCs w:val="20"/>
                <w:lang w:val="en-GB" w:eastAsia="en-US" w:bidi="ar-SA"/>
                <w:rPrChange w:id="3145" w:author="薛媛媛（Grace）" w:date="2025-11-18T13:55:33Z">
                  <w:rPr>
                    <w:ins w:id="3146" w:author="薛媛媛（Grace）" w:date="2025-11-17T17:30:37Z"/>
                    <w:rFonts w:ascii="Arial" w:hAnsi="Arial" w:cs="Arial" w:eastAsiaTheme="minorHAnsi"/>
                    <w:sz w:val="20"/>
                    <w:szCs w:val="20"/>
                    <w:lang w:val="en-GB" w:eastAsia="en-US" w:bidi="ar-SA"/>
                  </w:rPr>
                </w:rPrChange>
              </w:rPr>
            </w:pPr>
            <w:ins w:id="3147" w:author="薛媛媛（Grace）" w:date="2025-11-17T17:30:37Z">
              <w:r>
                <w:rPr>
                  <w:rFonts w:hint="default" w:ascii="Arial" w:hAnsi="Arial" w:cs="Arial"/>
                  <w:sz w:val="20"/>
                  <w:szCs w:val="20"/>
                  <w:lang w:val="en-GB"/>
                  <w:rPrChange w:id="3148" w:author="薛媛媛（Grace）" w:date="2025-11-18T13:55:33Z">
                    <w:rPr>
                      <w:rFonts w:hint="eastAsia"/>
                      <w:sz w:val="20"/>
                      <w:szCs w:val="20"/>
                      <w:lang w:val="en-GB"/>
                    </w:rPr>
                  </w:rPrChange>
                </w:rPr>
                <w:t>The device is of non-biological origin.</w:t>
              </w:r>
            </w:ins>
          </w:p>
        </w:tc>
      </w:tr>
      <w:tr w14:paraId="5FFF6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46054143">
            <w:pPr>
              <w:tabs>
                <w:tab w:val="left" w:pos="595"/>
              </w:tabs>
              <w:spacing w:before="120" w:line="240" w:lineRule="auto"/>
              <w:ind w:left="172"/>
              <w:rPr>
                <w:rFonts w:ascii="Arial" w:hAnsi="Arial" w:cs="Arial"/>
                <w:sz w:val="20"/>
                <w:szCs w:val="20"/>
                <w:lang w:val="en-GB"/>
                <w:rPrChange w:id="3150" w:author="薛媛媛（Grace）" w:date="2025-11-18T13:55:33Z">
                  <w:rPr>
                    <w:sz w:val="20"/>
                    <w:szCs w:val="20"/>
                    <w:lang w:val="en-GB"/>
                  </w:rPr>
                </w:rPrChange>
              </w:rPr>
            </w:pPr>
            <w:r>
              <w:rPr>
                <w:rFonts w:ascii="Arial" w:hAnsi="Arial" w:cs="Arial"/>
                <w:sz w:val="20"/>
                <w:szCs w:val="20"/>
                <w:lang w:val="en-GB"/>
                <w:rPrChange w:id="3151" w:author="薛媛媛（Grace）" w:date="2025-11-18T13:55:33Z">
                  <w:rPr>
                    <w:sz w:val="20"/>
                    <w:szCs w:val="20"/>
                    <w:lang w:val="en-GB"/>
                  </w:rPr>
                </w:rPrChange>
              </w:rPr>
              <w:t>(c)  in the case of devices manufactured utilising tissues or cells of animal origin, or their derivatives, as referred to in Regulation (EU) No 722/2012 the particular requirements laid down in that Regulation shall apply.</w:t>
            </w:r>
          </w:p>
        </w:tc>
        <w:tc>
          <w:tcPr>
            <w:tcW w:w="1198" w:type="dxa"/>
            <w:shd w:val="clear" w:color="auto" w:fill="auto"/>
            <w:tcMar>
              <w:top w:w="113" w:type="dxa"/>
              <w:bottom w:w="113" w:type="dxa"/>
            </w:tcMar>
            <w:vAlign w:val="top"/>
          </w:tcPr>
          <w:p w14:paraId="64814F64">
            <w:pPr>
              <w:rPr>
                <w:ins w:id="3152" w:author="薛媛媛（Grace）" w:date="2025-11-17T17:30:47Z"/>
                <w:rFonts w:ascii="Arial" w:hAnsi="Arial" w:cs="Arial" w:eastAsiaTheme="minorHAnsi"/>
                <w:sz w:val="20"/>
                <w:szCs w:val="20"/>
                <w:lang w:val="en-GB" w:eastAsia="en-US" w:bidi="ar-SA"/>
                <w:rPrChange w:id="3153" w:author="薛媛媛（Grace）" w:date="2025-11-18T13:55:33Z">
                  <w:rPr>
                    <w:ins w:id="3154" w:author="薛媛媛（Grace）" w:date="2025-11-17T17:30:47Z"/>
                    <w:rFonts w:ascii="Arial" w:hAnsi="Arial" w:cs="Arial" w:eastAsiaTheme="minorHAnsi"/>
                    <w:sz w:val="20"/>
                    <w:szCs w:val="20"/>
                    <w:lang w:val="en-GB" w:eastAsia="en-US" w:bidi="ar-SA"/>
                  </w:rPr>
                </w:rPrChange>
              </w:rPr>
            </w:pPr>
            <w:ins w:id="3155" w:author="薛媛媛（Grace）" w:date="2025-11-17T17:30:47Z">
              <w:r>
                <w:rPr>
                  <w:rFonts w:hint="default" w:ascii="Arial" w:hAnsi="Arial" w:eastAsia="宋体" w:cs="Arial"/>
                  <w:sz w:val="20"/>
                  <w:szCs w:val="20"/>
                  <w:lang w:val="en-US" w:eastAsia="zh-CN"/>
                  <w:rPrChange w:id="3156" w:author="薛媛媛（Grace）" w:date="2025-11-18T13:55:33Z">
                    <w:rPr>
                      <w:rFonts w:hint="eastAsia" w:eastAsia="宋体"/>
                      <w:sz w:val="20"/>
                      <w:szCs w:val="20"/>
                      <w:lang w:val="en-US" w:eastAsia="zh-CN"/>
                    </w:rPr>
                  </w:rPrChange>
                </w:rPr>
                <w:t>No</w:t>
              </w:r>
            </w:ins>
          </w:p>
        </w:tc>
        <w:tc>
          <w:tcPr>
            <w:tcW w:w="3078" w:type="dxa"/>
            <w:shd w:val="clear" w:color="auto" w:fill="auto"/>
            <w:tcMar>
              <w:top w:w="113" w:type="dxa"/>
              <w:bottom w:w="113" w:type="dxa"/>
            </w:tcMar>
            <w:vAlign w:val="top"/>
          </w:tcPr>
          <w:p w14:paraId="3F0DDCCA">
            <w:pPr>
              <w:rPr>
                <w:ins w:id="3158" w:author="薛媛媛（Grace）" w:date="2025-11-17T17:30:47Z"/>
                <w:rFonts w:ascii="Arial" w:hAnsi="Arial" w:cs="Arial" w:eastAsiaTheme="minorHAnsi"/>
                <w:sz w:val="20"/>
                <w:szCs w:val="20"/>
                <w:lang w:val="en-GB" w:eastAsia="en-US" w:bidi="ar-SA"/>
                <w:rPrChange w:id="3159" w:author="薛媛媛（Grace）" w:date="2025-11-18T13:55:33Z">
                  <w:rPr>
                    <w:ins w:id="3160" w:author="薛媛媛（Grace）" w:date="2025-11-17T17:30:47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7B948CBE">
            <w:pPr>
              <w:rPr>
                <w:ins w:id="3161" w:author="薛媛媛（Grace）" w:date="2025-11-17T17:30:47Z"/>
                <w:rFonts w:ascii="Arial" w:hAnsi="Arial" w:cs="Arial" w:eastAsiaTheme="minorHAnsi"/>
                <w:sz w:val="20"/>
                <w:szCs w:val="20"/>
                <w:lang w:val="en-GB" w:eastAsia="en-US" w:bidi="ar-SA"/>
                <w:rPrChange w:id="3162" w:author="薛媛媛（Grace）" w:date="2025-11-18T13:55:33Z">
                  <w:rPr>
                    <w:ins w:id="3163" w:author="薛媛媛（Grace）" w:date="2025-11-17T17:30:47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70EA793F">
            <w:pPr>
              <w:rPr>
                <w:ins w:id="3164" w:author="薛媛媛（Grace）" w:date="2025-11-17T17:30:47Z"/>
                <w:rFonts w:ascii="Arial" w:hAnsi="Arial" w:cs="Arial" w:eastAsiaTheme="minorHAnsi"/>
                <w:sz w:val="20"/>
                <w:szCs w:val="20"/>
                <w:lang w:val="en-GB" w:eastAsia="en-US" w:bidi="ar-SA"/>
                <w:rPrChange w:id="3165" w:author="薛媛媛（Grace）" w:date="2025-11-18T13:55:33Z">
                  <w:rPr>
                    <w:ins w:id="3166" w:author="薛媛媛（Grace）" w:date="2025-11-17T17:30:47Z"/>
                    <w:rFonts w:ascii="Arial" w:hAnsi="Arial" w:cs="Arial" w:eastAsiaTheme="minorHAnsi"/>
                    <w:sz w:val="20"/>
                    <w:szCs w:val="20"/>
                    <w:lang w:val="en-GB" w:eastAsia="en-US" w:bidi="ar-SA"/>
                  </w:rPr>
                </w:rPrChange>
              </w:rPr>
            </w:pPr>
            <w:ins w:id="3167" w:author="薛媛媛（Grace）" w:date="2025-11-17T17:30:47Z">
              <w:r>
                <w:rPr>
                  <w:rFonts w:hint="default" w:ascii="Arial" w:hAnsi="Arial" w:cs="Arial"/>
                  <w:sz w:val="20"/>
                  <w:szCs w:val="20"/>
                  <w:lang w:val="en-GB"/>
                  <w:rPrChange w:id="3168" w:author="薛媛媛（Grace）" w:date="2025-11-18T13:55:33Z">
                    <w:rPr>
                      <w:rFonts w:hint="eastAsia"/>
                      <w:sz w:val="20"/>
                      <w:szCs w:val="20"/>
                      <w:lang w:val="en-GB"/>
                    </w:rPr>
                  </w:rPrChange>
                </w:rPr>
                <w:t>The device is of non-biological origin.</w:t>
              </w:r>
            </w:ins>
          </w:p>
        </w:tc>
      </w:tr>
      <w:tr w14:paraId="3A136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7231BC92">
            <w:pPr>
              <w:tabs>
                <w:tab w:val="left" w:pos="595"/>
              </w:tabs>
              <w:spacing w:before="120" w:line="240" w:lineRule="auto"/>
              <w:rPr>
                <w:rFonts w:ascii="Arial" w:hAnsi="Arial" w:eastAsia="Times New Roman" w:cs="Arial"/>
                <w:vanish/>
                <w:color w:val="000000"/>
                <w:sz w:val="20"/>
                <w:szCs w:val="20"/>
                <w:lang w:val="en-GB" w:eastAsia="de-CH"/>
                <w:rPrChange w:id="3170" w:author="薛媛媛（Grace）" w:date="2025-11-18T13:55:33Z">
                  <w:rPr>
                    <w:rFonts w:eastAsia="Times New Roman"/>
                    <w:vanish/>
                    <w:color w:val="000000"/>
                    <w:sz w:val="20"/>
                    <w:szCs w:val="20"/>
                    <w:lang w:val="en-GB" w:eastAsia="de-CH"/>
                  </w:rPr>
                </w:rPrChange>
              </w:rPr>
            </w:pPr>
            <w:r>
              <w:rPr>
                <w:rFonts w:ascii="Arial" w:hAnsi="Arial" w:cs="Arial"/>
                <w:sz w:val="20"/>
                <w:szCs w:val="20"/>
                <w:lang w:val="en-GB"/>
                <w:rPrChange w:id="3171" w:author="薛媛媛（Grace）" w:date="2025-11-18T13:55:33Z">
                  <w:rPr>
                    <w:sz w:val="20"/>
                    <w:szCs w:val="20"/>
                    <w:lang w:val="en-GB"/>
                  </w:rPr>
                </w:rPrChange>
              </w:rPr>
              <w:t>13.3.</w:t>
            </w:r>
            <w:r>
              <w:rPr>
                <w:rFonts w:ascii="Arial" w:hAnsi="Arial" w:cs="Arial"/>
                <w:sz w:val="20"/>
                <w:szCs w:val="20"/>
                <w:lang w:val="en-GB"/>
                <w:rPrChange w:id="3172" w:author="薛媛媛（Grace）" w:date="2025-11-18T13:55:33Z">
                  <w:rPr>
                    <w:sz w:val="20"/>
                    <w:szCs w:val="20"/>
                    <w:lang w:val="en-GB"/>
                  </w:rPr>
                </w:rPrChange>
              </w:rPr>
              <w:tab/>
            </w:r>
            <w:r>
              <w:rPr>
                <w:rFonts w:ascii="Arial" w:hAnsi="Arial" w:cs="Arial"/>
                <w:sz w:val="20"/>
                <w:szCs w:val="20"/>
                <w:lang w:val="en-GB"/>
                <w:rPrChange w:id="3173" w:author="薛媛媛（Grace）" w:date="2025-11-18T13:55:33Z">
                  <w:rPr>
                    <w:sz w:val="20"/>
                    <w:szCs w:val="20"/>
                    <w:lang w:val="en-GB"/>
                  </w:rPr>
                </w:rPrChange>
              </w:rPr>
              <w:t>For devices manufactured utilising non-viable biological substances other than those referred to in Sections 13.1 and 13.2, the processing, preservation, testing and handling of those substances shall be carried out so as to provide safety for patients, users and, where applicable, other persons, including in the waste disposal chain. In particular, safety with regard to viruses and other transmissible agents shall be addressed by appropriate methods of sourcing and by implementation of validated methods of elimination or inactivation in the course of the manufacturing process.</w:t>
            </w:r>
          </w:p>
        </w:tc>
        <w:tc>
          <w:tcPr>
            <w:tcW w:w="1198" w:type="dxa"/>
            <w:shd w:val="clear" w:color="auto" w:fill="auto"/>
            <w:tcMar>
              <w:top w:w="113" w:type="dxa"/>
              <w:bottom w:w="113" w:type="dxa"/>
            </w:tcMar>
            <w:vAlign w:val="top"/>
          </w:tcPr>
          <w:p w14:paraId="4E0C0BF2">
            <w:pPr>
              <w:rPr>
                <w:ins w:id="3174" w:author="薛媛媛（Grace）" w:date="2025-11-17T17:30:50Z"/>
                <w:rFonts w:ascii="Arial" w:hAnsi="Arial" w:cs="Arial" w:eastAsiaTheme="minorHAnsi"/>
                <w:sz w:val="20"/>
                <w:szCs w:val="20"/>
                <w:lang w:val="en-GB" w:eastAsia="en-US" w:bidi="ar-SA"/>
                <w:rPrChange w:id="3175" w:author="薛媛媛（Grace）" w:date="2025-11-18T13:55:33Z">
                  <w:rPr>
                    <w:ins w:id="3176" w:author="薛媛媛（Grace）" w:date="2025-11-17T17:30:50Z"/>
                    <w:rFonts w:ascii="Arial" w:hAnsi="Arial" w:cs="Arial" w:eastAsiaTheme="minorHAnsi"/>
                    <w:sz w:val="20"/>
                    <w:szCs w:val="20"/>
                    <w:lang w:val="en-GB" w:eastAsia="en-US" w:bidi="ar-SA"/>
                  </w:rPr>
                </w:rPrChange>
              </w:rPr>
            </w:pPr>
            <w:ins w:id="3177" w:author="薛媛媛（Grace）" w:date="2025-11-17T17:30:50Z">
              <w:r>
                <w:rPr>
                  <w:rFonts w:hint="default" w:ascii="Arial" w:hAnsi="Arial" w:eastAsia="宋体" w:cs="Arial"/>
                  <w:sz w:val="20"/>
                  <w:szCs w:val="20"/>
                  <w:lang w:val="en-US" w:eastAsia="zh-CN"/>
                  <w:rPrChange w:id="3178" w:author="薛媛媛（Grace）" w:date="2025-11-18T13:55:33Z">
                    <w:rPr>
                      <w:rFonts w:hint="eastAsia" w:eastAsia="宋体"/>
                      <w:sz w:val="20"/>
                      <w:szCs w:val="20"/>
                      <w:lang w:val="en-US" w:eastAsia="zh-CN"/>
                    </w:rPr>
                  </w:rPrChange>
                </w:rPr>
                <w:t>No</w:t>
              </w:r>
            </w:ins>
          </w:p>
        </w:tc>
        <w:tc>
          <w:tcPr>
            <w:tcW w:w="3078" w:type="dxa"/>
            <w:shd w:val="clear" w:color="auto" w:fill="auto"/>
            <w:tcMar>
              <w:top w:w="113" w:type="dxa"/>
              <w:bottom w:w="113" w:type="dxa"/>
            </w:tcMar>
            <w:vAlign w:val="top"/>
          </w:tcPr>
          <w:p w14:paraId="7D2CA5C9">
            <w:pPr>
              <w:rPr>
                <w:ins w:id="3180" w:author="薛媛媛（Grace）" w:date="2025-11-17T17:30:50Z"/>
                <w:rFonts w:ascii="Arial" w:hAnsi="Arial" w:cs="Arial" w:eastAsiaTheme="minorHAnsi"/>
                <w:sz w:val="20"/>
                <w:szCs w:val="20"/>
                <w:lang w:val="en-GB" w:eastAsia="en-US" w:bidi="ar-SA"/>
                <w:rPrChange w:id="3181" w:author="薛媛媛（Grace）" w:date="2025-11-18T13:55:33Z">
                  <w:rPr>
                    <w:ins w:id="3182" w:author="薛媛媛（Grace）" w:date="2025-11-17T17:30:50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4D80E6DD">
            <w:pPr>
              <w:rPr>
                <w:ins w:id="3183" w:author="薛媛媛（Grace）" w:date="2025-11-17T17:30:50Z"/>
                <w:rFonts w:ascii="Arial" w:hAnsi="Arial" w:cs="Arial" w:eastAsiaTheme="minorHAnsi"/>
                <w:sz w:val="20"/>
                <w:szCs w:val="20"/>
                <w:lang w:val="en-GB" w:eastAsia="en-US" w:bidi="ar-SA"/>
                <w:rPrChange w:id="3184" w:author="薛媛媛（Grace）" w:date="2025-11-18T13:55:33Z">
                  <w:rPr>
                    <w:ins w:id="3185" w:author="薛媛媛（Grace）" w:date="2025-11-17T17:30:50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577BD678">
            <w:pPr>
              <w:rPr>
                <w:ins w:id="3186" w:author="薛媛媛（Grace）" w:date="2025-11-17T17:30:50Z"/>
                <w:rFonts w:ascii="Arial" w:hAnsi="Arial" w:cs="Arial" w:eastAsiaTheme="minorHAnsi"/>
                <w:sz w:val="20"/>
                <w:szCs w:val="20"/>
                <w:lang w:val="en-GB" w:eastAsia="en-US" w:bidi="ar-SA"/>
                <w:rPrChange w:id="3187" w:author="薛媛媛（Grace）" w:date="2025-11-18T13:55:33Z">
                  <w:rPr>
                    <w:ins w:id="3188" w:author="薛媛媛（Grace）" w:date="2025-11-17T17:30:50Z"/>
                    <w:rFonts w:ascii="Arial" w:hAnsi="Arial" w:cs="Arial" w:eastAsiaTheme="minorHAnsi"/>
                    <w:sz w:val="20"/>
                    <w:szCs w:val="20"/>
                    <w:lang w:val="en-GB" w:eastAsia="en-US" w:bidi="ar-SA"/>
                  </w:rPr>
                </w:rPrChange>
              </w:rPr>
            </w:pPr>
            <w:ins w:id="3189" w:author="薛媛媛（Grace）" w:date="2025-11-17T17:30:50Z">
              <w:r>
                <w:rPr>
                  <w:rFonts w:hint="default" w:ascii="Arial" w:hAnsi="Arial" w:cs="Arial"/>
                  <w:sz w:val="20"/>
                  <w:szCs w:val="20"/>
                  <w:lang w:val="en-GB"/>
                  <w:rPrChange w:id="3190" w:author="薛媛媛（Grace）" w:date="2025-11-18T13:55:33Z">
                    <w:rPr>
                      <w:rFonts w:hint="eastAsia"/>
                      <w:sz w:val="20"/>
                      <w:szCs w:val="20"/>
                      <w:lang w:val="en-GB"/>
                    </w:rPr>
                  </w:rPrChange>
                </w:rPr>
                <w:t>The device is of non-biological origin.</w:t>
              </w:r>
            </w:ins>
          </w:p>
        </w:tc>
      </w:tr>
      <w:tr w14:paraId="5C0FF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0FAA1489">
            <w:pPr>
              <w:tabs>
                <w:tab w:val="left" w:pos="595"/>
              </w:tabs>
              <w:spacing w:before="120" w:line="240" w:lineRule="auto"/>
              <w:rPr>
                <w:rFonts w:ascii="Arial" w:hAnsi="Arial" w:eastAsia="Times New Roman" w:cs="Arial"/>
                <w:vanish/>
                <w:color w:val="000000"/>
                <w:sz w:val="20"/>
                <w:szCs w:val="20"/>
                <w:lang w:val="en-GB" w:eastAsia="de-CH"/>
                <w:rPrChange w:id="3192" w:author="薛媛媛（Grace）" w:date="2025-11-18T13:55:33Z">
                  <w:rPr>
                    <w:rFonts w:eastAsia="Times New Roman"/>
                    <w:vanish/>
                    <w:color w:val="000000"/>
                    <w:sz w:val="20"/>
                    <w:szCs w:val="20"/>
                    <w:lang w:val="en-GB" w:eastAsia="de-CH"/>
                  </w:rPr>
                </w:rPrChange>
              </w:rPr>
            </w:pPr>
            <w:r>
              <w:rPr>
                <w:rFonts w:ascii="Arial" w:hAnsi="Arial" w:cs="Arial"/>
                <w:sz w:val="20"/>
                <w:szCs w:val="20"/>
                <w:lang w:val="en-GB"/>
                <w:rPrChange w:id="3193" w:author="薛媛媛（Grace）" w:date="2025-11-18T13:55:33Z">
                  <w:rPr>
                    <w:sz w:val="20"/>
                    <w:szCs w:val="20"/>
                    <w:lang w:val="en-GB"/>
                  </w:rPr>
                </w:rPrChange>
              </w:rPr>
              <w:t>14.</w:t>
            </w:r>
            <w:r>
              <w:rPr>
                <w:rFonts w:ascii="Arial" w:hAnsi="Arial" w:cs="Arial"/>
                <w:sz w:val="20"/>
                <w:szCs w:val="20"/>
                <w:lang w:val="en-GB"/>
                <w:rPrChange w:id="3194" w:author="薛媛媛（Grace）" w:date="2025-11-18T13:55:33Z">
                  <w:rPr>
                    <w:sz w:val="20"/>
                    <w:szCs w:val="20"/>
                    <w:lang w:val="en-GB"/>
                  </w:rPr>
                </w:rPrChange>
              </w:rPr>
              <w:tab/>
            </w:r>
            <w:r>
              <w:rPr>
                <w:rFonts w:ascii="Arial" w:hAnsi="Arial" w:cs="Arial"/>
                <w:b/>
                <w:sz w:val="20"/>
                <w:szCs w:val="20"/>
                <w:lang w:val="en-GB"/>
                <w:rPrChange w:id="3195" w:author="薛媛媛（Grace）" w:date="2025-11-18T13:55:33Z">
                  <w:rPr>
                    <w:b/>
                    <w:sz w:val="20"/>
                    <w:szCs w:val="20"/>
                    <w:lang w:val="en-GB"/>
                  </w:rPr>
                </w:rPrChange>
              </w:rPr>
              <w:t>Construction of devices and interaction with their environment</w:t>
            </w:r>
          </w:p>
        </w:tc>
        <w:tc>
          <w:tcPr>
            <w:tcW w:w="1198" w:type="dxa"/>
            <w:tcMar>
              <w:top w:w="113" w:type="dxa"/>
              <w:bottom w:w="113" w:type="dxa"/>
            </w:tcMar>
          </w:tcPr>
          <w:p w14:paraId="17A2CEAE">
            <w:pPr>
              <w:rPr>
                <w:rFonts w:ascii="Arial" w:hAnsi="Arial" w:cs="Arial"/>
                <w:sz w:val="20"/>
                <w:szCs w:val="20"/>
                <w:lang w:val="en-GB"/>
                <w:rPrChange w:id="3196" w:author="薛媛媛（Grace）" w:date="2025-11-18T13:55:33Z">
                  <w:rPr>
                    <w:sz w:val="20"/>
                    <w:szCs w:val="20"/>
                    <w:lang w:val="en-GB"/>
                  </w:rPr>
                </w:rPrChange>
              </w:rPr>
            </w:pPr>
          </w:p>
        </w:tc>
        <w:tc>
          <w:tcPr>
            <w:tcW w:w="3078" w:type="dxa"/>
            <w:tcMar>
              <w:top w:w="113" w:type="dxa"/>
              <w:bottom w:w="113" w:type="dxa"/>
            </w:tcMar>
          </w:tcPr>
          <w:p w14:paraId="07897560">
            <w:pPr>
              <w:rPr>
                <w:rFonts w:ascii="Arial" w:hAnsi="Arial" w:cs="Arial"/>
                <w:sz w:val="20"/>
                <w:szCs w:val="20"/>
                <w:lang w:val="en-GB"/>
                <w:rPrChange w:id="3197" w:author="薛媛媛（Grace）" w:date="2025-11-18T13:55:33Z">
                  <w:rPr>
                    <w:sz w:val="20"/>
                    <w:szCs w:val="20"/>
                    <w:lang w:val="en-GB"/>
                  </w:rPr>
                </w:rPrChange>
              </w:rPr>
            </w:pPr>
          </w:p>
        </w:tc>
        <w:tc>
          <w:tcPr>
            <w:tcW w:w="3078" w:type="dxa"/>
            <w:tcMar>
              <w:top w:w="113" w:type="dxa"/>
              <w:bottom w:w="113" w:type="dxa"/>
            </w:tcMar>
          </w:tcPr>
          <w:p w14:paraId="38566BC1">
            <w:pPr>
              <w:rPr>
                <w:rFonts w:ascii="Arial" w:hAnsi="Arial" w:cs="Arial"/>
                <w:sz w:val="20"/>
                <w:szCs w:val="20"/>
                <w:lang w:val="en-GB"/>
                <w:rPrChange w:id="3198" w:author="薛媛媛（Grace）" w:date="2025-11-18T13:55:33Z">
                  <w:rPr>
                    <w:sz w:val="20"/>
                    <w:szCs w:val="20"/>
                    <w:lang w:val="en-GB"/>
                  </w:rPr>
                </w:rPrChange>
              </w:rPr>
            </w:pPr>
          </w:p>
        </w:tc>
        <w:tc>
          <w:tcPr>
            <w:tcW w:w="3078" w:type="dxa"/>
            <w:tcMar>
              <w:top w:w="113" w:type="dxa"/>
              <w:bottom w:w="113" w:type="dxa"/>
            </w:tcMar>
          </w:tcPr>
          <w:p w14:paraId="213BB457">
            <w:pPr>
              <w:rPr>
                <w:rFonts w:ascii="Arial" w:hAnsi="Arial" w:cs="Arial"/>
                <w:sz w:val="20"/>
                <w:szCs w:val="20"/>
                <w:lang w:val="en-GB"/>
                <w:rPrChange w:id="3199" w:author="薛媛媛（Grace）" w:date="2025-11-18T13:55:33Z">
                  <w:rPr>
                    <w:sz w:val="20"/>
                    <w:szCs w:val="20"/>
                    <w:lang w:val="en-GB"/>
                  </w:rPr>
                </w:rPrChange>
              </w:rPr>
            </w:pPr>
          </w:p>
        </w:tc>
      </w:tr>
      <w:tr w14:paraId="4D183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5C493E2D">
            <w:pPr>
              <w:tabs>
                <w:tab w:val="left" w:pos="595"/>
              </w:tabs>
              <w:spacing w:before="120" w:line="240" w:lineRule="auto"/>
              <w:rPr>
                <w:rFonts w:ascii="Arial" w:hAnsi="Arial" w:eastAsia="Times New Roman" w:cs="Arial"/>
                <w:vanish/>
                <w:color w:val="000000"/>
                <w:sz w:val="20"/>
                <w:szCs w:val="20"/>
                <w:lang w:val="en-GB" w:eastAsia="de-CH"/>
                <w:rPrChange w:id="3200" w:author="薛媛媛（Grace）" w:date="2025-11-18T13:55:33Z">
                  <w:rPr>
                    <w:rFonts w:eastAsia="Times New Roman"/>
                    <w:vanish/>
                    <w:color w:val="000000"/>
                    <w:sz w:val="20"/>
                    <w:szCs w:val="20"/>
                    <w:lang w:val="en-GB" w:eastAsia="de-CH"/>
                  </w:rPr>
                </w:rPrChange>
              </w:rPr>
            </w:pPr>
            <w:r>
              <w:rPr>
                <w:rFonts w:ascii="Arial" w:hAnsi="Arial" w:cs="Arial"/>
                <w:sz w:val="20"/>
                <w:szCs w:val="20"/>
                <w:lang w:val="en-GB"/>
                <w:rPrChange w:id="3201" w:author="薛媛媛（Grace）" w:date="2025-11-18T13:55:33Z">
                  <w:rPr>
                    <w:sz w:val="20"/>
                    <w:szCs w:val="20"/>
                    <w:lang w:val="en-GB"/>
                  </w:rPr>
                </w:rPrChange>
              </w:rPr>
              <w:t>14.1.</w:t>
            </w:r>
            <w:r>
              <w:rPr>
                <w:rFonts w:ascii="Arial" w:hAnsi="Arial" w:cs="Arial"/>
                <w:sz w:val="20"/>
                <w:szCs w:val="20"/>
                <w:lang w:val="en-GB"/>
                <w:rPrChange w:id="3202" w:author="薛媛媛（Grace）" w:date="2025-11-18T13:55:33Z">
                  <w:rPr>
                    <w:sz w:val="20"/>
                    <w:szCs w:val="20"/>
                    <w:lang w:val="en-GB"/>
                  </w:rPr>
                </w:rPrChange>
              </w:rPr>
              <w:tab/>
            </w:r>
            <w:r>
              <w:rPr>
                <w:rFonts w:ascii="Arial" w:hAnsi="Arial" w:cs="Arial"/>
                <w:sz w:val="20"/>
                <w:szCs w:val="20"/>
                <w:lang w:val="en-GB"/>
                <w:rPrChange w:id="3203" w:author="薛媛媛（Grace）" w:date="2025-11-18T13:55:33Z">
                  <w:rPr>
                    <w:sz w:val="20"/>
                    <w:szCs w:val="20"/>
                    <w:lang w:val="en-GB"/>
                  </w:rPr>
                </w:rPrChange>
              </w:rPr>
              <w:t>If the device is intended for use in combination with other devices or equipment the whole combination, including the connection system shall be safe and shall not impair the specified performance of the devices. Any restrictions on use applying to such combinations shall be indicated on the label and/or in the instructions for use. Connections which the user has to handle, such as fluid, gas transfer, electrical or mechanical coupling, shall be designed and constructed in such a way as to minimise all possible risks, such as misconnection.</w:t>
            </w:r>
          </w:p>
        </w:tc>
        <w:tc>
          <w:tcPr>
            <w:tcW w:w="1198" w:type="dxa"/>
            <w:shd w:val="clear" w:color="auto" w:fill="auto"/>
            <w:tcMar>
              <w:top w:w="113" w:type="dxa"/>
              <w:bottom w:w="113" w:type="dxa"/>
            </w:tcMar>
            <w:vAlign w:val="top"/>
          </w:tcPr>
          <w:p w14:paraId="11BC041E">
            <w:pPr>
              <w:rPr>
                <w:ins w:id="3204" w:author="薛媛媛（Grace）" w:date="2025-11-17T17:33:26Z"/>
                <w:rFonts w:hint="default" w:ascii="Arial" w:hAnsi="Arial" w:cs="Arial" w:eastAsiaTheme="minorHAnsi"/>
                <w:sz w:val="20"/>
                <w:szCs w:val="20"/>
                <w:lang w:val="en-GB" w:eastAsia="zh-CN" w:bidi="ar-SA"/>
                <w:rPrChange w:id="3205" w:author="薛媛媛（Grace）" w:date="2025-11-18T13:55:39Z">
                  <w:rPr>
                    <w:ins w:id="3206" w:author="薛媛媛（Grace）" w:date="2025-11-17T17:33:26Z"/>
                    <w:rFonts w:hint="eastAsia" w:ascii="Arial" w:hAnsi="Arial" w:cs="Arial" w:eastAsiaTheme="minorHAnsi"/>
                    <w:sz w:val="22"/>
                    <w:szCs w:val="22"/>
                    <w:lang w:val="en-GB" w:eastAsia="zh-CN" w:bidi="ar-SA"/>
                  </w:rPr>
                </w:rPrChange>
              </w:rPr>
            </w:pPr>
            <w:ins w:id="3207" w:author="薛媛媛（Grace）" w:date="2025-11-17T17:33:26Z">
              <w:r>
                <w:rPr>
                  <w:rFonts w:hint="default" w:ascii="Arial" w:hAnsi="Arial" w:cs="Arial" w:eastAsiaTheme="minorHAnsi"/>
                  <w:sz w:val="20"/>
                  <w:szCs w:val="20"/>
                  <w:lang w:val="en-GB" w:eastAsia="zh-CN"/>
                  <w:rPrChange w:id="3208"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7038C229">
            <w:pPr>
              <w:rPr>
                <w:ins w:id="3210" w:author="薛媛媛（Grace）" w:date="2025-11-17T17:33:26Z"/>
                <w:rFonts w:hint="default" w:ascii="Arial" w:hAnsi="Arial" w:cs="Arial"/>
                <w:sz w:val="20"/>
                <w:szCs w:val="20"/>
                <w:lang w:val="en-GB" w:eastAsia="zh-CN"/>
                <w:rPrChange w:id="3211" w:author="薛媛媛（Grace）" w:date="2025-11-18T13:55:39Z">
                  <w:rPr>
                    <w:ins w:id="3212" w:author="薛媛媛（Grace）" w:date="2025-11-17T17:33:26Z"/>
                    <w:rFonts w:hint="eastAsia" w:ascii="Arial" w:hAnsi="Arial" w:cs="Arial"/>
                    <w:sz w:val="22"/>
                    <w:szCs w:val="22"/>
                    <w:lang w:val="en-GB" w:eastAsia="zh-CN"/>
                  </w:rPr>
                </w:rPrChange>
              </w:rPr>
            </w:pPr>
            <w:ins w:id="3213" w:author="薛媛媛（Grace）" w:date="2025-11-17T17:33:26Z">
              <w:r>
                <w:rPr>
                  <w:rFonts w:hint="default" w:ascii="Arial" w:hAnsi="Arial" w:cs="Arial"/>
                  <w:sz w:val="20"/>
                  <w:szCs w:val="20"/>
                  <w:lang w:val="en-GB" w:eastAsia="zh-CN"/>
                  <w:rPrChange w:id="3214" w:author="薛媛媛（Grace）" w:date="2025-11-18T13:55:39Z">
                    <w:rPr>
                      <w:rFonts w:hint="eastAsia" w:ascii="Arial" w:hAnsi="Arial" w:cs="Arial"/>
                      <w:sz w:val="22"/>
                      <w:szCs w:val="22"/>
                      <w:lang w:val="en-GB" w:eastAsia="zh-CN"/>
                    </w:rPr>
                  </w:rPrChange>
                </w:rPr>
                <w:t>EN ISO 15223-1</w:t>
              </w:r>
            </w:ins>
          </w:p>
          <w:p w14:paraId="56EFD76D">
            <w:pPr>
              <w:rPr>
                <w:ins w:id="3216" w:author="薛媛媛（Grace）" w:date="2025-11-17T17:48:22Z"/>
                <w:rFonts w:hint="default" w:ascii="Arial" w:hAnsi="Arial" w:cs="Arial"/>
                <w:sz w:val="20"/>
                <w:szCs w:val="20"/>
                <w:lang w:val="en-GB" w:eastAsia="zh-CN"/>
                <w:rPrChange w:id="3217" w:author="薛媛媛（Grace）" w:date="2025-11-18T13:55:39Z">
                  <w:rPr>
                    <w:ins w:id="3218" w:author="薛媛媛（Grace）" w:date="2025-11-17T17:48:22Z"/>
                    <w:rFonts w:hint="eastAsia" w:ascii="Arial" w:hAnsi="Arial" w:cs="Arial"/>
                    <w:sz w:val="22"/>
                    <w:szCs w:val="22"/>
                    <w:lang w:val="en-GB" w:eastAsia="zh-CN"/>
                  </w:rPr>
                </w:rPrChange>
              </w:rPr>
            </w:pPr>
            <w:ins w:id="3219" w:author="薛媛媛（Grace）" w:date="2025-11-17T17:33:26Z">
              <w:r>
                <w:rPr>
                  <w:rFonts w:hint="default" w:ascii="Arial" w:hAnsi="Arial" w:cs="Arial"/>
                  <w:sz w:val="20"/>
                  <w:szCs w:val="20"/>
                  <w:lang w:val="en-GB" w:eastAsia="zh-CN"/>
                  <w:rPrChange w:id="3220" w:author="薛媛媛（Grace）" w:date="2025-11-18T13:55:39Z">
                    <w:rPr>
                      <w:rFonts w:hint="eastAsia" w:ascii="Arial" w:hAnsi="Arial" w:cs="Arial"/>
                      <w:sz w:val="22"/>
                      <w:szCs w:val="22"/>
                      <w:lang w:val="en-GB" w:eastAsia="zh-CN"/>
                    </w:rPr>
                  </w:rPrChange>
                </w:rPr>
                <w:t>EN ISO 20417</w:t>
              </w:r>
            </w:ins>
          </w:p>
          <w:p w14:paraId="6E4E7DD8">
            <w:pPr>
              <w:rPr>
                <w:ins w:id="3222" w:author="薛媛媛（Grace）" w:date="2025-11-17T17:33:26Z"/>
                <w:rFonts w:hint="default" w:ascii="Arial" w:hAnsi="Arial" w:cs="Arial"/>
                <w:sz w:val="20"/>
                <w:szCs w:val="20"/>
                <w:lang w:val="en-GB" w:eastAsia="zh-CN"/>
                <w:rPrChange w:id="3223" w:author="薛媛媛（Grace）" w:date="2025-11-18T13:55:39Z">
                  <w:rPr>
                    <w:ins w:id="3224" w:author="薛媛媛（Grace）" w:date="2025-11-17T17:33:26Z"/>
                    <w:rFonts w:hint="default" w:ascii="Arial" w:hAnsi="Arial" w:cs="Arial"/>
                    <w:sz w:val="22"/>
                    <w:szCs w:val="22"/>
                    <w:lang w:val="en-GB" w:eastAsia="zh-CN"/>
                  </w:rPr>
                </w:rPrChange>
              </w:rPr>
            </w:pPr>
            <w:ins w:id="3225" w:author="薛媛媛（Grace）" w:date="2025-11-17T17:48:22Z">
              <w:r>
                <w:rPr>
                  <w:rFonts w:hint="default" w:ascii="Arial" w:hAnsi="Arial" w:eastAsia="宋体" w:cs="Arial"/>
                  <w:sz w:val="20"/>
                  <w:szCs w:val="20"/>
                  <w:lang w:val="en-US" w:eastAsia="zh-CN"/>
                  <w:rPrChange w:id="3226" w:author="薛媛媛（Grace）" w:date="2025-11-18T13:55:33Z">
                    <w:rPr>
                      <w:rFonts w:hint="eastAsia" w:eastAsia="宋体"/>
                      <w:sz w:val="20"/>
                      <w:szCs w:val="20"/>
                      <w:lang w:val="en-US" w:eastAsia="zh-CN"/>
                    </w:rPr>
                  </w:rPrChange>
                </w:rPr>
                <w:t>IEC 62366-1</w:t>
              </w:r>
            </w:ins>
          </w:p>
        </w:tc>
        <w:tc>
          <w:tcPr>
            <w:tcW w:w="3078" w:type="dxa"/>
            <w:shd w:val="clear" w:color="auto" w:fill="auto"/>
            <w:tcMar>
              <w:top w:w="113" w:type="dxa"/>
              <w:bottom w:w="113" w:type="dxa"/>
            </w:tcMar>
            <w:vAlign w:val="top"/>
          </w:tcPr>
          <w:p w14:paraId="78AD1514">
            <w:pPr>
              <w:rPr>
                <w:ins w:id="3228" w:author="薛媛媛（Grace）" w:date="2025-11-17T17:48:33Z"/>
                <w:rFonts w:hint="default" w:ascii="Arial" w:hAnsi="Arial" w:cs="Arial" w:eastAsiaTheme="minorHAnsi"/>
                <w:sz w:val="20"/>
                <w:szCs w:val="20"/>
                <w:lang w:val="en-GB" w:eastAsia="zh-CN"/>
                <w:rPrChange w:id="3229" w:author="薛媛媛（Grace）" w:date="2025-11-18T13:55:39Z">
                  <w:rPr>
                    <w:ins w:id="3230" w:author="薛媛媛（Grace）" w:date="2025-11-17T17:48:33Z"/>
                    <w:rFonts w:hint="eastAsia" w:ascii="Arial" w:hAnsi="Arial" w:cs="Arial" w:eastAsiaTheme="minorHAnsi"/>
                    <w:sz w:val="22"/>
                    <w:szCs w:val="22"/>
                    <w:lang w:val="en-GB" w:eastAsia="zh-CN"/>
                  </w:rPr>
                </w:rPrChange>
              </w:rPr>
            </w:pPr>
            <w:ins w:id="3231" w:author="薛媛媛（Grace）" w:date="2025-11-17T17:33:26Z">
              <w:r>
                <w:rPr>
                  <w:rFonts w:hint="default" w:ascii="Arial" w:hAnsi="Arial" w:cs="Arial" w:eastAsiaTheme="minorHAnsi"/>
                  <w:sz w:val="20"/>
                  <w:szCs w:val="20"/>
                  <w:lang w:val="en-GB" w:eastAsia="zh-CN"/>
                  <w:rPrChange w:id="3232" w:author="薛媛媛（Grace）" w:date="2025-11-18T13:55:39Z">
                    <w:rPr>
                      <w:rFonts w:hint="eastAsia" w:ascii="Arial" w:hAnsi="Arial" w:cs="Arial" w:eastAsiaTheme="minorHAnsi"/>
                      <w:sz w:val="22"/>
                      <w:szCs w:val="22"/>
                      <w:lang w:val="en-GB" w:eastAsia="zh-CN"/>
                    </w:rPr>
                  </w:rPrChange>
                </w:rPr>
                <w:t xml:space="preserve">Label </w:t>
              </w:r>
            </w:ins>
          </w:p>
          <w:p w14:paraId="258D8825">
            <w:pPr>
              <w:rPr>
                <w:ins w:id="3234" w:author="薛媛媛（Grace）" w:date="2025-11-17T17:33:26Z"/>
                <w:rFonts w:hint="default" w:ascii="Arial" w:hAnsi="Arial" w:cs="Arial" w:eastAsiaTheme="minorHAnsi"/>
                <w:sz w:val="20"/>
                <w:szCs w:val="20"/>
                <w:lang w:val="en-GB" w:eastAsia="zh-CN"/>
                <w:rPrChange w:id="3235" w:author="薛媛媛（Grace）" w:date="2025-11-18T13:55:39Z">
                  <w:rPr>
                    <w:ins w:id="3236" w:author="薛媛媛（Grace）" w:date="2025-11-17T17:33:26Z"/>
                    <w:rFonts w:hint="eastAsia" w:ascii="Arial" w:hAnsi="Arial" w:cs="Arial" w:eastAsiaTheme="minorHAnsi"/>
                    <w:sz w:val="22"/>
                    <w:szCs w:val="22"/>
                    <w:lang w:val="en-GB" w:eastAsia="zh-CN"/>
                  </w:rPr>
                </w:rPrChange>
              </w:rPr>
            </w:pPr>
            <w:ins w:id="3237" w:author="薛媛媛（Grace）" w:date="2025-11-17T17:48:33Z">
              <w:r>
                <w:rPr>
                  <w:rFonts w:hint="default" w:ascii="Arial" w:hAnsi="Arial" w:cs="Arial" w:eastAsiaTheme="minorEastAsia"/>
                  <w:color w:val="auto"/>
                  <w:sz w:val="20"/>
                  <w:szCs w:val="20"/>
                  <w:lang w:val="en-US" w:eastAsia="zh-CN"/>
                  <w:rPrChange w:id="3238" w:author="薛媛媛（Grace）" w:date="2025-11-18T13:55:39Z">
                    <w:rPr>
                      <w:rFonts w:hint="eastAsia" w:cs="Arial" w:eastAsiaTheme="minorEastAsia"/>
                      <w:color w:val="auto"/>
                      <w:sz w:val="22"/>
                      <w:szCs w:val="22"/>
                      <w:lang w:val="en-US" w:eastAsia="zh-CN"/>
                    </w:rPr>
                  </w:rPrChange>
                </w:rPr>
                <w:t>Formative Usability Report</w:t>
              </w:r>
            </w:ins>
            <w:ins w:id="3240" w:author="薛媛媛（Grace）" w:date="2025-11-17T17:48:33Z">
              <w:r>
                <w:rPr>
                  <w:rFonts w:ascii="Arial" w:hAnsi="Arial" w:cs="Arial"/>
                  <w:sz w:val="20"/>
                  <w:szCs w:val="20"/>
                  <w:rPrChange w:id="3241" w:author="薛媛媛（Grace）" w:date="2025-11-18T13:55:39Z">
                    <w:rPr/>
                  </w:rPrChange>
                </w:rPr>
                <w:commentReference w:id="10"/>
              </w:r>
            </w:ins>
            <w:ins w:id="3243" w:author="薛媛媛（Grace）" w:date="2025-11-17T17:48:33Z">
              <w:r>
                <w:rPr>
                  <w:rFonts w:hint="default" w:ascii="Arial" w:hAnsi="Arial" w:cs="Arial" w:eastAsiaTheme="minorEastAsia"/>
                  <w:color w:val="auto"/>
                  <w:sz w:val="20"/>
                  <w:szCs w:val="20"/>
                  <w:lang w:val="en-US" w:eastAsia="zh-CN"/>
                  <w:rPrChange w:id="3244" w:author="薛媛媛（Grace）" w:date="2025-11-18T13:55:39Z">
                    <w:rPr>
                      <w:rFonts w:hint="eastAsia" w:cs="Arial" w:eastAsiaTheme="minorEastAsia"/>
                      <w:color w:val="auto"/>
                      <w:sz w:val="22"/>
                      <w:szCs w:val="22"/>
                      <w:lang w:val="en-US" w:eastAsia="zh-CN"/>
                    </w:rPr>
                  </w:rPrChange>
                </w:rPr>
                <w:t xml:space="preserve"> </w:t>
              </w:r>
            </w:ins>
          </w:p>
        </w:tc>
        <w:tc>
          <w:tcPr>
            <w:tcW w:w="3078" w:type="dxa"/>
            <w:shd w:val="clear" w:color="auto" w:fill="auto"/>
            <w:tcMar>
              <w:top w:w="113" w:type="dxa"/>
              <w:bottom w:w="113" w:type="dxa"/>
            </w:tcMar>
            <w:vAlign w:val="top"/>
          </w:tcPr>
          <w:p w14:paraId="79366505">
            <w:pPr>
              <w:rPr>
                <w:ins w:id="3246" w:author="薛媛媛（Grace）" w:date="2025-11-17T17:33:26Z"/>
                <w:rFonts w:ascii="Arial" w:hAnsi="Arial" w:cs="Arial" w:eastAsiaTheme="minorHAnsi"/>
                <w:sz w:val="20"/>
                <w:szCs w:val="20"/>
                <w:lang w:val="en-GB" w:eastAsia="en-US" w:bidi="ar-SA"/>
                <w:rPrChange w:id="3247" w:author="薛媛媛（Grace）" w:date="2025-11-18T13:55:33Z">
                  <w:rPr>
                    <w:ins w:id="3248" w:author="薛媛媛（Grace）" w:date="2025-11-17T17:33:26Z"/>
                    <w:rFonts w:ascii="Arial" w:hAnsi="Arial" w:cs="Arial" w:eastAsiaTheme="minorHAnsi"/>
                    <w:sz w:val="20"/>
                    <w:szCs w:val="20"/>
                    <w:lang w:val="en-GB" w:eastAsia="en-US" w:bidi="ar-SA"/>
                  </w:rPr>
                </w:rPrChange>
              </w:rPr>
            </w:pPr>
          </w:p>
        </w:tc>
      </w:tr>
      <w:tr w14:paraId="65FDA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4A4EC7A0">
            <w:pPr>
              <w:rPr>
                <w:rFonts w:ascii="Arial" w:hAnsi="Arial" w:cs="Arial"/>
                <w:sz w:val="20"/>
                <w:szCs w:val="20"/>
                <w:lang w:val="en-GB"/>
                <w:rPrChange w:id="3249" w:author="薛媛媛（Grace）" w:date="2025-11-18T13:55:33Z">
                  <w:rPr>
                    <w:sz w:val="20"/>
                    <w:szCs w:val="20"/>
                    <w:lang w:val="en-GB"/>
                  </w:rPr>
                </w:rPrChange>
              </w:rPr>
            </w:pPr>
            <w:r>
              <w:rPr>
                <w:rFonts w:ascii="Arial" w:hAnsi="Arial" w:cs="Arial"/>
                <w:sz w:val="20"/>
                <w:szCs w:val="20"/>
                <w:lang w:val="en-GB"/>
                <w:rPrChange w:id="3250" w:author="薛媛媛（Grace）" w:date="2025-11-18T13:55:33Z">
                  <w:rPr>
                    <w:sz w:val="20"/>
                    <w:szCs w:val="20"/>
                    <w:lang w:val="en-GB"/>
                  </w:rPr>
                </w:rPrChange>
              </w:rPr>
              <w:t>14.2.</w:t>
            </w:r>
            <w:r>
              <w:rPr>
                <w:rFonts w:ascii="Arial" w:hAnsi="Arial" w:cs="Arial"/>
                <w:sz w:val="20"/>
                <w:szCs w:val="20"/>
                <w:lang w:val="en-GB"/>
                <w:rPrChange w:id="3251" w:author="薛媛媛（Grace）" w:date="2025-11-18T13:55:33Z">
                  <w:rPr>
                    <w:sz w:val="20"/>
                    <w:szCs w:val="20"/>
                    <w:lang w:val="en-GB"/>
                  </w:rPr>
                </w:rPrChange>
              </w:rPr>
              <w:tab/>
            </w:r>
            <w:r>
              <w:rPr>
                <w:rFonts w:ascii="Arial" w:hAnsi="Arial" w:cs="Arial"/>
                <w:sz w:val="20"/>
                <w:szCs w:val="20"/>
                <w:lang w:val="en-GB"/>
                <w:rPrChange w:id="3252" w:author="薛媛媛（Grace）" w:date="2025-11-18T13:55:33Z">
                  <w:rPr>
                    <w:sz w:val="20"/>
                    <w:szCs w:val="20"/>
                    <w:lang w:val="en-GB"/>
                  </w:rPr>
                </w:rPrChange>
              </w:rPr>
              <w:t>Devices shall be designed and manufactured in such a way as to remove or reduce as far as possible:</w:t>
            </w:r>
          </w:p>
          <w:p w14:paraId="1451B66C">
            <w:pPr>
              <w:ind w:left="172"/>
              <w:rPr>
                <w:rFonts w:ascii="Arial" w:hAnsi="Arial" w:cs="Arial"/>
                <w:sz w:val="20"/>
                <w:szCs w:val="20"/>
                <w:lang w:val="en-GB"/>
                <w:rPrChange w:id="3253" w:author="薛媛媛（Grace）" w:date="2025-11-18T13:55:33Z">
                  <w:rPr>
                    <w:sz w:val="20"/>
                    <w:szCs w:val="20"/>
                    <w:lang w:val="en-GB"/>
                  </w:rPr>
                </w:rPrChange>
              </w:rPr>
            </w:pPr>
            <w:r>
              <w:rPr>
                <w:rFonts w:ascii="Arial" w:hAnsi="Arial" w:cs="Arial"/>
                <w:sz w:val="20"/>
                <w:szCs w:val="20"/>
                <w:lang w:val="en-GB"/>
                <w:rPrChange w:id="3254" w:author="薛媛媛（Grace）" w:date="2025-11-18T13:55:33Z">
                  <w:rPr>
                    <w:sz w:val="20"/>
                    <w:szCs w:val="20"/>
                    <w:lang w:val="en-GB"/>
                  </w:rPr>
                </w:rPrChange>
              </w:rPr>
              <w:t>(a)  the risk of injury, in connection with their physical features, including the volume/pressure ratio, dimensional and where appropriate ergonomic features;</w:t>
            </w:r>
          </w:p>
        </w:tc>
        <w:tc>
          <w:tcPr>
            <w:tcW w:w="1198" w:type="dxa"/>
            <w:shd w:val="clear" w:color="auto" w:fill="auto"/>
            <w:tcMar>
              <w:top w:w="113" w:type="dxa"/>
              <w:bottom w:w="113" w:type="dxa"/>
            </w:tcMar>
            <w:vAlign w:val="top"/>
          </w:tcPr>
          <w:p w14:paraId="61487B74">
            <w:pPr>
              <w:rPr>
                <w:ins w:id="3255" w:author="薛媛媛（Grace）" w:date="2025-11-17T17:49:40Z"/>
                <w:rFonts w:hint="default" w:ascii="Arial" w:hAnsi="Arial" w:cs="Arial" w:eastAsiaTheme="minorHAnsi"/>
                <w:sz w:val="20"/>
                <w:szCs w:val="20"/>
                <w:lang w:val="en-GB" w:eastAsia="zh-CN" w:bidi="ar-SA"/>
                <w:rPrChange w:id="3256" w:author="薛媛媛（Grace）" w:date="2025-11-18T13:55:39Z">
                  <w:rPr>
                    <w:ins w:id="3257" w:author="薛媛媛（Grace）" w:date="2025-11-17T17:49:40Z"/>
                    <w:rFonts w:hint="eastAsia" w:ascii="Arial" w:hAnsi="Arial" w:cs="Arial" w:eastAsiaTheme="minorHAnsi"/>
                    <w:sz w:val="22"/>
                    <w:szCs w:val="22"/>
                    <w:lang w:val="en-GB" w:eastAsia="zh-CN" w:bidi="ar-SA"/>
                  </w:rPr>
                </w:rPrChange>
              </w:rPr>
            </w:pPr>
            <w:ins w:id="3258" w:author="薛媛媛（Grace）" w:date="2025-11-17T17:49:40Z">
              <w:r>
                <w:rPr>
                  <w:rFonts w:hint="default" w:ascii="Arial" w:hAnsi="Arial" w:cs="Arial" w:eastAsiaTheme="minorHAnsi"/>
                  <w:sz w:val="20"/>
                  <w:szCs w:val="20"/>
                  <w:lang w:val="en-GB" w:eastAsia="zh-CN"/>
                  <w:rPrChange w:id="3259"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11908016">
            <w:pPr>
              <w:rPr>
                <w:ins w:id="3261" w:author="薛媛媛（Grace）" w:date="2025-11-17T17:49:40Z"/>
                <w:rFonts w:hint="default" w:ascii="Arial" w:hAnsi="Arial" w:cs="Arial" w:eastAsiaTheme="minorHAnsi"/>
                <w:sz w:val="20"/>
                <w:szCs w:val="20"/>
                <w:lang w:val="en-GB" w:eastAsia="zh-CN"/>
                <w:rPrChange w:id="3262" w:author="薛媛媛（Grace）" w:date="2025-11-18T13:55:39Z">
                  <w:rPr>
                    <w:ins w:id="3263" w:author="薛媛媛（Grace）" w:date="2025-11-17T17:49:40Z"/>
                    <w:rFonts w:hint="eastAsia" w:eastAsiaTheme="minorHAnsi"/>
                    <w:sz w:val="22"/>
                    <w:szCs w:val="22"/>
                    <w:lang w:val="en-GB" w:eastAsia="zh-CN"/>
                  </w:rPr>
                </w:rPrChange>
              </w:rPr>
            </w:pPr>
            <w:ins w:id="3264" w:author="薛媛媛（Grace）" w:date="2025-11-17T17:49:40Z">
              <w:r>
                <w:rPr>
                  <w:rFonts w:hint="default" w:ascii="Arial" w:hAnsi="Arial" w:cs="Arial" w:eastAsiaTheme="minorHAnsi"/>
                  <w:sz w:val="20"/>
                  <w:szCs w:val="20"/>
                  <w:lang w:val="en-GB" w:eastAsia="zh-CN"/>
                  <w:rPrChange w:id="3265" w:author="薛媛媛（Grace）" w:date="2025-11-18T13:55:39Z">
                    <w:rPr>
                      <w:rFonts w:hint="eastAsia" w:eastAsiaTheme="minorHAnsi"/>
                      <w:sz w:val="22"/>
                      <w:szCs w:val="22"/>
                      <w:lang w:val="en-GB" w:eastAsia="zh-CN"/>
                    </w:rPr>
                  </w:rPrChange>
                </w:rPr>
                <w:t>EN ISO 14971</w:t>
              </w:r>
            </w:ins>
          </w:p>
          <w:p w14:paraId="7FE65587">
            <w:pPr>
              <w:rPr>
                <w:ins w:id="3267" w:author="薛媛媛（Grace）" w:date="2025-11-17T17:49:40Z"/>
                <w:rFonts w:hint="default" w:ascii="Arial" w:hAnsi="Arial" w:cs="Arial" w:eastAsiaTheme="minorHAnsi"/>
                <w:sz w:val="20"/>
                <w:szCs w:val="20"/>
                <w:lang w:val="en-GB" w:eastAsia="zh-CN"/>
                <w:rPrChange w:id="3268" w:author="薛媛媛（Grace）" w:date="2025-11-18T13:55:39Z">
                  <w:rPr>
                    <w:ins w:id="3269" w:author="薛媛媛（Grace）" w:date="2025-11-17T17:49:40Z"/>
                    <w:rFonts w:hint="eastAsia" w:eastAsiaTheme="minorHAnsi"/>
                    <w:sz w:val="22"/>
                    <w:szCs w:val="22"/>
                    <w:lang w:val="en-GB" w:eastAsia="zh-CN"/>
                  </w:rPr>
                </w:rPrChange>
              </w:rPr>
            </w:pPr>
            <w:ins w:id="3270" w:author="薛媛媛（Grace）" w:date="2025-11-17T17:49:40Z">
              <w:r>
                <w:rPr>
                  <w:rFonts w:hint="default" w:ascii="Arial" w:hAnsi="Arial" w:cs="Arial" w:eastAsiaTheme="minorHAnsi"/>
                  <w:sz w:val="20"/>
                  <w:szCs w:val="20"/>
                  <w:lang w:val="en-GB" w:eastAsia="zh-CN"/>
                  <w:rPrChange w:id="3271" w:author="薛媛媛（Grace）" w:date="2025-11-18T13:55:39Z">
                    <w:rPr>
                      <w:rFonts w:hint="eastAsia" w:eastAsiaTheme="minorHAnsi"/>
                      <w:sz w:val="22"/>
                      <w:szCs w:val="22"/>
                      <w:lang w:val="en-GB" w:eastAsia="zh-CN"/>
                    </w:rPr>
                  </w:rPrChange>
                </w:rPr>
                <w:t>EN ISO 11608-1</w:t>
              </w:r>
            </w:ins>
          </w:p>
          <w:p w14:paraId="38DDF3FE">
            <w:pPr>
              <w:rPr>
                <w:ins w:id="3273" w:author="薛媛媛（Grace）" w:date="2025-11-17T17:49:40Z"/>
                <w:rFonts w:hint="default" w:ascii="Arial" w:hAnsi="Arial" w:cs="Arial"/>
                <w:sz w:val="20"/>
                <w:szCs w:val="20"/>
                <w:lang w:val="en-GB"/>
                <w:rPrChange w:id="3274" w:author="薛媛媛（Grace）" w:date="2025-11-18T13:55:39Z">
                  <w:rPr>
                    <w:ins w:id="3275" w:author="薛媛媛（Grace）" w:date="2025-11-17T17:49:40Z"/>
                    <w:rFonts w:hint="eastAsia"/>
                    <w:lang w:val="en-GB"/>
                  </w:rPr>
                </w:rPrChange>
              </w:rPr>
            </w:pPr>
            <w:ins w:id="3276" w:author="薛媛媛（Grace）" w:date="2025-11-17T17:49:40Z">
              <w:r>
                <w:rPr>
                  <w:rFonts w:hint="default" w:ascii="Arial" w:hAnsi="Arial" w:cs="Arial"/>
                  <w:sz w:val="20"/>
                  <w:szCs w:val="20"/>
                  <w:lang w:val="en-GB"/>
                  <w:rPrChange w:id="3277" w:author="薛媛媛（Grace）" w:date="2025-11-18T13:55:39Z">
                    <w:rPr>
                      <w:rFonts w:hint="eastAsia"/>
                      <w:lang w:val="en-GB"/>
                    </w:rPr>
                  </w:rPrChange>
                </w:rPr>
                <w:t>EN ISO 11608-5</w:t>
              </w:r>
            </w:ins>
          </w:p>
          <w:p w14:paraId="45153BF9">
            <w:pPr>
              <w:rPr>
                <w:ins w:id="3279" w:author="薛媛媛（Grace）" w:date="2025-11-17T17:49:40Z"/>
                <w:rFonts w:hint="default" w:ascii="Arial" w:hAnsi="Arial" w:cs="Arial"/>
                <w:sz w:val="20"/>
                <w:szCs w:val="20"/>
                <w:lang w:val="en-GB"/>
                <w:rPrChange w:id="3280" w:author="薛媛媛（Grace）" w:date="2025-11-18T13:55:39Z">
                  <w:rPr>
                    <w:ins w:id="3281" w:author="薛媛媛（Grace）" w:date="2025-11-17T17:49:40Z"/>
                    <w:rFonts w:hint="eastAsia"/>
                    <w:lang w:val="en-GB"/>
                  </w:rPr>
                </w:rPrChange>
              </w:rPr>
            </w:pPr>
            <w:ins w:id="3282" w:author="薛媛媛（Grace）" w:date="2025-11-17T17:49:40Z">
              <w:r>
                <w:rPr>
                  <w:rFonts w:hint="default" w:ascii="Arial" w:hAnsi="Arial" w:cs="Arial"/>
                  <w:sz w:val="20"/>
                  <w:szCs w:val="20"/>
                  <w:lang w:val="en-GB"/>
                  <w:rPrChange w:id="3283" w:author="薛媛媛（Grace）" w:date="2025-11-18T13:55:39Z">
                    <w:rPr>
                      <w:rFonts w:hint="eastAsia"/>
                      <w:lang w:val="en-GB"/>
                    </w:rPr>
                  </w:rPrChange>
                </w:rPr>
                <w:t>EN ISO 23908</w:t>
              </w:r>
            </w:ins>
          </w:p>
          <w:p w14:paraId="61865866">
            <w:pPr>
              <w:rPr>
                <w:ins w:id="3285" w:author="薛媛媛（Grace）" w:date="2025-11-17T17:49:40Z"/>
                <w:rFonts w:hint="default" w:ascii="Arial" w:hAnsi="Arial" w:cs="Arial" w:eastAsiaTheme="minorHAnsi"/>
                <w:sz w:val="20"/>
                <w:szCs w:val="20"/>
                <w:lang w:val="en-GB" w:eastAsia="zh-CN" w:bidi="ar-SA"/>
                <w:rPrChange w:id="3286" w:author="薛媛媛（Grace）" w:date="2025-11-18T13:55:39Z">
                  <w:rPr>
                    <w:ins w:id="3287" w:author="薛媛媛（Grace）" w:date="2025-11-17T17:49:40Z"/>
                    <w:rFonts w:hint="eastAsia" w:ascii="Arial" w:hAnsi="Arial" w:cs="Arial" w:eastAsiaTheme="minorHAnsi"/>
                    <w:sz w:val="22"/>
                    <w:szCs w:val="22"/>
                    <w:lang w:val="en-GB" w:eastAsia="zh-CN" w:bidi="ar-SA"/>
                  </w:rPr>
                </w:rPrChange>
              </w:rPr>
            </w:pPr>
          </w:p>
        </w:tc>
        <w:tc>
          <w:tcPr>
            <w:tcW w:w="3078" w:type="dxa"/>
            <w:shd w:val="clear" w:color="auto" w:fill="auto"/>
            <w:tcMar>
              <w:top w:w="113" w:type="dxa"/>
              <w:bottom w:w="113" w:type="dxa"/>
            </w:tcMar>
            <w:vAlign w:val="top"/>
          </w:tcPr>
          <w:p w14:paraId="6F23C0BC">
            <w:pPr>
              <w:rPr>
                <w:ins w:id="3288" w:author="薛媛媛（Grace）" w:date="2025-11-17T17:49:40Z"/>
                <w:rFonts w:hint="default" w:ascii="Arial" w:hAnsi="Arial" w:cs="Arial"/>
                <w:sz w:val="20"/>
                <w:szCs w:val="20"/>
                <w:lang w:val="en-GB" w:eastAsia="zh-CN"/>
                <w:rPrChange w:id="3289" w:author="薛媛媛（Grace）" w:date="2025-11-18T13:55:39Z">
                  <w:rPr>
                    <w:ins w:id="3290" w:author="薛媛媛（Grace）" w:date="2025-11-17T17:49:40Z"/>
                    <w:rFonts w:hint="eastAsia" w:ascii="Arial" w:hAnsi="Arial" w:cs="Arial"/>
                    <w:sz w:val="22"/>
                    <w:szCs w:val="22"/>
                    <w:lang w:val="en-GB" w:eastAsia="zh-CN"/>
                  </w:rPr>
                </w:rPrChange>
              </w:rPr>
            </w:pPr>
            <w:ins w:id="3291" w:author="薛媛媛（Grace）" w:date="2025-11-17T17:49:40Z">
              <w:r>
                <w:rPr>
                  <w:rFonts w:hint="default" w:ascii="Arial" w:hAnsi="Arial" w:cs="Arial" w:eastAsiaTheme="minorHAnsi"/>
                  <w:sz w:val="20"/>
                  <w:szCs w:val="20"/>
                  <w:lang w:val="en-GB" w:eastAsia="zh-CN"/>
                  <w:rPrChange w:id="3292" w:author="薛媛媛（Grace）" w:date="2025-11-18T13:55:39Z">
                    <w:rPr>
                      <w:rFonts w:hint="eastAsia" w:ascii="Arial" w:hAnsi="Arial" w:cs="Arial" w:eastAsiaTheme="minorHAnsi"/>
                      <w:sz w:val="22"/>
                      <w:szCs w:val="22"/>
                      <w:lang w:val="en-GB" w:eastAsia="zh-CN"/>
                    </w:rPr>
                  </w:rPrChange>
                </w:rPr>
                <w:t>Risk Management Report</w:t>
              </w:r>
            </w:ins>
          </w:p>
          <w:p w14:paraId="23DD527A">
            <w:pPr>
              <w:rPr>
                <w:ins w:id="3294" w:author="薛媛媛（Grace）" w:date="2025-11-17T17:49:40Z"/>
                <w:rFonts w:hint="default" w:ascii="Arial" w:hAnsi="Arial" w:cs="Arial" w:eastAsiaTheme="minorEastAsia"/>
                <w:color w:val="auto"/>
                <w:sz w:val="20"/>
                <w:szCs w:val="20"/>
                <w:lang w:val="en-GB" w:eastAsia="zh-TW"/>
                <w:rPrChange w:id="3295" w:author="薛媛媛（Grace）" w:date="2025-11-18T13:55:39Z">
                  <w:rPr>
                    <w:ins w:id="3296" w:author="薛媛媛（Grace）" w:date="2025-11-17T17:49:40Z"/>
                    <w:rFonts w:hint="default" w:ascii="Arial" w:hAnsi="Arial" w:cs="Arial" w:eastAsiaTheme="minorEastAsia"/>
                    <w:color w:val="auto"/>
                    <w:sz w:val="22"/>
                    <w:szCs w:val="22"/>
                    <w:lang w:val="en-GB" w:eastAsia="zh-TW"/>
                  </w:rPr>
                </w:rPrChange>
              </w:rPr>
            </w:pPr>
            <w:ins w:id="3297" w:author="薛媛媛（Grace）" w:date="2025-11-17T17:49:40Z">
              <w:r>
                <w:rPr>
                  <w:rFonts w:hint="default" w:ascii="Arial" w:hAnsi="Arial" w:cs="Arial" w:eastAsiaTheme="minorEastAsia"/>
                  <w:color w:val="auto"/>
                  <w:sz w:val="20"/>
                  <w:szCs w:val="20"/>
                  <w:lang w:val="en-GB" w:eastAsia="zh-TW"/>
                  <w:rPrChange w:id="3298" w:author="薛媛媛（Grace）" w:date="2025-11-18T13:55:39Z">
                    <w:rPr>
                      <w:rFonts w:hint="default" w:ascii="Arial" w:hAnsi="Arial" w:cs="Arial" w:eastAsiaTheme="minorEastAsia"/>
                      <w:color w:val="auto"/>
                      <w:sz w:val="22"/>
                      <w:szCs w:val="22"/>
                      <w:lang w:val="en-GB" w:eastAsia="zh-TW"/>
                    </w:rPr>
                  </w:rPrChange>
                </w:rPr>
                <w:t>Design verification test report</w:t>
              </w:r>
            </w:ins>
          </w:p>
          <w:p w14:paraId="1913DB06">
            <w:pPr>
              <w:rPr>
                <w:ins w:id="3300" w:author="薛媛媛（Grace）" w:date="2025-11-17T17:49:40Z"/>
                <w:rFonts w:hint="default" w:ascii="Arial" w:hAnsi="Arial" w:cs="Arial" w:eastAsiaTheme="minorEastAsia"/>
                <w:color w:val="auto"/>
                <w:sz w:val="20"/>
                <w:szCs w:val="20"/>
                <w:lang w:val="en-US" w:eastAsia="zh-CN"/>
                <w:rPrChange w:id="3301" w:author="薛媛媛（Grace）" w:date="2025-11-18T13:55:39Z">
                  <w:rPr>
                    <w:ins w:id="3302" w:author="薛媛媛（Grace）" w:date="2025-11-17T17:49:40Z"/>
                    <w:rFonts w:hint="eastAsia" w:cs="Arial" w:eastAsiaTheme="minorEastAsia"/>
                    <w:color w:val="auto"/>
                    <w:sz w:val="22"/>
                    <w:szCs w:val="22"/>
                    <w:lang w:val="en-US" w:eastAsia="zh-CN"/>
                  </w:rPr>
                </w:rPrChange>
              </w:rPr>
            </w:pPr>
          </w:p>
          <w:p w14:paraId="3E832369">
            <w:pPr>
              <w:rPr>
                <w:ins w:id="3303" w:author="薛媛媛（Grace）" w:date="2025-11-17T17:49:40Z"/>
                <w:rFonts w:hint="default" w:ascii="Arial" w:hAnsi="Arial" w:cs="Arial" w:eastAsiaTheme="minorEastAsia"/>
                <w:color w:val="auto"/>
                <w:sz w:val="20"/>
                <w:szCs w:val="20"/>
                <w:lang w:val="en-US" w:eastAsia="zh-CN"/>
                <w:rPrChange w:id="3304" w:author="薛媛媛（Grace）" w:date="2025-11-18T13:55:39Z">
                  <w:rPr>
                    <w:ins w:id="3305" w:author="薛媛媛（Grace）" w:date="2025-11-17T17:49:40Z"/>
                    <w:rFonts w:hint="default" w:cs="Arial" w:eastAsiaTheme="minorEastAsia"/>
                    <w:color w:val="auto"/>
                    <w:sz w:val="22"/>
                    <w:szCs w:val="22"/>
                    <w:lang w:val="en-US" w:eastAsia="zh-CN"/>
                  </w:rPr>
                </w:rPrChange>
              </w:rPr>
            </w:pPr>
          </w:p>
          <w:p w14:paraId="22DE3671">
            <w:pPr>
              <w:rPr>
                <w:ins w:id="3306" w:author="薛媛媛（Grace）" w:date="2025-11-17T17:49:40Z"/>
                <w:rFonts w:hint="default" w:ascii="Arial" w:hAnsi="Arial" w:eastAsia="宋体" w:cs="Arial"/>
                <w:sz w:val="20"/>
                <w:szCs w:val="20"/>
                <w:lang w:val="en-GB" w:eastAsia="zh-CN" w:bidi="ar-SA"/>
                <w:rPrChange w:id="3307" w:author="薛媛媛（Grace）" w:date="2025-11-18T13:55:33Z">
                  <w:rPr>
                    <w:ins w:id="3308" w:author="薛媛媛（Grace）" w:date="2025-11-17T17:49:40Z"/>
                    <w:rFonts w:hint="default" w:ascii="Arial" w:hAnsi="Arial" w:eastAsia="宋体" w:cs="Arial"/>
                    <w:sz w:val="20"/>
                    <w:szCs w:val="20"/>
                    <w:lang w:val="en-GB" w:eastAsia="zh-CN" w:bidi="ar-SA"/>
                  </w:rPr>
                </w:rPrChange>
              </w:rPr>
            </w:pPr>
          </w:p>
        </w:tc>
        <w:tc>
          <w:tcPr>
            <w:tcW w:w="3078" w:type="dxa"/>
            <w:tcMar>
              <w:top w:w="113" w:type="dxa"/>
              <w:bottom w:w="113" w:type="dxa"/>
            </w:tcMar>
          </w:tcPr>
          <w:p w14:paraId="4F05727C">
            <w:pPr>
              <w:rPr>
                <w:rFonts w:ascii="Arial" w:hAnsi="Arial" w:cs="Arial"/>
                <w:sz w:val="20"/>
                <w:szCs w:val="20"/>
                <w:lang w:val="en-GB"/>
                <w:rPrChange w:id="3309" w:author="薛媛媛（Grace）" w:date="2025-11-18T13:55:33Z">
                  <w:rPr>
                    <w:sz w:val="20"/>
                    <w:szCs w:val="20"/>
                    <w:lang w:val="en-GB"/>
                  </w:rPr>
                </w:rPrChange>
              </w:rPr>
            </w:pPr>
          </w:p>
        </w:tc>
      </w:tr>
      <w:tr w14:paraId="624EB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5C9B4191">
            <w:pPr>
              <w:ind w:left="172"/>
              <w:rPr>
                <w:rFonts w:ascii="Arial" w:hAnsi="Arial" w:cs="Arial"/>
                <w:sz w:val="20"/>
                <w:szCs w:val="20"/>
                <w:lang w:val="en-GB"/>
                <w:rPrChange w:id="3310" w:author="薛媛媛（Grace）" w:date="2025-11-18T13:55:33Z">
                  <w:rPr>
                    <w:sz w:val="20"/>
                    <w:szCs w:val="20"/>
                    <w:lang w:val="en-GB"/>
                  </w:rPr>
                </w:rPrChange>
              </w:rPr>
            </w:pPr>
            <w:r>
              <w:rPr>
                <w:rFonts w:ascii="Arial" w:hAnsi="Arial" w:cs="Arial"/>
                <w:sz w:val="20"/>
                <w:szCs w:val="20"/>
                <w:lang w:val="en-GB"/>
                <w:rPrChange w:id="3311" w:author="薛媛媛（Grace）" w:date="2025-11-18T13:55:33Z">
                  <w:rPr>
                    <w:sz w:val="20"/>
                    <w:szCs w:val="20"/>
                    <w:lang w:val="en-GB"/>
                  </w:rPr>
                </w:rPrChange>
              </w:rPr>
              <w:t>(b)  risks connected with reasonably foreseeable external influences or environmental conditions, such as magnetic fields, external electrical and electromagnetic effects, electrostatic discharge, radiation associated with diagnostic or therapeutic procedures, pressure, humidity, temperature, variations in pressure and acceleration or radio signal interferences;</w:t>
            </w:r>
          </w:p>
        </w:tc>
        <w:tc>
          <w:tcPr>
            <w:tcW w:w="1198" w:type="dxa"/>
            <w:shd w:val="clear" w:color="auto" w:fill="auto"/>
            <w:tcMar>
              <w:top w:w="113" w:type="dxa"/>
              <w:bottom w:w="113" w:type="dxa"/>
            </w:tcMar>
            <w:vAlign w:val="top"/>
          </w:tcPr>
          <w:p w14:paraId="2A04AC44">
            <w:pPr>
              <w:rPr>
                <w:ins w:id="3312" w:author="薛媛媛（Grace）" w:date="2025-11-17T17:50:36Z"/>
                <w:rFonts w:hint="default" w:ascii="Arial" w:hAnsi="Arial" w:cs="Arial" w:eastAsiaTheme="minorHAnsi"/>
                <w:sz w:val="20"/>
                <w:szCs w:val="20"/>
                <w:lang w:val="en-GB" w:eastAsia="zh-CN" w:bidi="ar-SA"/>
                <w:rPrChange w:id="3313" w:author="薛媛媛（Grace）" w:date="2025-11-18T13:55:39Z">
                  <w:rPr>
                    <w:ins w:id="3314" w:author="薛媛媛（Grace）" w:date="2025-11-17T17:50:36Z"/>
                    <w:rFonts w:hint="eastAsia" w:ascii="Arial" w:hAnsi="Arial" w:cs="Arial" w:eastAsiaTheme="minorHAnsi"/>
                    <w:sz w:val="22"/>
                    <w:szCs w:val="22"/>
                    <w:lang w:val="en-GB" w:eastAsia="zh-CN" w:bidi="ar-SA"/>
                  </w:rPr>
                </w:rPrChange>
              </w:rPr>
            </w:pPr>
            <w:ins w:id="3315" w:author="薛媛媛（Grace）" w:date="2025-11-17T17:50:36Z">
              <w:r>
                <w:rPr>
                  <w:rFonts w:hint="default" w:ascii="Arial" w:hAnsi="Arial" w:cs="Arial" w:eastAsiaTheme="minorHAnsi"/>
                  <w:sz w:val="20"/>
                  <w:szCs w:val="20"/>
                  <w:lang w:val="en-GB" w:eastAsia="zh-CN"/>
                  <w:rPrChange w:id="3316"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72676045">
            <w:pPr>
              <w:rPr>
                <w:ins w:id="3318" w:author="薛媛媛（Grace）" w:date="2025-11-17T17:50:36Z"/>
                <w:rFonts w:hint="default" w:ascii="Arial" w:hAnsi="Arial" w:cs="Arial" w:eastAsiaTheme="minorHAnsi"/>
                <w:sz w:val="20"/>
                <w:szCs w:val="20"/>
                <w:lang w:val="en-GB" w:eastAsia="zh-CN"/>
                <w:rPrChange w:id="3319" w:author="薛媛媛（Grace）" w:date="2025-11-18T13:55:39Z">
                  <w:rPr>
                    <w:ins w:id="3320" w:author="薛媛媛（Grace）" w:date="2025-11-17T17:50:36Z"/>
                    <w:rFonts w:hint="eastAsia" w:eastAsiaTheme="minorHAnsi"/>
                    <w:sz w:val="22"/>
                    <w:szCs w:val="22"/>
                    <w:lang w:val="en-GB" w:eastAsia="zh-CN"/>
                  </w:rPr>
                </w:rPrChange>
              </w:rPr>
            </w:pPr>
            <w:ins w:id="3321" w:author="薛媛媛（Grace）" w:date="2025-11-17T17:50:36Z">
              <w:r>
                <w:rPr>
                  <w:rFonts w:hint="default" w:ascii="Arial" w:hAnsi="Arial" w:cs="Arial" w:eastAsiaTheme="minorHAnsi"/>
                  <w:sz w:val="20"/>
                  <w:szCs w:val="20"/>
                  <w:lang w:val="en-GB" w:eastAsia="zh-CN"/>
                  <w:rPrChange w:id="3322" w:author="薛媛媛（Grace）" w:date="2025-11-18T13:55:39Z">
                    <w:rPr>
                      <w:rFonts w:hint="eastAsia" w:eastAsiaTheme="minorHAnsi"/>
                      <w:sz w:val="22"/>
                      <w:szCs w:val="22"/>
                      <w:lang w:val="en-GB" w:eastAsia="zh-CN"/>
                    </w:rPr>
                  </w:rPrChange>
                </w:rPr>
                <w:t>EN ISO 14971</w:t>
              </w:r>
            </w:ins>
          </w:p>
          <w:p w14:paraId="0868D1E1">
            <w:pPr>
              <w:rPr>
                <w:ins w:id="3324" w:author="薛媛媛（Grace）" w:date="2025-11-17T17:50:36Z"/>
                <w:rFonts w:hint="default" w:ascii="Arial" w:hAnsi="Arial" w:cs="Arial" w:eastAsiaTheme="minorHAnsi"/>
                <w:sz w:val="20"/>
                <w:szCs w:val="20"/>
                <w:lang w:val="en-GB" w:eastAsia="zh-CN"/>
                <w:rPrChange w:id="3325" w:author="薛媛媛（Grace）" w:date="2025-11-18T13:55:39Z">
                  <w:rPr>
                    <w:ins w:id="3326" w:author="薛媛媛（Grace）" w:date="2025-11-17T17:50:36Z"/>
                    <w:rFonts w:hint="eastAsia" w:eastAsiaTheme="minorHAnsi"/>
                    <w:sz w:val="22"/>
                    <w:szCs w:val="22"/>
                    <w:lang w:val="en-GB" w:eastAsia="zh-CN"/>
                  </w:rPr>
                </w:rPrChange>
              </w:rPr>
            </w:pPr>
            <w:ins w:id="3327" w:author="薛媛媛（Grace）" w:date="2025-11-17T17:50:36Z">
              <w:r>
                <w:rPr>
                  <w:rFonts w:hint="default" w:ascii="Arial" w:hAnsi="Arial" w:cs="Arial" w:eastAsiaTheme="minorHAnsi"/>
                  <w:sz w:val="20"/>
                  <w:szCs w:val="20"/>
                  <w:lang w:val="en-GB" w:eastAsia="zh-CN"/>
                  <w:rPrChange w:id="3328" w:author="薛媛媛（Grace）" w:date="2025-11-18T13:55:39Z">
                    <w:rPr>
                      <w:rFonts w:hint="eastAsia" w:eastAsiaTheme="minorHAnsi"/>
                      <w:sz w:val="22"/>
                      <w:szCs w:val="22"/>
                      <w:lang w:val="en-GB" w:eastAsia="zh-CN"/>
                    </w:rPr>
                  </w:rPrChange>
                </w:rPr>
                <w:t>EN ISO 11608-1</w:t>
              </w:r>
            </w:ins>
          </w:p>
          <w:p w14:paraId="7B5DBE5B">
            <w:pPr>
              <w:rPr>
                <w:ins w:id="3330" w:author="薛媛媛（Grace）" w:date="2025-11-17T17:50:36Z"/>
                <w:rFonts w:hint="default" w:ascii="Arial" w:hAnsi="Arial" w:cs="Arial"/>
                <w:sz w:val="20"/>
                <w:szCs w:val="20"/>
                <w:lang w:val="en-GB"/>
                <w:rPrChange w:id="3331" w:author="薛媛媛（Grace）" w:date="2025-11-18T13:55:39Z">
                  <w:rPr>
                    <w:ins w:id="3332" w:author="薛媛媛（Grace）" w:date="2025-11-17T17:50:36Z"/>
                    <w:rFonts w:hint="eastAsia"/>
                    <w:lang w:val="en-GB"/>
                  </w:rPr>
                </w:rPrChange>
              </w:rPr>
            </w:pPr>
            <w:ins w:id="3333" w:author="薛媛媛（Grace）" w:date="2025-11-17T17:50:36Z">
              <w:r>
                <w:rPr>
                  <w:rFonts w:hint="default" w:ascii="Arial" w:hAnsi="Arial" w:cs="Arial"/>
                  <w:sz w:val="20"/>
                  <w:szCs w:val="20"/>
                  <w:lang w:val="en-GB"/>
                  <w:rPrChange w:id="3334" w:author="薛媛媛（Grace）" w:date="2025-11-18T13:55:39Z">
                    <w:rPr>
                      <w:rFonts w:hint="eastAsia"/>
                      <w:lang w:val="en-GB"/>
                    </w:rPr>
                  </w:rPrChange>
                </w:rPr>
                <w:t>EN ISO 11608-5</w:t>
              </w:r>
            </w:ins>
          </w:p>
          <w:p w14:paraId="108BBB92">
            <w:pPr>
              <w:rPr>
                <w:ins w:id="3336" w:author="薛媛媛（Grace）" w:date="2025-11-17T17:50:36Z"/>
                <w:rFonts w:hint="default" w:ascii="Arial" w:hAnsi="Arial" w:cs="Arial"/>
                <w:sz w:val="20"/>
                <w:szCs w:val="20"/>
                <w:lang w:val="en-GB"/>
                <w:rPrChange w:id="3337" w:author="薛媛媛（Grace）" w:date="2025-11-18T13:55:39Z">
                  <w:rPr>
                    <w:ins w:id="3338" w:author="薛媛媛（Grace）" w:date="2025-11-17T17:50:36Z"/>
                    <w:rFonts w:hint="eastAsia"/>
                    <w:lang w:val="en-GB"/>
                  </w:rPr>
                </w:rPrChange>
              </w:rPr>
            </w:pPr>
            <w:ins w:id="3339" w:author="薛媛媛（Grace）" w:date="2025-11-17T17:50:36Z">
              <w:r>
                <w:rPr>
                  <w:rFonts w:hint="default" w:ascii="Arial" w:hAnsi="Arial" w:cs="Arial"/>
                  <w:sz w:val="20"/>
                  <w:szCs w:val="20"/>
                  <w:lang w:val="en-GB"/>
                  <w:rPrChange w:id="3340" w:author="薛媛媛（Grace）" w:date="2025-11-18T13:55:39Z">
                    <w:rPr>
                      <w:rFonts w:hint="eastAsia"/>
                      <w:lang w:val="en-GB"/>
                    </w:rPr>
                  </w:rPrChange>
                </w:rPr>
                <w:t>EN ISO 23908</w:t>
              </w:r>
            </w:ins>
          </w:p>
          <w:p w14:paraId="56EC267F">
            <w:pPr>
              <w:rPr>
                <w:ins w:id="3342" w:author="薛媛媛（Grace）" w:date="2025-11-17T17:50:36Z"/>
                <w:rFonts w:hint="default" w:ascii="Arial" w:hAnsi="Arial" w:cs="Arial" w:eastAsiaTheme="minorHAnsi"/>
                <w:sz w:val="20"/>
                <w:szCs w:val="20"/>
                <w:lang w:val="en-GB" w:eastAsia="zh-CN" w:bidi="ar-SA"/>
                <w:rPrChange w:id="3343" w:author="薛媛媛（Grace）" w:date="2025-11-18T13:55:39Z">
                  <w:rPr>
                    <w:ins w:id="3344" w:author="薛媛媛（Grace）" w:date="2025-11-17T17:50:36Z"/>
                    <w:rFonts w:hint="eastAsia" w:ascii="Arial" w:hAnsi="Arial" w:cs="Arial" w:eastAsiaTheme="minorHAnsi"/>
                    <w:sz w:val="22"/>
                    <w:szCs w:val="22"/>
                    <w:lang w:val="en-GB" w:eastAsia="zh-CN" w:bidi="ar-SA"/>
                  </w:rPr>
                </w:rPrChange>
              </w:rPr>
            </w:pPr>
          </w:p>
        </w:tc>
        <w:tc>
          <w:tcPr>
            <w:tcW w:w="3078" w:type="dxa"/>
            <w:shd w:val="clear" w:color="auto" w:fill="auto"/>
            <w:tcMar>
              <w:top w:w="113" w:type="dxa"/>
              <w:bottom w:w="113" w:type="dxa"/>
            </w:tcMar>
            <w:vAlign w:val="top"/>
          </w:tcPr>
          <w:p w14:paraId="14F5D88D">
            <w:pPr>
              <w:rPr>
                <w:ins w:id="3345" w:author="薛媛媛（Grace）" w:date="2025-11-17T17:50:36Z"/>
                <w:rFonts w:hint="default" w:ascii="Arial" w:hAnsi="Arial" w:cs="Arial"/>
                <w:sz w:val="20"/>
                <w:szCs w:val="20"/>
                <w:lang w:val="en-GB" w:eastAsia="zh-CN"/>
                <w:rPrChange w:id="3346" w:author="薛媛媛（Grace）" w:date="2025-11-18T13:55:39Z">
                  <w:rPr>
                    <w:ins w:id="3347" w:author="薛媛媛（Grace）" w:date="2025-11-17T17:50:36Z"/>
                    <w:rFonts w:hint="eastAsia" w:ascii="Arial" w:hAnsi="Arial" w:cs="Arial"/>
                    <w:sz w:val="22"/>
                    <w:szCs w:val="22"/>
                    <w:lang w:val="en-GB" w:eastAsia="zh-CN"/>
                  </w:rPr>
                </w:rPrChange>
              </w:rPr>
            </w:pPr>
            <w:ins w:id="3348" w:author="薛媛媛（Grace）" w:date="2025-11-17T17:50:36Z">
              <w:r>
                <w:rPr>
                  <w:rFonts w:hint="default" w:ascii="Arial" w:hAnsi="Arial" w:cs="Arial" w:eastAsiaTheme="minorHAnsi"/>
                  <w:sz w:val="20"/>
                  <w:szCs w:val="20"/>
                  <w:lang w:val="en-GB" w:eastAsia="zh-CN"/>
                  <w:rPrChange w:id="3349" w:author="薛媛媛（Grace）" w:date="2025-11-18T13:55:39Z">
                    <w:rPr>
                      <w:rFonts w:hint="eastAsia" w:ascii="Arial" w:hAnsi="Arial" w:cs="Arial" w:eastAsiaTheme="minorHAnsi"/>
                      <w:sz w:val="22"/>
                      <w:szCs w:val="22"/>
                      <w:lang w:val="en-GB" w:eastAsia="zh-CN"/>
                    </w:rPr>
                  </w:rPrChange>
                </w:rPr>
                <w:t>Risk Management Report</w:t>
              </w:r>
            </w:ins>
          </w:p>
          <w:p w14:paraId="009F2F81">
            <w:pPr>
              <w:rPr>
                <w:ins w:id="3351" w:author="薛媛媛（Grace）" w:date="2025-11-17T17:50:36Z"/>
                <w:rFonts w:hint="default" w:ascii="Arial" w:hAnsi="Arial" w:cs="Arial" w:eastAsiaTheme="minorEastAsia"/>
                <w:color w:val="auto"/>
                <w:sz w:val="20"/>
                <w:szCs w:val="20"/>
                <w:lang w:val="en-GB" w:eastAsia="zh-TW"/>
                <w:rPrChange w:id="3352" w:author="薛媛媛（Grace）" w:date="2025-11-18T13:55:39Z">
                  <w:rPr>
                    <w:ins w:id="3353" w:author="薛媛媛（Grace）" w:date="2025-11-17T17:50:36Z"/>
                    <w:rFonts w:hint="default" w:ascii="Arial" w:hAnsi="Arial" w:cs="Arial" w:eastAsiaTheme="minorEastAsia"/>
                    <w:color w:val="auto"/>
                    <w:sz w:val="22"/>
                    <w:szCs w:val="22"/>
                    <w:lang w:val="en-GB" w:eastAsia="zh-TW"/>
                  </w:rPr>
                </w:rPrChange>
              </w:rPr>
            </w:pPr>
            <w:ins w:id="3354" w:author="薛媛媛（Grace）" w:date="2025-11-17T17:50:36Z">
              <w:r>
                <w:rPr>
                  <w:rFonts w:hint="default" w:ascii="Arial" w:hAnsi="Arial" w:cs="Arial" w:eastAsiaTheme="minorEastAsia"/>
                  <w:color w:val="auto"/>
                  <w:sz w:val="20"/>
                  <w:szCs w:val="20"/>
                  <w:lang w:val="en-GB" w:eastAsia="zh-TW"/>
                  <w:rPrChange w:id="3355" w:author="薛媛媛（Grace）" w:date="2025-11-18T13:55:39Z">
                    <w:rPr>
                      <w:rFonts w:hint="default" w:ascii="Arial" w:hAnsi="Arial" w:cs="Arial" w:eastAsiaTheme="minorEastAsia"/>
                      <w:color w:val="auto"/>
                      <w:sz w:val="22"/>
                      <w:szCs w:val="22"/>
                      <w:lang w:val="en-GB" w:eastAsia="zh-TW"/>
                    </w:rPr>
                  </w:rPrChange>
                </w:rPr>
                <w:t>Design verification test report</w:t>
              </w:r>
            </w:ins>
          </w:p>
          <w:p w14:paraId="1C4F9FFF">
            <w:pPr>
              <w:rPr>
                <w:ins w:id="3357" w:author="薛媛媛（Grace）" w:date="2025-11-17T17:50:36Z"/>
                <w:rFonts w:hint="default" w:ascii="Arial" w:hAnsi="Arial" w:cs="Arial" w:eastAsiaTheme="minorEastAsia"/>
                <w:color w:val="auto"/>
                <w:sz w:val="20"/>
                <w:szCs w:val="20"/>
                <w:lang w:val="en-US" w:eastAsia="zh-CN"/>
                <w:rPrChange w:id="3358" w:author="薛媛媛（Grace）" w:date="2025-11-18T13:55:39Z">
                  <w:rPr>
                    <w:ins w:id="3359" w:author="薛媛媛（Grace）" w:date="2025-11-17T17:50:36Z"/>
                    <w:rFonts w:hint="eastAsia" w:cs="Arial" w:eastAsiaTheme="minorEastAsia"/>
                    <w:color w:val="auto"/>
                    <w:sz w:val="22"/>
                    <w:szCs w:val="22"/>
                    <w:lang w:val="en-US" w:eastAsia="zh-CN"/>
                  </w:rPr>
                </w:rPrChange>
              </w:rPr>
            </w:pPr>
          </w:p>
          <w:p w14:paraId="19A1A88F">
            <w:pPr>
              <w:rPr>
                <w:ins w:id="3360" w:author="薛媛媛（Grace）" w:date="2025-11-17T17:50:36Z"/>
                <w:rFonts w:hint="default" w:ascii="Arial" w:hAnsi="Arial" w:cs="Arial" w:eastAsiaTheme="minorEastAsia"/>
                <w:color w:val="auto"/>
                <w:sz w:val="20"/>
                <w:szCs w:val="20"/>
                <w:lang w:val="en-US" w:eastAsia="zh-CN"/>
                <w:rPrChange w:id="3361" w:author="薛媛媛（Grace）" w:date="2025-11-18T13:55:39Z">
                  <w:rPr>
                    <w:ins w:id="3362" w:author="薛媛媛（Grace）" w:date="2025-11-17T17:50:36Z"/>
                    <w:rFonts w:hint="default" w:cs="Arial" w:eastAsiaTheme="minorEastAsia"/>
                    <w:color w:val="auto"/>
                    <w:sz w:val="22"/>
                    <w:szCs w:val="22"/>
                    <w:lang w:val="en-US" w:eastAsia="zh-CN"/>
                  </w:rPr>
                </w:rPrChange>
              </w:rPr>
            </w:pPr>
          </w:p>
          <w:p w14:paraId="49770853">
            <w:pPr>
              <w:rPr>
                <w:ins w:id="3363" w:author="薛媛媛（Grace）" w:date="2025-11-17T17:50:36Z"/>
                <w:rFonts w:hint="default" w:ascii="Arial" w:hAnsi="Arial" w:eastAsia="宋体" w:cs="Arial"/>
                <w:sz w:val="20"/>
                <w:szCs w:val="20"/>
                <w:lang w:val="en-GB" w:eastAsia="zh-CN" w:bidi="ar-SA"/>
                <w:rPrChange w:id="3364" w:author="薛媛媛（Grace）" w:date="2025-11-18T13:55:33Z">
                  <w:rPr>
                    <w:ins w:id="3365" w:author="薛媛媛（Grace）" w:date="2025-11-17T17:50:36Z"/>
                    <w:rFonts w:hint="default" w:ascii="Arial" w:hAnsi="Arial" w:eastAsia="宋体" w:cs="Arial"/>
                    <w:sz w:val="20"/>
                    <w:szCs w:val="20"/>
                    <w:lang w:val="en-GB" w:eastAsia="zh-CN" w:bidi="ar-SA"/>
                  </w:rPr>
                </w:rPrChange>
              </w:rPr>
            </w:pPr>
          </w:p>
        </w:tc>
        <w:tc>
          <w:tcPr>
            <w:tcW w:w="3078" w:type="dxa"/>
            <w:tcMar>
              <w:top w:w="113" w:type="dxa"/>
              <w:bottom w:w="113" w:type="dxa"/>
            </w:tcMar>
          </w:tcPr>
          <w:p w14:paraId="353016C9">
            <w:pPr>
              <w:rPr>
                <w:rFonts w:ascii="Arial" w:hAnsi="Arial" w:cs="Arial"/>
                <w:sz w:val="20"/>
                <w:szCs w:val="20"/>
                <w:lang w:val="en-GB"/>
                <w:rPrChange w:id="3366" w:author="薛媛媛（Grace）" w:date="2025-11-18T13:55:33Z">
                  <w:rPr>
                    <w:sz w:val="20"/>
                    <w:szCs w:val="20"/>
                    <w:lang w:val="en-GB"/>
                  </w:rPr>
                </w:rPrChange>
              </w:rPr>
            </w:pPr>
          </w:p>
        </w:tc>
      </w:tr>
      <w:tr w14:paraId="0ADAC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62272A67">
            <w:pPr>
              <w:ind w:left="172"/>
              <w:rPr>
                <w:rFonts w:ascii="Arial" w:hAnsi="Arial" w:cs="Arial"/>
                <w:sz w:val="20"/>
                <w:szCs w:val="20"/>
                <w:lang w:val="en-GB"/>
                <w:rPrChange w:id="3367" w:author="薛媛媛（Grace）" w:date="2025-11-18T13:55:33Z">
                  <w:rPr>
                    <w:sz w:val="20"/>
                    <w:szCs w:val="20"/>
                    <w:lang w:val="en-GB"/>
                  </w:rPr>
                </w:rPrChange>
              </w:rPr>
            </w:pPr>
            <w:r>
              <w:rPr>
                <w:rFonts w:ascii="Arial" w:hAnsi="Arial" w:cs="Arial"/>
                <w:sz w:val="20"/>
                <w:szCs w:val="20"/>
                <w:lang w:val="en-GB"/>
                <w:rPrChange w:id="3368" w:author="薛媛媛（Grace）" w:date="2025-11-18T13:55:33Z">
                  <w:rPr>
                    <w:sz w:val="20"/>
                    <w:szCs w:val="20"/>
                    <w:lang w:val="en-GB"/>
                  </w:rPr>
                </w:rPrChange>
              </w:rPr>
              <w:t>(c)  the risks associated with the use of the device when it comes into contact with materials, liquids, and substances, including gases, to which it is exposed during normal conditions of use;</w:t>
            </w:r>
          </w:p>
        </w:tc>
        <w:tc>
          <w:tcPr>
            <w:tcW w:w="1198" w:type="dxa"/>
            <w:shd w:val="clear" w:color="auto" w:fill="auto"/>
            <w:tcMar>
              <w:top w:w="113" w:type="dxa"/>
              <w:bottom w:w="113" w:type="dxa"/>
            </w:tcMar>
            <w:vAlign w:val="top"/>
          </w:tcPr>
          <w:p w14:paraId="2F605D87">
            <w:pPr>
              <w:rPr>
                <w:ins w:id="3369" w:author="薛媛媛（Grace）" w:date="2025-11-17T17:50:38Z"/>
                <w:rFonts w:hint="default" w:ascii="Arial" w:hAnsi="Arial" w:cs="Arial" w:eastAsiaTheme="minorHAnsi"/>
                <w:sz w:val="20"/>
                <w:szCs w:val="20"/>
                <w:lang w:val="en-GB" w:eastAsia="zh-CN" w:bidi="ar-SA"/>
                <w:rPrChange w:id="3370" w:author="薛媛媛（Grace）" w:date="2025-11-18T13:55:39Z">
                  <w:rPr>
                    <w:ins w:id="3371" w:author="薛媛媛（Grace）" w:date="2025-11-17T17:50:38Z"/>
                    <w:rFonts w:hint="eastAsia" w:ascii="Arial" w:hAnsi="Arial" w:cs="Arial" w:eastAsiaTheme="minorHAnsi"/>
                    <w:sz w:val="22"/>
                    <w:szCs w:val="22"/>
                    <w:lang w:val="en-GB" w:eastAsia="zh-CN" w:bidi="ar-SA"/>
                  </w:rPr>
                </w:rPrChange>
              </w:rPr>
            </w:pPr>
            <w:ins w:id="3372" w:author="薛媛媛（Grace）" w:date="2025-11-17T17:50:38Z">
              <w:r>
                <w:rPr>
                  <w:rFonts w:hint="default" w:ascii="Arial" w:hAnsi="Arial" w:cs="Arial" w:eastAsiaTheme="minorHAnsi"/>
                  <w:sz w:val="20"/>
                  <w:szCs w:val="20"/>
                  <w:lang w:val="en-GB" w:eastAsia="zh-CN"/>
                  <w:rPrChange w:id="3373"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238A7C42">
            <w:pPr>
              <w:rPr>
                <w:ins w:id="3375" w:author="薛媛媛（Grace）" w:date="2025-11-17T17:50:38Z"/>
                <w:rFonts w:hint="default" w:ascii="Arial" w:hAnsi="Arial" w:cs="Arial" w:eastAsiaTheme="minorHAnsi"/>
                <w:sz w:val="20"/>
                <w:szCs w:val="20"/>
                <w:lang w:val="en-GB" w:eastAsia="zh-CN"/>
                <w:rPrChange w:id="3376" w:author="薛媛媛（Grace）" w:date="2025-11-18T13:55:39Z">
                  <w:rPr>
                    <w:ins w:id="3377" w:author="薛媛媛（Grace）" w:date="2025-11-17T17:50:38Z"/>
                    <w:rFonts w:hint="eastAsia" w:eastAsiaTheme="minorHAnsi"/>
                    <w:sz w:val="22"/>
                    <w:szCs w:val="22"/>
                    <w:lang w:val="en-GB" w:eastAsia="zh-CN"/>
                  </w:rPr>
                </w:rPrChange>
              </w:rPr>
            </w:pPr>
            <w:ins w:id="3378" w:author="薛媛媛（Grace）" w:date="2025-11-17T17:50:38Z">
              <w:r>
                <w:rPr>
                  <w:rFonts w:hint="default" w:ascii="Arial" w:hAnsi="Arial" w:cs="Arial" w:eastAsiaTheme="minorHAnsi"/>
                  <w:sz w:val="20"/>
                  <w:szCs w:val="20"/>
                  <w:lang w:val="en-GB" w:eastAsia="zh-CN"/>
                  <w:rPrChange w:id="3379" w:author="薛媛媛（Grace）" w:date="2025-11-18T13:55:39Z">
                    <w:rPr>
                      <w:rFonts w:hint="eastAsia" w:eastAsiaTheme="minorHAnsi"/>
                      <w:sz w:val="22"/>
                      <w:szCs w:val="22"/>
                      <w:lang w:val="en-GB" w:eastAsia="zh-CN"/>
                    </w:rPr>
                  </w:rPrChange>
                </w:rPr>
                <w:t>EN ISO 14971</w:t>
              </w:r>
            </w:ins>
          </w:p>
          <w:p w14:paraId="77DFDE25">
            <w:pPr>
              <w:rPr>
                <w:ins w:id="3381" w:author="薛媛媛（Grace）" w:date="2025-11-17T17:50:38Z"/>
                <w:rFonts w:hint="default" w:ascii="Arial" w:hAnsi="Arial" w:cs="Arial" w:eastAsiaTheme="minorHAnsi"/>
                <w:sz w:val="20"/>
                <w:szCs w:val="20"/>
                <w:lang w:val="en-GB" w:eastAsia="zh-CN"/>
                <w:rPrChange w:id="3382" w:author="薛媛媛（Grace）" w:date="2025-11-18T13:55:39Z">
                  <w:rPr>
                    <w:ins w:id="3383" w:author="薛媛媛（Grace）" w:date="2025-11-17T17:50:38Z"/>
                    <w:rFonts w:hint="eastAsia" w:eastAsiaTheme="minorHAnsi"/>
                    <w:sz w:val="22"/>
                    <w:szCs w:val="22"/>
                    <w:lang w:val="en-GB" w:eastAsia="zh-CN"/>
                  </w:rPr>
                </w:rPrChange>
              </w:rPr>
            </w:pPr>
            <w:ins w:id="3384" w:author="薛媛媛（Grace）" w:date="2025-11-17T17:50:38Z">
              <w:r>
                <w:rPr>
                  <w:rFonts w:hint="default" w:ascii="Arial" w:hAnsi="Arial" w:cs="Arial" w:eastAsiaTheme="minorHAnsi"/>
                  <w:sz w:val="20"/>
                  <w:szCs w:val="20"/>
                  <w:lang w:val="en-GB" w:eastAsia="zh-CN"/>
                  <w:rPrChange w:id="3385" w:author="薛媛媛（Grace）" w:date="2025-11-18T13:55:39Z">
                    <w:rPr>
                      <w:rFonts w:hint="eastAsia" w:eastAsiaTheme="minorHAnsi"/>
                      <w:sz w:val="22"/>
                      <w:szCs w:val="22"/>
                      <w:lang w:val="en-GB" w:eastAsia="zh-CN"/>
                    </w:rPr>
                  </w:rPrChange>
                </w:rPr>
                <w:t>EN ISO 11608-1</w:t>
              </w:r>
            </w:ins>
          </w:p>
          <w:p w14:paraId="22E996C9">
            <w:pPr>
              <w:rPr>
                <w:ins w:id="3387" w:author="薛媛媛（Grace）" w:date="2025-11-17T17:50:38Z"/>
                <w:rFonts w:hint="default" w:ascii="Arial" w:hAnsi="Arial" w:cs="Arial"/>
                <w:sz w:val="20"/>
                <w:szCs w:val="20"/>
                <w:lang w:val="en-GB"/>
                <w:rPrChange w:id="3388" w:author="薛媛媛（Grace）" w:date="2025-11-18T13:55:39Z">
                  <w:rPr>
                    <w:ins w:id="3389" w:author="薛媛媛（Grace）" w:date="2025-11-17T17:50:38Z"/>
                    <w:rFonts w:hint="eastAsia"/>
                    <w:lang w:val="en-GB"/>
                  </w:rPr>
                </w:rPrChange>
              </w:rPr>
            </w:pPr>
            <w:ins w:id="3390" w:author="薛媛媛（Grace）" w:date="2025-11-17T17:50:38Z">
              <w:r>
                <w:rPr>
                  <w:rFonts w:hint="default" w:ascii="Arial" w:hAnsi="Arial" w:cs="Arial"/>
                  <w:sz w:val="20"/>
                  <w:szCs w:val="20"/>
                  <w:lang w:val="en-GB"/>
                  <w:rPrChange w:id="3391" w:author="薛媛媛（Grace）" w:date="2025-11-18T13:55:39Z">
                    <w:rPr>
                      <w:rFonts w:hint="eastAsia"/>
                      <w:lang w:val="en-GB"/>
                    </w:rPr>
                  </w:rPrChange>
                </w:rPr>
                <w:t>EN ISO 11608-5</w:t>
              </w:r>
            </w:ins>
          </w:p>
          <w:p w14:paraId="7E91DBED">
            <w:pPr>
              <w:rPr>
                <w:ins w:id="3393" w:author="薛媛媛（Grace）" w:date="2025-11-17T17:50:38Z"/>
                <w:rFonts w:hint="default" w:ascii="Arial" w:hAnsi="Arial" w:cs="Arial"/>
                <w:sz w:val="20"/>
                <w:szCs w:val="20"/>
                <w:lang w:val="en-GB"/>
                <w:rPrChange w:id="3394" w:author="薛媛媛（Grace）" w:date="2025-11-18T13:55:39Z">
                  <w:rPr>
                    <w:ins w:id="3395" w:author="薛媛媛（Grace）" w:date="2025-11-17T17:50:38Z"/>
                    <w:rFonts w:hint="eastAsia"/>
                    <w:lang w:val="en-GB"/>
                  </w:rPr>
                </w:rPrChange>
              </w:rPr>
            </w:pPr>
            <w:ins w:id="3396" w:author="薛媛媛（Grace）" w:date="2025-11-17T17:50:38Z">
              <w:r>
                <w:rPr>
                  <w:rFonts w:hint="default" w:ascii="Arial" w:hAnsi="Arial" w:cs="Arial"/>
                  <w:sz w:val="20"/>
                  <w:szCs w:val="20"/>
                  <w:lang w:val="en-GB"/>
                  <w:rPrChange w:id="3397" w:author="薛媛媛（Grace）" w:date="2025-11-18T13:55:39Z">
                    <w:rPr>
                      <w:rFonts w:hint="eastAsia"/>
                      <w:lang w:val="en-GB"/>
                    </w:rPr>
                  </w:rPrChange>
                </w:rPr>
                <w:t>EN ISO 23908</w:t>
              </w:r>
            </w:ins>
          </w:p>
          <w:p w14:paraId="2EDF68A0">
            <w:pPr>
              <w:rPr>
                <w:ins w:id="3399" w:author="薛媛媛（Grace）" w:date="2025-11-17T17:50:38Z"/>
                <w:rFonts w:hint="default" w:ascii="Arial" w:hAnsi="Arial" w:cs="Arial" w:eastAsiaTheme="minorHAnsi"/>
                <w:sz w:val="20"/>
                <w:szCs w:val="20"/>
                <w:lang w:val="en-GB" w:eastAsia="zh-CN" w:bidi="ar-SA"/>
                <w:rPrChange w:id="3400" w:author="薛媛媛（Grace）" w:date="2025-11-18T13:55:39Z">
                  <w:rPr>
                    <w:ins w:id="3401" w:author="薛媛媛（Grace）" w:date="2025-11-17T17:50:38Z"/>
                    <w:rFonts w:hint="eastAsia" w:ascii="Arial" w:hAnsi="Arial" w:cs="Arial" w:eastAsiaTheme="minorHAnsi"/>
                    <w:sz w:val="22"/>
                    <w:szCs w:val="22"/>
                    <w:lang w:val="en-GB" w:eastAsia="zh-CN" w:bidi="ar-SA"/>
                  </w:rPr>
                </w:rPrChange>
              </w:rPr>
            </w:pPr>
          </w:p>
        </w:tc>
        <w:tc>
          <w:tcPr>
            <w:tcW w:w="3078" w:type="dxa"/>
            <w:shd w:val="clear" w:color="auto" w:fill="auto"/>
            <w:tcMar>
              <w:top w:w="113" w:type="dxa"/>
              <w:bottom w:w="113" w:type="dxa"/>
            </w:tcMar>
            <w:vAlign w:val="top"/>
          </w:tcPr>
          <w:p w14:paraId="0F093D26">
            <w:pPr>
              <w:rPr>
                <w:ins w:id="3402" w:author="薛媛媛（Grace）" w:date="2025-11-17T17:50:38Z"/>
                <w:rFonts w:hint="default" w:ascii="Arial" w:hAnsi="Arial" w:cs="Arial"/>
                <w:sz w:val="20"/>
                <w:szCs w:val="20"/>
                <w:lang w:val="en-GB" w:eastAsia="zh-CN"/>
                <w:rPrChange w:id="3403" w:author="薛媛媛（Grace）" w:date="2025-11-18T13:55:39Z">
                  <w:rPr>
                    <w:ins w:id="3404" w:author="薛媛媛（Grace）" w:date="2025-11-17T17:50:38Z"/>
                    <w:rFonts w:hint="eastAsia" w:ascii="Arial" w:hAnsi="Arial" w:cs="Arial"/>
                    <w:sz w:val="22"/>
                    <w:szCs w:val="22"/>
                    <w:lang w:val="en-GB" w:eastAsia="zh-CN"/>
                  </w:rPr>
                </w:rPrChange>
              </w:rPr>
            </w:pPr>
            <w:ins w:id="3405" w:author="薛媛媛（Grace）" w:date="2025-11-17T17:50:38Z">
              <w:r>
                <w:rPr>
                  <w:rFonts w:hint="default" w:ascii="Arial" w:hAnsi="Arial" w:cs="Arial" w:eastAsiaTheme="minorHAnsi"/>
                  <w:sz w:val="20"/>
                  <w:szCs w:val="20"/>
                  <w:lang w:val="en-GB" w:eastAsia="zh-CN"/>
                  <w:rPrChange w:id="3406" w:author="薛媛媛（Grace）" w:date="2025-11-18T13:55:39Z">
                    <w:rPr>
                      <w:rFonts w:hint="eastAsia" w:ascii="Arial" w:hAnsi="Arial" w:cs="Arial" w:eastAsiaTheme="minorHAnsi"/>
                      <w:sz w:val="22"/>
                      <w:szCs w:val="22"/>
                      <w:lang w:val="en-GB" w:eastAsia="zh-CN"/>
                    </w:rPr>
                  </w:rPrChange>
                </w:rPr>
                <w:t>Risk Management Report</w:t>
              </w:r>
            </w:ins>
          </w:p>
          <w:p w14:paraId="7359F961">
            <w:pPr>
              <w:rPr>
                <w:ins w:id="3408" w:author="薛媛媛（Grace）" w:date="2025-11-17T17:50:38Z"/>
                <w:rFonts w:hint="default" w:ascii="Arial" w:hAnsi="Arial" w:cs="Arial" w:eastAsiaTheme="minorEastAsia"/>
                <w:color w:val="auto"/>
                <w:sz w:val="20"/>
                <w:szCs w:val="20"/>
                <w:lang w:val="en-GB" w:eastAsia="zh-TW"/>
                <w:rPrChange w:id="3409" w:author="薛媛媛（Grace）" w:date="2025-11-18T13:55:39Z">
                  <w:rPr>
                    <w:ins w:id="3410" w:author="薛媛媛（Grace）" w:date="2025-11-17T17:50:38Z"/>
                    <w:rFonts w:hint="default" w:ascii="Arial" w:hAnsi="Arial" w:cs="Arial" w:eastAsiaTheme="minorEastAsia"/>
                    <w:color w:val="auto"/>
                    <w:sz w:val="22"/>
                    <w:szCs w:val="22"/>
                    <w:lang w:val="en-GB" w:eastAsia="zh-TW"/>
                  </w:rPr>
                </w:rPrChange>
              </w:rPr>
            </w:pPr>
            <w:ins w:id="3411" w:author="薛媛媛（Grace）" w:date="2025-11-17T17:50:38Z">
              <w:r>
                <w:rPr>
                  <w:rFonts w:hint="default" w:ascii="Arial" w:hAnsi="Arial" w:cs="Arial" w:eastAsiaTheme="minorEastAsia"/>
                  <w:color w:val="auto"/>
                  <w:sz w:val="20"/>
                  <w:szCs w:val="20"/>
                  <w:lang w:val="en-GB" w:eastAsia="zh-TW"/>
                  <w:rPrChange w:id="3412" w:author="薛媛媛（Grace）" w:date="2025-11-18T13:55:39Z">
                    <w:rPr>
                      <w:rFonts w:hint="default" w:ascii="Arial" w:hAnsi="Arial" w:cs="Arial" w:eastAsiaTheme="minorEastAsia"/>
                      <w:color w:val="auto"/>
                      <w:sz w:val="22"/>
                      <w:szCs w:val="22"/>
                      <w:lang w:val="en-GB" w:eastAsia="zh-TW"/>
                    </w:rPr>
                  </w:rPrChange>
                </w:rPr>
                <w:t>Design verification test report</w:t>
              </w:r>
            </w:ins>
          </w:p>
          <w:p w14:paraId="4AD9833E">
            <w:pPr>
              <w:rPr>
                <w:ins w:id="3414" w:author="薛媛媛（Grace）" w:date="2025-11-17T17:50:38Z"/>
                <w:rFonts w:hint="default" w:ascii="Arial" w:hAnsi="Arial" w:cs="Arial" w:eastAsiaTheme="minorEastAsia"/>
                <w:color w:val="auto"/>
                <w:sz w:val="20"/>
                <w:szCs w:val="20"/>
                <w:lang w:val="en-US" w:eastAsia="zh-CN"/>
                <w:rPrChange w:id="3415" w:author="薛媛媛（Grace）" w:date="2025-11-18T13:55:39Z">
                  <w:rPr>
                    <w:ins w:id="3416" w:author="薛媛媛（Grace）" w:date="2025-11-17T17:50:38Z"/>
                    <w:rFonts w:hint="eastAsia" w:cs="Arial" w:eastAsiaTheme="minorEastAsia"/>
                    <w:color w:val="auto"/>
                    <w:sz w:val="22"/>
                    <w:szCs w:val="22"/>
                    <w:lang w:val="en-US" w:eastAsia="zh-CN"/>
                  </w:rPr>
                </w:rPrChange>
              </w:rPr>
            </w:pPr>
          </w:p>
          <w:p w14:paraId="326FECB3">
            <w:pPr>
              <w:rPr>
                <w:ins w:id="3417" w:author="薛媛媛（Grace）" w:date="2025-11-17T17:50:38Z"/>
                <w:rFonts w:hint="default" w:ascii="Arial" w:hAnsi="Arial" w:cs="Arial" w:eastAsiaTheme="minorEastAsia"/>
                <w:color w:val="auto"/>
                <w:sz w:val="20"/>
                <w:szCs w:val="20"/>
                <w:lang w:val="en-US" w:eastAsia="zh-CN"/>
                <w:rPrChange w:id="3418" w:author="薛媛媛（Grace）" w:date="2025-11-18T13:55:39Z">
                  <w:rPr>
                    <w:ins w:id="3419" w:author="薛媛媛（Grace）" w:date="2025-11-17T17:50:38Z"/>
                    <w:rFonts w:hint="default" w:cs="Arial" w:eastAsiaTheme="minorEastAsia"/>
                    <w:color w:val="auto"/>
                    <w:sz w:val="22"/>
                    <w:szCs w:val="22"/>
                    <w:lang w:val="en-US" w:eastAsia="zh-CN"/>
                  </w:rPr>
                </w:rPrChange>
              </w:rPr>
            </w:pPr>
          </w:p>
          <w:p w14:paraId="68DF1FBA">
            <w:pPr>
              <w:rPr>
                <w:ins w:id="3420" w:author="薛媛媛（Grace）" w:date="2025-11-17T17:50:38Z"/>
                <w:rFonts w:hint="default" w:ascii="Arial" w:hAnsi="Arial" w:eastAsia="宋体" w:cs="Arial"/>
                <w:sz w:val="20"/>
                <w:szCs w:val="20"/>
                <w:lang w:val="en-GB" w:eastAsia="zh-CN" w:bidi="ar-SA"/>
                <w:rPrChange w:id="3421" w:author="薛媛媛（Grace）" w:date="2025-11-18T13:55:33Z">
                  <w:rPr>
                    <w:ins w:id="3422" w:author="薛媛媛（Grace）" w:date="2025-11-17T17:50:38Z"/>
                    <w:rFonts w:hint="default" w:ascii="Arial" w:hAnsi="Arial" w:eastAsia="宋体" w:cs="Arial"/>
                    <w:sz w:val="20"/>
                    <w:szCs w:val="20"/>
                    <w:lang w:val="en-GB" w:eastAsia="zh-CN" w:bidi="ar-SA"/>
                  </w:rPr>
                </w:rPrChange>
              </w:rPr>
            </w:pPr>
          </w:p>
        </w:tc>
        <w:tc>
          <w:tcPr>
            <w:tcW w:w="3078" w:type="dxa"/>
            <w:tcMar>
              <w:top w:w="113" w:type="dxa"/>
              <w:bottom w:w="113" w:type="dxa"/>
            </w:tcMar>
          </w:tcPr>
          <w:p w14:paraId="28B33A99">
            <w:pPr>
              <w:rPr>
                <w:rFonts w:ascii="Arial" w:hAnsi="Arial" w:cs="Arial"/>
                <w:sz w:val="20"/>
                <w:szCs w:val="20"/>
                <w:lang w:val="en-GB"/>
                <w:rPrChange w:id="3423" w:author="薛媛媛（Grace）" w:date="2025-11-18T13:55:33Z">
                  <w:rPr>
                    <w:sz w:val="20"/>
                    <w:szCs w:val="20"/>
                    <w:lang w:val="en-GB"/>
                  </w:rPr>
                </w:rPrChange>
              </w:rPr>
            </w:pPr>
          </w:p>
        </w:tc>
      </w:tr>
      <w:tr w14:paraId="02C26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46D5BF92">
            <w:pPr>
              <w:ind w:left="172"/>
              <w:rPr>
                <w:rFonts w:ascii="Arial" w:hAnsi="Arial" w:cs="Arial"/>
                <w:sz w:val="20"/>
                <w:szCs w:val="20"/>
                <w:lang w:val="en-GB"/>
                <w:rPrChange w:id="3424" w:author="薛媛媛（Grace）" w:date="2025-11-18T13:55:33Z">
                  <w:rPr>
                    <w:sz w:val="20"/>
                    <w:szCs w:val="20"/>
                    <w:lang w:val="en-GB"/>
                  </w:rPr>
                </w:rPrChange>
              </w:rPr>
            </w:pPr>
            <w:r>
              <w:rPr>
                <w:rFonts w:ascii="Arial" w:hAnsi="Arial" w:cs="Arial"/>
                <w:sz w:val="20"/>
                <w:szCs w:val="20"/>
                <w:lang w:val="en-GB"/>
                <w:rPrChange w:id="3425" w:author="薛媛媛（Grace）" w:date="2025-11-18T13:55:33Z">
                  <w:rPr>
                    <w:sz w:val="20"/>
                    <w:szCs w:val="20"/>
                    <w:lang w:val="en-GB"/>
                  </w:rPr>
                </w:rPrChange>
              </w:rPr>
              <w:t>(d)  the risks associated with the possible negative interaction between software and the IT environment within which it operates and interacts;</w:t>
            </w:r>
          </w:p>
        </w:tc>
        <w:tc>
          <w:tcPr>
            <w:tcW w:w="1198" w:type="dxa"/>
            <w:shd w:val="clear" w:color="auto" w:fill="auto"/>
            <w:tcMar>
              <w:top w:w="113" w:type="dxa"/>
              <w:bottom w:w="113" w:type="dxa"/>
            </w:tcMar>
            <w:vAlign w:val="top"/>
          </w:tcPr>
          <w:p w14:paraId="2312E3E0">
            <w:pPr>
              <w:rPr>
                <w:ins w:id="3426" w:author="薛媛媛（Grace）" w:date="2025-11-17T17:50:40Z"/>
                <w:rFonts w:hint="default" w:ascii="Arial" w:hAnsi="Arial" w:cs="Arial" w:eastAsiaTheme="minorHAnsi"/>
                <w:sz w:val="20"/>
                <w:szCs w:val="20"/>
                <w:lang w:val="en-GB" w:eastAsia="zh-CN" w:bidi="ar-SA"/>
                <w:rPrChange w:id="3427" w:author="薛媛媛（Grace）" w:date="2025-11-18T13:55:39Z">
                  <w:rPr>
                    <w:ins w:id="3428" w:author="薛媛媛（Grace）" w:date="2025-11-17T17:50:40Z"/>
                    <w:rFonts w:hint="eastAsia" w:ascii="Arial" w:hAnsi="Arial" w:cs="Arial" w:eastAsiaTheme="minorHAnsi"/>
                    <w:sz w:val="22"/>
                    <w:szCs w:val="22"/>
                    <w:lang w:val="en-GB" w:eastAsia="zh-CN" w:bidi="ar-SA"/>
                  </w:rPr>
                </w:rPrChange>
              </w:rPr>
            </w:pPr>
            <w:ins w:id="3429" w:author="薛媛媛（Grace）" w:date="2025-11-17T17:50:40Z">
              <w:r>
                <w:rPr>
                  <w:rFonts w:hint="default" w:ascii="Arial" w:hAnsi="Arial" w:cs="Arial" w:eastAsiaTheme="minorHAnsi"/>
                  <w:sz w:val="20"/>
                  <w:szCs w:val="20"/>
                  <w:lang w:val="en-GB" w:eastAsia="zh-CN"/>
                  <w:rPrChange w:id="3430"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2F37B0FA">
            <w:pPr>
              <w:rPr>
                <w:ins w:id="3432" w:author="薛媛媛（Grace）" w:date="2025-11-17T17:50:40Z"/>
                <w:rFonts w:hint="default" w:ascii="Arial" w:hAnsi="Arial" w:cs="Arial" w:eastAsiaTheme="minorHAnsi"/>
                <w:sz w:val="20"/>
                <w:szCs w:val="20"/>
                <w:lang w:val="en-GB" w:eastAsia="zh-CN"/>
                <w:rPrChange w:id="3433" w:author="薛媛媛（Grace）" w:date="2025-11-18T13:55:39Z">
                  <w:rPr>
                    <w:ins w:id="3434" w:author="薛媛媛（Grace）" w:date="2025-11-17T17:50:40Z"/>
                    <w:rFonts w:hint="eastAsia" w:eastAsiaTheme="minorHAnsi"/>
                    <w:sz w:val="22"/>
                    <w:szCs w:val="22"/>
                    <w:lang w:val="en-GB" w:eastAsia="zh-CN"/>
                  </w:rPr>
                </w:rPrChange>
              </w:rPr>
            </w:pPr>
            <w:ins w:id="3435" w:author="薛媛媛（Grace）" w:date="2025-11-17T17:50:40Z">
              <w:r>
                <w:rPr>
                  <w:rFonts w:hint="default" w:ascii="Arial" w:hAnsi="Arial" w:cs="Arial" w:eastAsiaTheme="minorHAnsi"/>
                  <w:sz w:val="20"/>
                  <w:szCs w:val="20"/>
                  <w:lang w:val="en-GB" w:eastAsia="zh-CN"/>
                  <w:rPrChange w:id="3436" w:author="薛媛媛（Grace）" w:date="2025-11-18T13:55:39Z">
                    <w:rPr>
                      <w:rFonts w:hint="eastAsia" w:eastAsiaTheme="minorHAnsi"/>
                      <w:sz w:val="22"/>
                      <w:szCs w:val="22"/>
                      <w:lang w:val="en-GB" w:eastAsia="zh-CN"/>
                    </w:rPr>
                  </w:rPrChange>
                </w:rPr>
                <w:t>EN ISO 14971</w:t>
              </w:r>
            </w:ins>
          </w:p>
          <w:p w14:paraId="5A838667">
            <w:pPr>
              <w:rPr>
                <w:ins w:id="3438" w:author="薛媛媛（Grace）" w:date="2025-11-17T17:50:40Z"/>
                <w:rFonts w:hint="default" w:ascii="Arial" w:hAnsi="Arial" w:cs="Arial" w:eastAsiaTheme="minorHAnsi"/>
                <w:sz w:val="20"/>
                <w:szCs w:val="20"/>
                <w:lang w:val="en-GB" w:eastAsia="zh-CN"/>
                <w:rPrChange w:id="3439" w:author="薛媛媛（Grace）" w:date="2025-11-18T13:55:39Z">
                  <w:rPr>
                    <w:ins w:id="3440" w:author="薛媛媛（Grace）" w:date="2025-11-17T17:50:40Z"/>
                    <w:rFonts w:hint="eastAsia" w:eastAsiaTheme="minorHAnsi"/>
                    <w:sz w:val="22"/>
                    <w:szCs w:val="22"/>
                    <w:lang w:val="en-GB" w:eastAsia="zh-CN"/>
                  </w:rPr>
                </w:rPrChange>
              </w:rPr>
            </w:pPr>
            <w:ins w:id="3441" w:author="薛媛媛（Grace）" w:date="2025-11-17T17:50:40Z">
              <w:r>
                <w:rPr>
                  <w:rFonts w:hint="default" w:ascii="Arial" w:hAnsi="Arial" w:cs="Arial" w:eastAsiaTheme="minorHAnsi"/>
                  <w:sz w:val="20"/>
                  <w:szCs w:val="20"/>
                  <w:lang w:val="en-GB" w:eastAsia="zh-CN"/>
                  <w:rPrChange w:id="3442" w:author="薛媛媛（Grace）" w:date="2025-11-18T13:55:39Z">
                    <w:rPr>
                      <w:rFonts w:hint="eastAsia" w:eastAsiaTheme="minorHAnsi"/>
                      <w:sz w:val="22"/>
                      <w:szCs w:val="22"/>
                      <w:lang w:val="en-GB" w:eastAsia="zh-CN"/>
                    </w:rPr>
                  </w:rPrChange>
                </w:rPr>
                <w:t>EN ISO 11608-1</w:t>
              </w:r>
            </w:ins>
          </w:p>
          <w:p w14:paraId="4211C5E1">
            <w:pPr>
              <w:rPr>
                <w:ins w:id="3444" w:author="薛媛媛（Grace）" w:date="2025-11-17T17:50:40Z"/>
                <w:rFonts w:hint="default" w:ascii="Arial" w:hAnsi="Arial" w:cs="Arial"/>
                <w:sz w:val="20"/>
                <w:szCs w:val="20"/>
                <w:lang w:val="en-GB"/>
                <w:rPrChange w:id="3445" w:author="薛媛媛（Grace）" w:date="2025-11-18T13:55:39Z">
                  <w:rPr>
                    <w:ins w:id="3446" w:author="薛媛媛（Grace）" w:date="2025-11-17T17:50:40Z"/>
                    <w:rFonts w:hint="eastAsia"/>
                    <w:lang w:val="en-GB"/>
                  </w:rPr>
                </w:rPrChange>
              </w:rPr>
            </w:pPr>
            <w:ins w:id="3447" w:author="薛媛媛（Grace）" w:date="2025-11-17T17:50:40Z">
              <w:r>
                <w:rPr>
                  <w:rFonts w:hint="default" w:ascii="Arial" w:hAnsi="Arial" w:cs="Arial"/>
                  <w:sz w:val="20"/>
                  <w:szCs w:val="20"/>
                  <w:lang w:val="en-GB"/>
                  <w:rPrChange w:id="3448" w:author="薛媛媛（Grace）" w:date="2025-11-18T13:55:39Z">
                    <w:rPr>
                      <w:rFonts w:hint="eastAsia"/>
                      <w:lang w:val="en-GB"/>
                    </w:rPr>
                  </w:rPrChange>
                </w:rPr>
                <w:t>EN ISO 11608-5</w:t>
              </w:r>
            </w:ins>
          </w:p>
          <w:p w14:paraId="531FE82F">
            <w:pPr>
              <w:rPr>
                <w:ins w:id="3450" w:author="薛媛媛（Grace）" w:date="2025-11-17T17:50:40Z"/>
                <w:rFonts w:hint="default" w:ascii="Arial" w:hAnsi="Arial" w:cs="Arial"/>
                <w:sz w:val="20"/>
                <w:szCs w:val="20"/>
                <w:lang w:val="en-GB"/>
                <w:rPrChange w:id="3451" w:author="薛媛媛（Grace）" w:date="2025-11-18T13:55:39Z">
                  <w:rPr>
                    <w:ins w:id="3452" w:author="薛媛媛（Grace）" w:date="2025-11-17T17:50:40Z"/>
                    <w:rFonts w:hint="eastAsia"/>
                    <w:lang w:val="en-GB"/>
                  </w:rPr>
                </w:rPrChange>
              </w:rPr>
            </w:pPr>
            <w:ins w:id="3453" w:author="薛媛媛（Grace）" w:date="2025-11-17T17:50:40Z">
              <w:r>
                <w:rPr>
                  <w:rFonts w:hint="default" w:ascii="Arial" w:hAnsi="Arial" w:cs="Arial"/>
                  <w:sz w:val="20"/>
                  <w:szCs w:val="20"/>
                  <w:lang w:val="en-GB"/>
                  <w:rPrChange w:id="3454" w:author="薛媛媛（Grace）" w:date="2025-11-18T13:55:39Z">
                    <w:rPr>
                      <w:rFonts w:hint="eastAsia"/>
                      <w:lang w:val="en-GB"/>
                    </w:rPr>
                  </w:rPrChange>
                </w:rPr>
                <w:t>EN ISO 23908</w:t>
              </w:r>
            </w:ins>
          </w:p>
          <w:p w14:paraId="124229DD">
            <w:pPr>
              <w:rPr>
                <w:ins w:id="3456" w:author="薛媛媛（Grace）" w:date="2025-11-17T17:50:40Z"/>
                <w:rFonts w:hint="default" w:ascii="Arial" w:hAnsi="Arial" w:cs="Arial" w:eastAsiaTheme="minorHAnsi"/>
                <w:sz w:val="20"/>
                <w:szCs w:val="20"/>
                <w:lang w:val="en-GB" w:eastAsia="zh-CN" w:bidi="ar-SA"/>
                <w:rPrChange w:id="3457" w:author="薛媛媛（Grace）" w:date="2025-11-18T13:55:39Z">
                  <w:rPr>
                    <w:ins w:id="3458" w:author="薛媛媛（Grace）" w:date="2025-11-17T17:50:40Z"/>
                    <w:rFonts w:hint="eastAsia" w:ascii="Arial" w:hAnsi="Arial" w:cs="Arial" w:eastAsiaTheme="minorHAnsi"/>
                    <w:sz w:val="22"/>
                    <w:szCs w:val="22"/>
                    <w:lang w:val="en-GB" w:eastAsia="zh-CN" w:bidi="ar-SA"/>
                  </w:rPr>
                </w:rPrChange>
              </w:rPr>
            </w:pPr>
          </w:p>
        </w:tc>
        <w:tc>
          <w:tcPr>
            <w:tcW w:w="3078" w:type="dxa"/>
            <w:shd w:val="clear" w:color="auto" w:fill="auto"/>
            <w:tcMar>
              <w:top w:w="113" w:type="dxa"/>
              <w:bottom w:w="113" w:type="dxa"/>
            </w:tcMar>
            <w:vAlign w:val="top"/>
          </w:tcPr>
          <w:p w14:paraId="01D82B66">
            <w:pPr>
              <w:rPr>
                <w:ins w:id="3459" w:author="薛媛媛（Grace）" w:date="2025-11-17T17:50:40Z"/>
                <w:rFonts w:hint="default" w:ascii="Arial" w:hAnsi="Arial" w:cs="Arial"/>
                <w:sz w:val="20"/>
                <w:szCs w:val="20"/>
                <w:lang w:val="en-GB" w:eastAsia="zh-CN"/>
                <w:rPrChange w:id="3460" w:author="薛媛媛（Grace）" w:date="2025-11-18T13:55:39Z">
                  <w:rPr>
                    <w:ins w:id="3461" w:author="薛媛媛（Grace）" w:date="2025-11-17T17:50:40Z"/>
                    <w:rFonts w:hint="eastAsia" w:ascii="Arial" w:hAnsi="Arial" w:cs="Arial"/>
                    <w:sz w:val="22"/>
                    <w:szCs w:val="22"/>
                    <w:lang w:val="en-GB" w:eastAsia="zh-CN"/>
                  </w:rPr>
                </w:rPrChange>
              </w:rPr>
            </w:pPr>
            <w:ins w:id="3462" w:author="薛媛媛（Grace）" w:date="2025-11-17T17:50:40Z">
              <w:r>
                <w:rPr>
                  <w:rFonts w:hint="default" w:ascii="Arial" w:hAnsi="Arial" w:cs="Arial" w:eastAsiaTheme="minorHAnsi"/>
                  <w:sz w:val="20"/>
                  <w:szCs w:val="20"/>
                  <w:lang w:val="en-GB" w:eastAsia="zh-CN"/>
                  <w:rPrChange w:id="3463" w:author="薛媛媛（Grace）" w:date="2025-11-18T13:55:39Z">
                    <w:rPr>
                      <w:rFonts w:hint="eastAsia" w:ascii="Arial" w:hAnsi="Arial" w:cs="Arial" w:eastAsiaTheme="minorHAnsi"/>
                      <w:sz w:val="22"/>
                      <w:szCs w:val="22"/>
                      <w:lang w:val="en-GB" w:eastAsia="zh-CN"/>
                    </w:rPr>
                  </w:rPrChange>
                </w:rPr>
                <w:t>Risk Management Report</w:t>
              </w:r>
            </w:ins>
          </w:p>
          <w:p w14:paraId="5498A3E2">
            <w:pPr>
              <w:rPr>
                <w:ins w:id="3465" w:author="薛媛媛（Grace）" w:date="2025-11-17T17:50:40Z"/>
                <w:rFonts w:hint="default" w:ascii="Arial" w:hAnsi="Arial" w:cs="Arial" w:eastAsiaTheme="minorEastAsia"/>
                <w:color w:val="auto"/>
                <w:sz w:val="20"/>
                <w:szCs w:val="20"/>
                <w:lang w:val="en-GB" w:eastAsia="zh-TW"/>
                <w:rPrChange w:id="3466" w:author="薛媛媛（Grace）" w:date="2025-11-18T13:55:39Z">
                  <w:rPr>
                    <w:ins w:id="3467" w:author="薛媛媛（Grace）" w:date="2025-11-17T17:50:40Z"/>
                    <w:rFonts w:hint="default" w:ascii="Arial" w:hAnsi="Arial" w:cs="Arial" w:eastAsiaTheme="minorEastAsia"/>
                    <w:color w:val="auto"/>
                    <w:sz w:val="22"/>
                    <w:szCs w:val="22"/>
                    <w:lang w:val="en-GB" w:eastAsia="zh-TW"/>
                  </w:rPr>
                </w:rPrChange>
              </w:rPr>
            </w:pPr>
            <w:ins w:id="3468" w:author="薛媛媛（Grace）" w:date="2025-11-17T17:50:40Z">
              <w:r>
                <w:rPr>
                  <w:rFonts w:hint="default" w:ascii="Arial" w:hAnsi="Arial" w:cs="Arial" w:eastAsiaTheme="minorEastAsia"/>
                  <w:color w:val="auto"/>
                  <w:sz w:val="20"/>
                  <w:szCs w:val="20"/>
                  <w:lang w:val="en-GB" w:eastAsia="zh-TW"/>
                  <w:rPrChange w:id="3469" w:author="薛媛媛（Grace）" w:date="2025-11-18T13:55:39Z">
                    <w:rPr>
                      <w:rFonts w:hint="default" w:ascii="Arial" w:hAnsi="Arial" w:cs="Arial" w:eastAsiaTheme="minorEastAsia"/>
                      <w:color w:val="auto"/>
                      <w:sz w:val="22"/>
                      <w:szCs w:val="22"/>
                      <w:lang w:val="en-GB" w:eastAsia="zh-TW"/>
                    </w:rPr>
                  </w:rPrChange>
                </w:rPr>
                <w:t>Design verification test report</w:t>
              </w:r>
            </w:ins>
          </w:p>
          <w:p w14:paraId="0CFFAC95">
            <w:pPr>
              <w:rPr>
                <w:ins w:id="3471" w:author="薛媛媛（Grace）" w:date="2025-11-17T17:50:40Z"/>
                <w:rFonts w:hint="default" w:ascii="Arial" w:hAnsi="Arial" w:cs="Arial" w:eastAsiaTheme="minorEastAsia"/>
                <w:color w:val="auto"/>
                <w:sz w:val="20"/>
                <w:szCs w:val="20"/>
                <w:lang w:val="en-US" w:eastAsia="zh-CN"/>
                <w:rPrChange w:id="3472" w:author="薛媛媛（Grace）" w:date="2025-11-18T13:55:39Z">
                  <w:rPr>
                    <w:ins w:id="3473" w:author="薛媛媛（Grace）" w:date="2025-11-17T17:50:40Z"/>
                    <w:rFonts w:hint="eastAsia" w:cs="Arial" w:eastAsiaTheme="minorEastAsia"/>
                    <w:color w:val="auto"/>
                    <w:sz w:val="22"/>
                    <w:szCs w:val="22"/>
                    <w:lang w:val="en-US" w:eastAsia="zh-CN"/>
                  </w:rPr>
                </w:rPrChange>
              </w:rPr>
            </w:pPr>
          </w:p>
          <w:p w14:paraId="36A967A7">
            <w:pPr>
              <w:rPr>
                <w:ins w:id="3474" w:author="薛媛媛（Grace）" w:date="2025-11-17T17:50:40Z"/>
                <w:rFonts w:hint="default" w:ascii="Arial" w:hAnsi="Arial" w:cs="Arial" w:eastAsiaTheme="minorEastAsia"/>
                <w:color w:val="auto"/>
                <w:sz w:val="20"/>
                <w:szCs w:val="20"/>
                <w:lang w:val="en-US" w:eastAsia="zh-CN"/>
                <w:rPrChange w:id="3475" w:author="薛媛媛（Grace）" w:date="2025-11-18T13:55:39Z">
                  <w:rPr>
                    <w:ins w:id="3476" w:author="薛媛媛（Grace）" w:date="2025-11-17T17:50:40Z"/>
                    <w:rFonts w:hint="default" w:cs="Arial" w:eastAsiaTheme="minorEastAsia"/>
                    <w:color w:val="auto"/>
                    <w:sz w:val="22"/>
                    <w:szCs w:val="22"/>
                    <w:lang w:val="en-US" w:eastAsia="zh-CN"/>
                  </w:rPr>
                </w:rPrChange>
              </w:rPr>
            </w:pPr>
          </w:p>
          <w:p w14:paraId="0C01F45F">
            <w:pPr>
              <w:rPr>
                <w:ins w:id="3477" w:author="薛媛媛（Grace）" w:date="2025-11-17T17:50:40Z"/>
                <w:rFonts w:hint="default" w:ascii="Arial" w:hAnsi="Arial" w:eastAsia="宋体" w:cs="Arial"/>
                <w:sz w:val="20"/>
                <w:szCs w:val="20"/>
                <w:lang w:val="en-GB" w:eastAsia="zh-CN" w:bidi="ar-SA"/>
                <w:rPrChange w:id="3478" w:author="薛媛媛（Grace）" w:date="2025-11-18T13:55:33Z">
                  <w:rPr>
                    <w:ins w:id="3479" w:author="薛媛媛（Grace）" w:date="2025-11-17T17:50:40Z"/>
                    <w:rFonts w:hint="default" w:ascii="Arial" w:hAnsi="Arial" w:eastAsia="宋体" w:cs="Arial"/>
                    <w:sz w:val="20"/>
                    <w:szCs w:val="20"/>
                    <w:lang w:val="en-GB" w:eastAsia="zh-CN" w:bidi="ar-SA"/>
                  </w:rPr>
                </w:rPrChange>
              </w:rPr>
            </w:pPr>
          </w:p>
        </w:tc>
        <w:tc>
          <w:tcPr>
            <w:tcW w:w="3078" w:type="dxa"/>
            <w:tcMar>
              <w:top w:w="113" w:type="dxa"/>
              <w:bottom w:w="113" w:type="dxa"/>
            </w:tcMar>
          </w:tcPr>
          <w:p w14:paraId="692A592B">
            <w:pPr>
              <w:rPr>
                <w:rFonts w:ascii="Arial" w:hAnsi="Arial" w:cs="Arial"/>
                <w:sz w:val="20"/>
                <w:szCs w:val="20"/>
                <w:lang w:val="en-GB"/>
                <w:rPrChange w:id="3480" w:author="薛媛媛（Grace）" w:date="2025-11-18T13:55:33Z">
                  <w:rPr>
                    <w:sz w:val="20"/>
                    <w:szCs w:val="20"/>
                    <w:lang w:val="en-GB"/>
                  </w:rPr>
                </w:rPrChange>
              </w:rPr>
            </w:pPr>
          </w:p>
        </w:tc>
      </w:tr>
      <w:tr w14:paraId="1F673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22546564">
            <w:pPr>
              <w:tabs>
                <w:tab w:val="left" w:pos="595"/>
              </w:tabs>
              <w:spacing w:before="120" w:line="240" w:lineRule="auto"/>
              <w:ind w:left="172"/>
              <w:rPr>
                <w:rFonts w:ascii="Arial" w:hAnsi="Arial" w:cs="Arial"/>
                <w:sz w:val="20"/>
                <w:szCs w:val="20"/>
                <w:lang w:val="en-GB"/>
                <w:rPrChange w:id="3481" w:author="薛媛媛（Grace）" w:date="2025-11-18T13:55:33Z">
                  <w:rPr>
                    <w:sz w:val="20"/>
                    <w:szCs w:val="20"/>
                    <w:lang w:val="en-GB"/>
                  </w:rPr>
                </w:rPrChange>
              </w:rPr>
            </w:pPr>
            <w:r>
              <w:rPr>
                <w:rFonts w:ascii="Arial" w:hAnsi="Arial" w:cs="Arial"/>
                <w:sz w:val="20"/>
                <w:szCs w:val="20"/>
                <w:lang w:val="en-GB"/>
                <w:rPrChange w:id="3482" w:author="薛媛媛（Grace）" w:date="2025-11-18T13:55:33Z">
                  <w:rPr>
                    <w:sz w:val="20"/>
                    <w:szCs w:val="20"/>
                    <w:lang w:val="en-GB"/>
                  </w:rPr>
                </w:rPrChange>
              </w:rPr>
              <w:t>(e)  the risks of accidental ingress of substances into the device;</w:t>
            </w:r>
          </w:p>
        </w:tc>
        <w:tc>
          <w:tcPr>
            <w:tcW w:w="1198" w:type="dxa"/>
            <w:shd w:val="clear" w:color="auto" w:fill="auto"/>
            <w:tcMar>
              <w:top w:w="113" w:type="dxa"/>
              <w:bottom w:w="113" w:type="dxa"/>
            </w:tcMar>
            <w:vAlign w:val="top"/>
          </w:tcPr>
          <w:p w14:paraId="4F89D212">
            <w:pPr>
              <w:rPr>
                <w:ins w:id="3483" w:author="薛媛媛（Grace）" w:date="2025-11-17T17:50:42Z"/>
                <w:rFonts w:hint="default" w:ascii="Arial" w:hAnsi="Arial" w:cs="Arial" w:eastAsiaTheme="minorHAnsi"/>
                <w:sz w:val="20"/>
                <w:szCs w:val="20"/>
                <w:lang w:val="en-GB" w:eastAsia="zh-CN" w:bidi="ar-SA"/>
                <w:rPrChange w:id="3484" w:author="薛媛媛（Grace）" w:date="2025-11-18T13:55:39Z">
                  <w:rPr>
                    <w:ins w:id="3485" w:author="薛媛媛（Grace）" w:date="2025-11-17T17:50:42Z"/>
                    <w:rFonts w:hint="eastAsia" w:ascii="Arial" w:hAnsi="Arial" w:cs="Arial" w:eastAsiaTheme="minorHAnsi"/>
                    <w:sz w:val="22"/>
                    <w:szCs w:val="22"/>
                    <w:lang w:val="en-GB" w:eastAsia="zh-CN" w:bidi="ar-SA"/>
                  </w:rPr>
                </w:rPrChange>
              </w:rPr>
            </w:pPr>
            <w:ins w:id="3486" w:author="薛媛媛（Grace）" w:date="2025-11-17T17:50:42Z">
              <w:r>
                <w:rPr>
                  <w:rFonts w:hint="default" w:ascii="Arial" w:hAnsi="Arial" w:cs="Arial" w:eastAsiaTheme="minorHAnsi"/>
                  <w:sz w:val="20"/>
                  <w:szCs w:val="20"/>
                  <w:lang w:val="en-GB" w:eastAsia="zh-CN"/>
                  <w:rPrChange w:id="3487"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474F6E58">
            <w:pPr>
              <w:rPr>
                <w:ins w:id="3489" w:author="薛媛媛（Grace）" w:date="2025-11-17T17:50:42Z"/>
                <w:rFonts w:hint="default" w:ascii="Arial" w:hAnsi="Arial" w:cs="Arial" w:eastAsiaTheme="minorHAnsi"/>
                <w:sz w:val="20"/>
                <w:szCs w:val="20"/>
                <w:lang w:val="en-GB" w:eastAsia="zh-CN"/>
                <w:rPrChange w:id="3490" w:author="薛媛媛（Grace）" w:date="2025-11-18T13:55:39Z">
                  <w:rPr>
                    <w:ins w:id="3491" w:author="薛媛媛（Grace）" w:date="2025-11-17T17:50:42Z"/>
                    <w:rFonts w:hint="eastAsia" w:eastAsiaTheme="minorHAnsi"/>
                    <w:sz w:val="22"/>
                    <w:szCs w:val="22"/>
                    <w:lang w:val="en-GB" w:eastAsia="zh-CN"/>
                  </w:rPr>
                </w:rPrChange>
              </w:rPr>
            </w:pPr>
            <w:ins w:id="3492" w:author="薛媛媛（Grace）" w:date="2025-11-17T17:50:42Z">
              <w:r>
                <w:rPr>
                  <w:rFonts w:hint="default" w:ascii="Arial" w:hAnsi="Arial" w:cs="Arial" w:eastAsiaTheme="minorHAnsi"/>
                  <w:sz w:val="20"/>
                  <w:szCs w:val="20"/>
                  <w:lang w:val="en-GB" w:eastAsia="zh-CN"/>
                  <w:rPrChange w:id="3493" w:author="薛媛媛（Grace）" w:date="2025-11-18T13:55:39Z">
                    <w:rPr>
                      <w:rFonts w:hint="eastAsia" w:eastAsiaTheme="minorHAnsi"/>
                      <w:sz w:val="22"/>
                      <w:szCs w:val="22"/>
                      <w:lang w:val="en-GB" w:eastAsia="zh-CN"/>
                    </w:rPr>
                  </w:rPrChange>
                </w:rPr>
                <w:t>EN ISO 14971</w:t>
              </w:r>
            </w:ins>
          </w:p>
          <w:p w14:paraId="7082E5A3">
            <w:pPr>
              <w:rPr>
                <w:ins w:id="3495" w:author="薛媛媛（Grace）" w:date="2025-11-17T17:50:42Z"/>
                <w:rFonts w:hint="default" w:ascii="Arial" w:hAnsi="Arial" w:cs="Arial" w:eastAsiaTheme="minorHAnsi"/>
                <w:sz w:val="20"/>
                <w:szCs w:val="20"/>
                <w:lang w:val="en-GB" w:eastAsia="zh-CN"/>
                <w:rPrChange w:id="3496" w:author="薛媛媛（Grace）" w:date="2025-11-18T13:55:39Z">
                  <w:rPr>
                    <w:ins w:id="3497" w:author="薛媛媛（Grace）" w:date="2025-11-17T17:50:42Z"/>
                    <w:rFonts w:hint="eastAsia" w:eastAsiaTheme="minorHAnsi"/>
                    <w:sz w:val="22"/>
                    <w:szCs w:val="22"/>
                    <w:lang w:val="en-GB" w:eastAsia="zh-CN"/>
                  </w:rPr>
                </w:rPrChange>
              </w:rPr>
            </w:pPr>
            <w:ins w:id="3498" w:author="薛媛媛（Grace）" w:date="2025-11-17T17:50:42Z">
              <w:r>
                <w:rPr>
                  <w:rFonts w:hint="default" w:ascii="Arial" w:hAnsi="Arial" w:cs="Arial" w:eastAsiaTheme="minorHAnsi"/>
                  <w:sz w:val="20"/>
                  <w:szCs w:val="20"/>
                  <w:lang w:val="en-GB" w:eastAsia="zh-CN"/>
                  <w:rPrChange w:id="3499" w:author="薛媛媛（Grace）" w:date="2025-11-18T13:55:39Z">
                    <w:rPr>
                      <w:rFonts w:hint="eastAsia" w:eastAsiaTheme="minorHAnsi"/>
                      <w:sz w:val="22"/>
                      <w:szCs w:val="22"/>
                      <w:lang w:val="en-GB" w:eastAsia="zh-CN"/>
                    </w:rPr>
                  </w:rPrChange>
                </w:rPr>
                <w:t>EN ISO 11608-1</w:t>
              </w:r>
            </w:ins>
          </w:p>
          <w:p w14:paraId="4B43A456">
            <w:pPr>
              <w:rPr>
                <w:ins w:id="3501" w:author="薛媛媛（Grace）" w:date="2025-11-17T17:50:42Z"/>
                <w:rFonts w:hint="default" w:ascii="Arial" w:hAnsi="Arial" w:cs="Arial"/>
                <w:sz w:val="20"/>
                <w:szCs w:val="20"/>
                <w:lang w:val="en-GB"/>
                <w:rPrChange w:id="3502" w:author="薛媛媛（Grace）" w:date="2025-11-18T13:55:39Z">
                  <w:rPr>
                    <w:ins w:id="3503" w:author="薛媛媛（Grace）" w:date="2025-11-17T17:50:42Z"/>
                    <w:rFonts w:hint="eastAsia"/>
                    <w:lang w:val="en-GB"/>
                  </w:rPr>
                </w:rPrChange>
              </w:rPr>
            </w:pPr>
            <w:ins w:id="3504" w:author="薛媛媛（Grace）" w:date="2025-11-17T17:50:42Z">
              <w:r>
                <w:rPr>
                  <w:rFonts w:hint="default" w:ascii="Arial" w:hAnsi="Arial" w:cs="Arial"/>
                  <w:sz w:val="20"/>
                  <w:szCs w:val="20"/>
                  <w:lang w:val="en-GB"/>
                  <w:rPrChange w:id="3505" w:author="薛媛媛（Grace）" w:date="2025-11-18T13:55:39Z">
                    <w:rPr>
                      <w:rFonts w:hint="eastAsia"/>
                      <w:lang w:val="en-GB"/>
                    </w:rPr>
                  </w:rPrChange>
                </w:rPr>
                <w:t>EN ISO 11608-5</w:t>
              </w:r>
            </w:ins>
          </w:p>
          <w:p w14:paraId="256C28BA">
            <w:pPr>
              <w:rPr>
                <w:ins w:id="3507" w:author="薛媛媛（Grace）" w:date="2025-11-17T17:50:42Z"/>
                <w:rFonts w:hint="default" w:ascii="Arial" w:hAnsi="Arial" w:cs="Arial"/>
                <w:sz w:val="20"/>
                <w:szCs w:val="20"/>
                <w:lang w:val="en-GB"/>
                <w:rPrChange w:id="3508" w:author="薛媛媛（Grace）" w:date="2025-11-18T13:55:39Z">
                  <w:rPr>
                    <w:ins w:id="3509" w:author="薛媛媛（Grace）" w:date="2025-11-17T17:50:42Z"/>
                    <w:rFonts w:hint="eastAsia"/>
                    <w:lang w:val="en-GB"/>
                  </w:rPr>
                </w:rPrChange>
              </w:rPr>
            </w:pPr>
            <w:ins w:id="3510" w:author="薛媛媛（Grace）" w:date="2025-11-17T17:50:42Z">
              <w:r>
                <w:rPr>
                  <w:rFonts w:hint="default" w:ascii="Arial" w:hAnsi="Arial" w:cs="Arial"/>
                  <w:sz w:val="20"/>
                  <w:szCs w:val="20"/>
                  <w:lang w:val="en-GB"/>
                  <w:rPrChange w:id="3511" w:author="薛媛媛（Grace）" w:date="2025-11-18T13:55:39Z">
                    <w:rPr>
                      <w:rFonts w:hint="eastAsia"/>
                      <w:lang w:val="en-GB"/>
                    </w:rPr>
                  </w:rPrChange>
                </w:rPr>
                <w:t>EN ISO 23908</w:t>
              </w:r>
            </w:ins>
          </w:p>
          <w:p w14:paraId="2F214D16">
            <w:pPr>
              <w:rPr>
                <w:ins w:id="3513" w:author="薛媛媛（Grace）" w:date="2025-11-17T17:50:42Z"/>
                <w:rFonts w:hint="default" w:ascii="Arial" w:hAnsi="Arial" w:cs="Arial" w:eastAsiaTheme="minorHAnsi"/>
                <w:sz w:val="20"/>
                <w:szCs w:val="20"/>
                <w:lang w:val="en-GB" w:eastAsia="zh-CN" w:bidi="ar-SA"/>
                <w:rPrChange w:id="3514" w:author="薛媛媛（Grace）" w:date="2025-11-18T13:55:39Z">
                  <w:rPr>
                    <w:ins w:id="3515" w:author="薛媛媛（Grace）" w:date="2025-11-17T17:50:42Z"/>
                    <w:rFonts w:hint="eastAsia" w:ascii="Arial" w:hAnsi="Arial" w:cs="Arial" w:eastAsiaTheme="minorHAnsi"/>
                    <w:sz w:val="22"/>
                    <w:szCs w:val="22"/>
                    <w:lang w:val="en-GB" w:eastAsia="zh-CN" w:bidi="ar-SA"/>
                  </w:rPr>
                </w:rPrChange>
              </w:rPr>
            </w:pPr>
          </w:p>
        </w:tc>
        <w:tc>
          <w:tcPr>
            <w:tcW w:w="3078" w:type="dxa"/>
            <w:shd w:val="clear" w:color="auto" w:fill="auto"/>
            <w:tcMar>
              <w:top w:w="113" w:type="dxa"/>
              <w:bottom w:w="113" w:type="dxa"/>
            </w:tcMar>
            <w:vAlign w:val="top"/>
          </w:tcPr>
          <w:p w14:paraId="22C7847C">
            <w:pPr>
              <w:rPr>
                <w:ins w:id="3516" w:author="薛媛媛（Grace）" w:date="2025-11-17T17:50:42Z"/>
                <w:rFonts w:hint="default" w:ascii="Arial" w:hAnsi="Arial" w:cs="Arial"/>
                <w:sz w:val="20"/>
                <w:szCs w:val="20"/>
                <w:lang w:val="en-GB" w:eastAsia="zh-CN"/>
                <w:rPrChange w:id="3517" w:author="薛媛媛（Grace）" w:date="2025-11-18T13:55:39Z">
                  <w:rPr>
                    <w:ins w:id="3518" w:author="薛媛媛（Grace）" w:date="2025-11-17T17:50:42Z"/>
                    <w:rFonts w:hint="eastAsia" w:ascii="Arial" w:hAnsi="Arial" w:cs="Arial"/>
                    <w:sz w:val="22"/>
                    <w:szCs w:val="22"/>
                    <w:lang w:val="en-GB" w:eastAsia="zh-CN"/>
                  </w:rPr>
                </w:rPrChange>
              </w:rPr>
            </w:pPr>
            <w:ins w:id="3519" w:author="薛媛媛（Grace）" w:date="2025-11-17T17:50:42Z">
              <w:r>
                <w:rPr>
                  <w:rFonts w:hint="default" w:ascii="Arial" w:hAnsi="Arial" w:cs="Arial" w:eastAsiaTheme="minorHAnsi"/>
                  <w:sz w:val="20"/>
                  <w:szCs w:val="20"/>
                  <w:lang w:val="en-GB" w:eastAsia="zh-CN"/>
                  <w:rPrChange w:id="3520" w:author="薛媛媛（Grace）" w:date="2025-11-18T13:55:39Z">
                    <w:rPr>
                      <w:rFonts w:hint="eastAsia" w:ascii="Arial" w:hAnsi="Arial" w:cs="Arial" w:eastAsiaTheme="minorHAnsi"/>
                      <w:sz w:val="22"/>
                      <w:szCs w:val="22"/>
                      <w:lang w:val="en-GB" w:eastAsia="zh-CN"/>
                    </w:rPr>
                  </w:rPrChange>
                </w:rPr>
                <w:t>Risk Management Report</w:t>
              </w:r>
            </w:ins>
          </w:p>
          <w:p w14:paraId="1EA41BE1">
            <w:pPr>
              <w:rPr>
                <w:ins w:id="3522" w:author="薛媛媛（Grace）" w:date="2025-11-17T17:50:42Z"/>
                <w:rFonts w:hint="default" w:ascii="Arial" w:hAnsi="Arial" w:cs="Arial" w:eastAsiaTheme="minorEastAsia"/>
                <w:color w:val="auto"/>
                <w:sz w:val="20"/>
                <w:szCs w:val="20"/>
                <w:lang w:val="en-GB" w:eastAsia="zh-TW"/>
                <w:rPrChange w:id="3523" w:author="薛媛媛（Grace）" w:date="2025-11-18T13:55:39Z">
                  <w:rPr>
                    <w:ins w:id="3524" w:author="薛媛媛（Grace）" w:date="2025-11-17T17:50:42Z"/>
                    <w:rFonts w:hint="default" w:ascii="Arial" w:hAnsi="Arial" w:cs="Arial" w:eastAsiaTheme="minorEastAsia"/>
                    <w:color w:val="auto"/>
                    <w:sz w:val="22"/>
                    <w:szCs w:val="22"/>
                    <w:lang w:val="en-GB" w:eastAsia="zh-TW"/>
                  </w:rPr>
                </w:rPrChange>
              </w:rPr>
            </w:pPr>
            <w:ins w:id="3525" w:author="薛媛媛（Grace）" w:date="2025-11-17T17:50:42Z">
              <w:r>
                <w:rPr>
                  <w:rFonts w:hint="default" w:ascii="Arial" w:hAnsi="Arial" w:cs="Arial" w:eastAsiaTheme="minorEastAsia"/>
                  <w:color w:val="auto"/>
                  <w:sz w:val="20"/>
                  <w:szCs w:val="20"/>
                  <w:lang w:val="en-GB" w:eastAsia="zh-TW"/>
                  <w:rPrChange w:id="3526" w:author="薛媛媛（Grace）" w:date="2025-11-18T13:55:39Z">
                    <w:rPr>
                      <w:rFonts w:hint="default" w:ascii="Arial" w:hAnsi="Arial" w:cs="Arial" w:eastAsiaTheme="minorEastAsia"/>
                      <w:color w:val="auto"/>
                      <w:sz w:val="22"/>
                      <w:szCs w:val="22"/>
                      <w:lang w:val="en-GB" w:eastAsia="zh-TW"/>
                    </w:rPr>
                  </w:rPrChange>
                </w:rPr>
                <w:t>Design verification test report</w:t>
              </w:r>
            </w:ins>
          </w:p>
          <w:p w14:paraId="6C65B33A">
            <w:pPr>
              <w:rPr>
                <w:ins w:id="3528" w:author="薛媛媛（Grace）" w:date="2025-11-17T17:50:42Z"/>
                <w:rFonts w:hint="default" w:ascii="Arial" w:hAnsi="Arial" w:cs="Arial" w:eastAsiaTheme="minorEastAsia"/>
                <w:color w:val="auto"/>
                <w:sz w:val="20"/>
                <w:szCs w:val="20"/>
                <w:lang w:val="en-US" w:eastAsia="zh-CN"/>
                <w:rPrChange w:id="3529" w:author="薛媛媛（Grace）" w:date="2025-11-18T13:55:39Z">
                  <w:rPr>
                    <w:ins w:id="3530" w:author="薛媛媛（Grace）" w:date="2025-11-17T17:50:42Z"/>
                    <w:rFonts w:hint="eastAsia" w:cs="Arial" w:eastAsiaTheme="minorEastAsia"/>
                    <w:color w:val="auto"/>
                    <w:sz w:val="22"/>
                    <w:szCs w:val="22"/>
                    <w:lang w:val="en-US" w:eastAsia="zh-CN"/>
                  </w:rPr>
                </w:rPrChange>
              </w:rPr>
            </w:pPr>
          </w:p>
          <w:p w14:paraId="1446E8EA">
            <w:pPr>
              <w:rPr>
                <w:ins w:id="3531" w:author="薛媛媛（Grace）" w:date="2025-11-17T17:50:42Z"/>
                <w:rFonts w:hint="default" w:ascii="Arial" w:hAnsi="Arial" w:cs="Arial" w:eastAsiaTheme="minorEastAsia"/>
                <w:color w:val="auto"/>
                <w:sz w:val="20"/>
                <w:szCs w:val="20"/>
                <w:lang w:val="en-US" w:eastAsia="zh-CN"/>
                <w:rPrChange w:id="3532" w:author="薛媛媛（Grace）" w:date="2025-11-18T13:55:39Z">
                  <w:rPr>
                    <w:ins w:id="3533" w:author="薛媛媛（Grace）" w:date="2025-11-17T17:50:42Z"/>
                    <w:rFonts w:hint="default" w:cs="Arial" w:eastAsiaTheme="minorEastAsia"/>
                    <w:color w:val="auto"/>
                    <w:sz w:val="22"/>
                    <w:szCs w:val="22"/>
                    <w:lang w:val="en-US" w:eastAsia="zh-CN"/>
                  </w:rPr>
                </w:rPrChange>
              </w:rPr>
            </w:pPr>
          </w:p>
          <w:p w14:paraId="7E33A6A2">
            <w:pPr>
              <w:rPr>
                <w:ins w:id="3534" w:author="薛媛媛（Grace）" w:date="2025-11-17T17:50:42Z"/>
                <w:rFonts w:hint="default" w:ascii="Arial" w:hAnsi="Arial" w:eastAsia="宋体" w:cs="Arial"/>
                <w:sz w:val="20"/>
                <w:szCs w:val="20"/>
                <w:lang w:val="en-GB" w:eastAsia="zh-CN" w:bidi="ar-SA"/>
                <w:rPrChange w:id="3535" w:author="薛媛媛（Grace）" w:date="2025-11-18T13:55:33Z">
                  <w:rPr>
                    <w:ins w:id="3536" w:author="薛媛媛（Grace）" w:date="2025-11-17T17:50:42Z"/>
                    <w:rFonts w:hint="default" w:ascii="Arial" w:hAnsi="Arial" w:eastAsia="宋体" w:cs="Arial"/>
                    <w:sz w:val="20"/>
                    <w:szCs w:val="20"/>
                    <w:lang w:val="en-GB" w:eastAsia="zh-CN" w:bidi="ar-SA"/>
                  </w:rPr>
                </w:rPrChange>
              </w:rPr>
            </w:pPr>
          </w:p>
        </w:tc>
        <w:tc>
          <w:tcPr>
            <w:tcW w:w="3078" w:type="dxa"/>
            <w:tcMar>
              <w:top w:w="113" w:type="dxa"/>
              <w:bottom w:w="113" w:type="dxa"/>
            </w:tcMar>
          </w:tcPr>
          <w:p w14:paraId="5C94786D">
            <w:pPr>
              <w:rPr>
                <w:rFonts w:ascii="Arial" w:hAnsi="Arial" w:cs="Arial"/>
                <w:sz w:val="20"/>
                <w:szCs w:val="20"/>
                <w:lang w:val="en-GB"/>
                <w:rPrChange w:id="3537" w:author="薛媛媛（Grace）" w:date="2025-11-18T13:55:33Z">
                  <w:rPr>
                    <w:sz w:val="20"/>
                    <w:szCs w:val="20"/>
                    <w:lang w:val="en-GB"/>
                  </w:rPr>
                </w:rPrChange>
              </w:rPr>
            </w:pPr>
          </w:p>
        </w:tc>
      </w:tr>
      <w:tr w14:paraId="20DEE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75EB76B9">
            <w:pPr>
              <w:ind w:left="172"/>
              <w:rPr>
                <w:rFonts w:ascii="Arial" w:hAnsi="Arial" w:cs="Arial"/>
                <w:sz w:val="20"/>
                <w:szCs w:val="20"/>
                <w:lang w:val="en-GB"/>
                <w:rPrChange w:id="3538" w:author="薛媛媛（Grace）" w:date="2025-11-18T13:55:33Z">
                  <w:rPr>
                    <w:sz w:val="20"/>
                    <w:szCs w:val="20"/>
                    <w:lang w:val="en-GB"/>
                  </w:rPr>
                </w:rPrChange>
              </w:rPr>
            </w:pPr>
            <w:r>
              <w:rPr>
                <w:rFonts w:ascii="Arial" w:hAnsi="Arial" w:cs="Arial"/>
                <w:sz w:val="20"/>
                <w:szCs w:val="20"/>
                <w:lang w:val="en-GB"/>
                <w:rPrChange w:id="3539" w:author="薛媛媛（Grace）" w:date="2025-11-18T13:55:33Z">
                  <w:rPr>
                    <w:sz w:val="20"/>
                    <w:szCs w:val="20"/>
                    <w:lang w:val="en-GB"/>
                  </w:rPr>
                </w:rPrChange>
              </w:rPr>
              <w:t>(f)  the risks of reciprocal interference with other devices normally used in the investigations or for the treatment given; and</w:t>
            </w:r>
          </w:p>
        </w:tc>
        <w:tc>
          <w:tcPr>
            <w:tcW w:w="1198" w:type="dxa"/>
            <w:shd w:val="clear" w:color="auto" w:fill="auto"/>
            <w:tcMar>
              <w:top w:w="113" w:type="dxa"/>
              <w:bottom w:w="113" w:type="dxa"/>
            </w:tcMar>
            <w:vAlign w:val="top"/>
          </w:tcPr>
          <w:p w14:paraId="285C2060">
            <w:pPr>
              <w:rPr>
                <w:ins w:id="3540" w:author="薛媛媛（Grace）" w:date="2025-11-17T17:50:44Z"/>
                <w:rFonts w:hint="default" w:ascii="Arial" w:hAnsi="Arial" w:cs="Arial" w:eastAsiaTheme="minorHAnsi"/>
                <w:sz w:val="20"/>
                <w:szCs w:val="20"/>
                <w:lang w:val="en-GB" w:eastAsia="zh-CN" w:bidi="ar-SA"/>
                <w:rPrChange w:id="3541" w:author="薛媛媛（Grace）" w:date="2025-11-18T13:55:39Z">
                  <w:rPr>
                    <w:ins w:id="3542" w:author="薛媛媛（Grace）" w:date="2025-11-17T17:50:44Z"/>
                    <w:rFonts w:hint="eastAsia" w:ascii="Arial" w:hAnsi="Arial" w:cs="Arial" w:eastAsiaTheme="minorHAnsi"/>
                    <w:sz w:val="22"/>
                    <w:szCs w:val="22"/>
                    <w:lang w:val="en-GB" w:eastAsia="zh-CN" w:bidi="ar-SA"/>
                  </w:rPr>
                </w:rPrChange>
              </w:rPr>
            </w:pPr>
            <w:ins w:id="3543" w:author="薛媛媛（Grace）" w:date="2025-11-17T17:50:44Z">
              <w:r>
                <w:rPr>
                  <w:rFonts w:hint="default" w:ascii="Arial" w:hAnsi="Arial" w:cs="Arial" w:eastAsiaTheme="minorHAnsi"/>
                  <w:sz w:val="20"/>
                  <w:szCs w:val="20"/>
                  <w:lang w:val="en-GB" w:eastAsia="zh-CN"/>
                  <w:rPrChange w:id="3544"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39AB0F27">
            <w:pPr>
              <w:rPr>
                <w:ins w:id="3546" w:author="薛媛媛（Grace）" w:date="2025-11-17T17:50:44Z"/>
                <w:rFonts w:hint="default" w:ascii="Arial" w:hAnsi="Arial" w:cs="Arial" w:eastAsiaTheme="minorHAnsi"/>
                <w:sz w:val="20"/>
                <w:szCs w:val="20"/>
                <w:lang w:val="en-GB" w:eastAsia="zh-CN"/>
                <w:rPrChange w:id="3547" w:author="薛媛媛（Grace）" w:date="2025-11-18T13:55:39Z">
                  <w:rPr>
                    <w:ins w:id="3548" w:author="薛媛媛（Grace）" w:date="2025-11-17T17:50:44Z"/>
                    <w:rFonts w:hint="eastAsia" w:eastAsiaTheme="minorHAnsi"/>
                    <w:sz w:val="22"/>
                    <w:szCs w:val="22"/>
                    <w:lang w:val="en-GB" w:eastAsia="zh-CN"/>
                  </w:rPr>
                </w:rPrChange>
              </w:rPr>
            </w:pPr>
            <w:ins w:id="3549" w:author="薛媛媛（Grace）" w:date="2025-11-17T17:50:44Z">
              <w:r>
                <w:rPr>
                  <w:rFonts w:hint="default" w:ascii="Arial" w:hAnsi="Arial" w:cs="Arial" w:eastAsiaTheme="minorHAnsi"/>
                  <w:sz w:val="20"/>
                  <w:szCs w:val="20"/>
                  <w:lang w:val="en-GB" w:eastAsia="zh-CN"/>
                  <w:rPrChange w:id="3550" w:author="薛媛媛（Grace）" w:date="2025-11-18T13:55:39Z">
                    <w:rPr>
                      <w:rFonts w:hint="eastAsia" w:eastAsiaTheme="minorHAnsi"/>
                      <w:sz w:val="22"/>
                      <w:szCs w:val="22"/>
                      <w:lang w:val="en-GB" w:eastAsia="zh-CN"/>
                    </w:rPr>
                  </w:rPrChange>
                </w:rPr>
                <w:t>EN ISO 14971</w:t>
              </w:r>
            </w:ins>
          </w:p>
          <w:p w14:paraId="24900561">
            <w:pPr>
              <w:rPr>
                <w:ins w:id="3552" w:author="薛媛媛（Grace）" w:date="2025-11-17T17:50:44Z"/>
                <w:rFonts w:hint="default" w:ascii="Arial" w:hAnsi="Arial" w:cs="Arial" w:eastAsiaTheme="minorHAnsi"/>
                <w:sz w:val="20"/>
                <w:szCs w:val="20"/>
                <w:lang w:val="en-GB" w:eastAsia="zh-CN"/>
                <w:rPrChange w:id="3553" w:author="薛媛媛（Grace）" w:date="2025-11-18T13:55:39Z">
                  <w:rPr>
                    <w:ins w:id="3554" w:author="薛媛媛（Grace）" w:date="2025-11-17T17:50:44Z"/>
                    <w:rFonts w:hint="eastAsia" w:eastAsiaTheme="minorHAnsi"/>
                    <w:sz w:val="22"/>
                    <w:szCs w:val="22"/>
                    <w:lang w:val="en-GB" w:eastAsia="zh-CN"/>
                  </w:rPr>
                </w:rPrChange>
              </w:rPr>
            </w:pPr>
            <w:ins w:id="3555" w:author="薛媛媛（Grace）" w:date="2025-11-17T17:50:44Z">
              <w:r>
                <w:rPr>
                  <w:rFonts w:hint="default" w:ascii="Arial" w:hAnsi="Arial" w:cs="Arial" w:eastAsiaTheme="minorHAnsi"/>
                  <w:sz w:val="20"/>
                  <w:szCs w:val="20"/>
                  <w:lang w:val="en-GB" w:eastAsia="zh-CN"/>
                  <w:rPrChange w:id="3556" w:author="薛媛媛（Grace）" w:date="2025-11-18T13:55:39Z">
                    <w:rPr>
                      <w:rFonts w:hint="eastAsia" w:eastAsiaTheme="minorHAnsi"/>
                      <w:sz w:val="22"/>
                      <w:szCs w:val="22"/>
                      <w:lang w:val="en-GB" w:eastAsia="zh-CN"/>
                    </w:rPr>
                  </w:rPrChange>
                </w:rPr>
                <w:t>EN ISO 11608-1</w:t>
              </w:r>
            </w:ins>
          </w:p>
          <w:p w14:paraId="584D9C31">
            <w:pPr>
              <w:rPr>
                <w:ins w:id="3558" w:author="薛媛媛（Grace）" w:date="2025-11-17T17:50:44Z"/>
                <w:rFonts w:hint="default" w:ascii="Arial" w:hAnsi="Arial" w:cs="Arial"/>
                <w:sz w:val="20"/>
                <w:szCs w:val="20"/>
                <w:lang w:val="en-GB"/>
                <w:rPrChange w:id="3559" w:author="薛媛媛（Grace）" w:date="2025-11-18T13:55:39Z">
                  <w:rPr>
                    <w:ins w:id="3560" w:author="薛媛媛（Grace）" w:date="2025-11-17T17:50:44Z"/>
                    <w:rFonts w:hint="eastAsia"/>
                    <w:lang w:val="en-GB"/>
                  </w:rPr>
                </w:rPrChange>
              </w:rPr>
            </w:pPr>
            <w:ins w:id="3561" w:author="薛媛媛（Grace）" w:date="2025-11-17T17:50:44Z">
              <w:r>
                <w:rPr>
                  <w:rFonts w:hint="default" w:ascii="Arial" w:hAnsi="Arial" w:cs="Arial"/>
                  <w:sz w:val="20"/>
                  <w:szCs w:val="20"/>
                  <w:lang w:val="en-GB"/>
                  <w:rPrChange w:id="3562" w:author="薛媛媛（Grace）" w:date="2025-11-18T13:55:39Z">
                    <w:rPr>
                      <w:rFonts w:hint="eastAsia"/>
                      <w:lang w:val="en-GB"/>
                    </w:rPr>
                  </w:rPrChange>
                </w:rPr>
                <w:t>EN ISO 11608-5</w:t>
              </w:r>
            </w:ins>
          </w:p>
          <w:p w14:paraId="146D45C2">
            <w:pPr>
              <w:rPr>
                <w:ins w:id="3564" w:author="薛媛媛（Grace）" w:date="2025-11-17T17:50:44Z"/>
                <w:rFonts w:hint="default" w:ascii="Arial" w:hAnsi="Arial" w:cs="Arial"/>
                <w:sz w:val="20"/>
                <w:szCs w:val="20"/>
                <w:lang w:val="en-GB"/>
                <w:rPrChange w:id="3565" w:author="薛媛媛（Grace）" w:date="2025-11-18T13:55:39Z">
                  <w:rPr>
                    <w:ins w:id="3566" w:author="薛媛媛（Grace）" w:date="2025-11-17T17:50:44Z"/>
                    <w:rFonts w:hint="eastAsia"/>
                    <w:lang w:val="en-GB"/>
                  </w:rPr>
                </w:rPrChange>
              </w:rPr>
            </w:pPr>
            <w:ins w:id="3567" w:author="薛媛媛（Grace）" w:date="2025-11-17T17:50:44Z">
              <w:r>
                <w:rPr>
                  <w:rFonts w:hint="default" w:ascii="Arial" w:hAnsi="Arial" w:cs="Arial"/>
                  <w:sz w:val="20"/>
                  <w:szCs w:val="20"/>
                  <w:lang w:val="en-GB"/>
                  <w:rPrChange w:id="3568" w:author="薛媛媛（Grace）" w:date="2025-11-18T13:55:39Z">
                    <w:rPr>
                      <w:rFonts w:hint="eastAsia"/>
                      <w:lang w:val="en-GB"/>
                    </w:rPr>
                  </w:rPrChange>
                </w:rPr>
                <w:t>EN ISO 23908</w:t>
              </w:r>
            </w:ins>
          </w:p>
          <w:p w14:paraId="19093C4B">
            <w:pPr>
              <w:rPr>
                <w:ins w:id="3570" w:author="薛媛媛（Grace）" w:date="2025-11-17T17:50:44Z"/>
                <w:rFonts w:hint="default" w:ascii="Arial" w:hAnsi="Arial" w:cs="Arial" w:eastAsiaTheme="minorHAnsi"/>
                <w:sz w:val="20"/>
                <w:szCs w:val="20"/>
                <w:lang w:val="en-GB" w:eastAsia="zh-CN" w:bidi="ar-SA"/>
                <w:rPrChange w:id="3571" w:author="薛媛媛（Grace）" w:date="2025-11-18T13:55:39Z">
                  <w:rPr>
                    <w:ins w:id="3572" w:author="薛媛媛（Grace）" w:date="2025-11-17T17:50:44Z"/>
                    <w:rFonts w:hint="eastAsia" w:ascii="Arial" w:hAnsi="Arial" w:cs="Arial" w:eastAsiaTheme="minorHAnsi"/>
                    <w:sz w:val="22"/>
                    <w:szCs w:val="22"/>
                    <w:lang w:val="en-GB" w:eastAsia="zh-CN" w:bidi="ar-SA"/>
                  </w:rPr>
                </w:rPrChange>
              </w:rPr>
            </w:pPr>
          </w:p>
        </w:tc>
        <w:tc>
          <w:tcPr>
            <w:tcW w:w="3078" w:type="dxa"/>
            <w:shd w:val="clear" w:color="auto" w:fill="auto"/>
            <w:tcMar>
              <w:top w:w="113" w:type="dxa"/>
              <w:bottom w:w="113" w:type="dxa"/>
            </w:tcMar>
            <w:vAlign w:val="top"/>
          </w:tcPr>
          <w:p w14:paraId="23266BCA">
            <w:pPr>
              <w:rPr>
                <w:ins w:id="3573" w:author="薛媛媛（Grace）" w:date="2025-11-17T17:50:44Z"/>
                <w:rFonts w:hint="default" w:ascii="Arial" w:hAnsi="Arial" w:cs="Arial"/>
                <w:sz w:val="20"/>
                <w:szCs w:val="20"/>
                <w:lang w:val="en-GB" w:eastAsia="zh-CN"/>
                <w:rPrChange w:id="3574" w:author="薛媛媛（Grace）" w:date="2025-11-18T13:55:39Z">
                  <w:rPr>
                    <w:ins w:id="3575" w:author="薛媛媛（Grace）" w:date="2025-11-17T17:50:44Z"/>
                    <w:rFonts w:hint="eastAsia" w:ascii="Arial" w:hAnsi="Arial" w:cs="Arial"/>
                    <w:sz w:val="22"/>
                    <w:szCs w:val="22"/>
                    <w:lang w:val="en-GB" w:eastAsia="zh-CN"/>
                  </w:rPr>
                </w:rPrChange>
              </w:rPr>
            </w:pPr>
            <w:ins w:id="3576" w:author="薛媛媛（Grace）" w:date="2025-11-17T17:50:44Z">
              <w:r>
                <w:rPr>
                  <w:rFonts w:hint="default" w:ascii="Arial" w:hAnsi="Arial" w:cs="Arial" w:eastAsiaTheme="minorHAnsi"/>
                  <w:sz w:val="20"/>
                  <w:szCs w:val="20"/>
                  <w:lang w:val="en-GB" w:eastAsia="zh-CN"/>
                  <w:rPrChange w:id="3577" w:author="薛媛媛（Grace）" w:date="2025-11-18T13:55:39Z">
                    <w:rPr>
                      <w:rFonts w:hint="eastAsia" w:ascii="Arial" w:hAnsi="Arial" w:cs="Arial" w:eastAsiaTheme="minorHAnsi"/>
                      <w:sz w:val="22"/>
                      <w:szCs w:val="22"/>
                      <w:lang w:val="en-GB" w:eastAsia="zh-CN"/>
                    </w:rPr>
                  </w:rPrChange>
                </w:rPr>
                <w:t>Risk Management Report</w:t>
              </w:r>
            </w:ins>
          </w:p>
          <w:p w14:paraId="38904BAC">
            <w:pPr>
              <w:rPr>
                <w:ins w:id="3579" w:author="薛媛媛（Grace）" w:date="2025-11-17T17:50:44Z"/>
                <w:rFonts w:hint="default" w:ascii="Arial" w:hAnsi="Arial" w:cs="Arial" w:eastAsiaTheme="minorEastAsia"/>
                <w:color w:val="auto"/>
                <w:sz w:val="20"/>
                <w:szCs w:val="20"/>
                <w:lang w:val="en-GB" w:eastAsia="zh-TW"/>
                <w:rPrChange w:id="3580" w:author="薛媛媛（Grace）" w:date="2025-11-18T13:55:39Z">
                  <w:rPr>
                    <w:ins w:id="3581" w:author="薛媛媛（Grace）" w:date="2025-11-17T17:50:44Z"/>
                    <w:rFonts w:hint="default" w:ascii="Arial" w:hAnsi="Arial" w:cs="Arial" w:eastAsiaTheme="minorEastAsia"/>
                    <w:color w:val="auto"/>
                    <w:sz w:val="22"/>
                    <w:szCs w:val="22"/>
                    <w:lang w:val="en-GB" w:eastAsia="zh-TW"/>
                  </w:rPr>
                </w:rPrChange>
              </w:rPr>
            </w:pPr>
            <w:ins w:id="3582" w:author="薛媛媛（Grace）" w:date="2025-11-17T17:50:44Z">
              <w:r>
                <w:rPr>
                  <w:rFonts w:hint="default" w:ascii="Arial" w:hAnsi="Arial" w:cs="Arial" w:eastAsiaTheme="minorEastAsia"/>
                  <w:color w:val="auto"/>
                  <w:sz w:val="20"/>
                  <w:szCs w:val="20"/>
                  <w:lang w:val="en-GB" w:eastAsia="zh-TW"/>
                  <w:rPrChange w:id="3583" w:author="薛媛媛（Grace）" w:date="2025-11-18T13:55:39Z">
                    <w:rPr>
                      <w:rFonts w:hint="default" w:ascii="Arial" w:hAnsi="Arial" w:cs="Arial" w:eastAsiaTheme="minorEastAsia"/>
                      <w:color w:val="auto"/>
                      <w:sz w:val="22"/>
                      <w:szCs w:val="22"/>
                      <w:lang w:val="en-GB" w:eastAsia="zh-TW"/>
                    </w:rPr>
                  </w:rPrChange>
                </w:rPr>
                <w:t>Design verification test report</w:t>
              </w:r>
            </w:ins>
          </w:p>
          <w:p w14:paraId="06552A78">
            <w:pPr>
              <w:rPr>
                <w:ins w:id="3585" w:author="薛媛媛（Grace）" w:date="2025-11-17T17:50:44Z"/>
                <w:rFonts w:hint="default" w:ascii="Arial" w:hAnsi="Arial" w:cs="Arial" w:eastAsiaTheme="minorEastAsia"/>
                <w:color w:val="auto"/>
                <w:sz w:val="20"/>
                <w:szCs w:val="20"/>
                <w:lang w:val="en-US" w:eastAsia="zh-CN"/>
                <w:rPrChange w:id="3586" w:author="薛媛媛（Grace）" w:date="2025-11-18T13:55:39Z">
                  <w:rPr>
                    <w:ins w:id="3587" w:author="薛媛媛（Grace）" w:date="2025-11-17T17:50:44Z"/>
                    <w:rFonts w:hint="eastAsia" w:cs="Arial" w:eastAsiaTheme="minorEastAsia"/>
                    <w:color w:val="auto"/>
                    <w:sz w:val="22"/>
                    <w:szCs w:val="22"/>
                    <w:lang w:val="en-US" w:eastAsia="zh-CN"/>
                  </w:rPr>
                </w:rPrChange>
              </w:rPr>
            </w:pPr>
          </w:p>
          <w:p w14:paraId="26E47984">
            <w:pPr>
              <w:rPr>
                <w:ins w:id="3588" w:author="薛媛媛（Grace）" w:date="2025-11-17T17:50:44Z"/>
                <w:rFonts w:hint="default" w:ascii="Arial" w:hAnsi="Arial" w:cs="Arial" w:eastAsiaTheme="minorEastAsia"/>
                <w:color w:val="auto"/>
                <w:sz w:val="20"/>
                <w:szCs w:val="20"/>
                <w:lang w:val="en-US" w:eastAsia="zh-CN"/>
                <w:rPrChange w:id="3589" w:author="薛媛媛（Grace）" w:date="2025-11-18T13:55:39Z">
                  <w:rPr>
                    <w:ins w:id="3590" w:author="薛媛媛（Grace）" w:date="2025-11-17T17:50:44Z"/>
                    <w:rFonts w:hint="default" w:cs="Arial" w:eastAsiaTheme="minorEastAsia"/>
                    <w:color w:val="auto"/>
                    <w:sz w:val="22"/>
                    <w:szCs w:val="22"/>
                    <w:lang w:val="en-US" w:eastAsia="zh-CN"/>
                  </w:rPr>
                </w:rPrChange>
              </w:rPr>
            </w:pPr>
          </w:p>
          <w:p w14:paraId="2C35C817">
            <w:pPr>
              <w:rPr>
                <w:ins w:id="3591" w:author="薛媛媛（Grace）" w:date="2025-11-17T17:50:44Z"/>
                <w:rFonts w:hint="default" w:ascii="Arial" w:hAnsi="Arial" w:eastAsia="宋体" w:cs="Arial"/>
                <w:sz w:val="20"/>
                <w:szCs w:val="20"/>
                <w:lang w:val="en-GB" w:eastAsia="zh-CN" w:bidi="ar-SA"/>
                <w:rPrChange w:id="3592" w:author="薛媛媛（Grace）" w:date="2025-11-18T13:55:33Z">
                  <w:rPr>
                    <w:ins w:id="3593" w:author="薛媛媛（Grace）" w:date="2025-11-17T17:50:44Z"/>
                    <w:rFonts w:hint="default" w:ascii="Arial" w:hAnsi="Arial" w:eastAsia="宋体" w:cs="Arial"/>
                    <w:sz w:val="20"/>
                    <w:szCs w:val="20"/>
                    <w:lang w:val="en-GB" w:eastAsia="zh-CN" w:bidi="ar-SA"/>
                  </w:rPr>
                </w:rPrChange>
              </w:rPr>
            </w:pPr>
          </w:p>
        </w:tc>
        <w:tc>
          <w:tcPr>
            <w:tcW w:w="3078" w:type="dxa"/>
            <w:tcMar>
              <w:top w:w="113" w:type="dxa"/>
              <w:bottom w:w="113" w:type="dxa"/>
            </w:tcMar>
          </w:tcPr>
          <w:p w14:paraId="010DD57C">
            <w:pPr>
              <w:rPr>
                <w:rFonts w:ascii="Arial" w:hAnsi="Arial" w:cs="Arial"/>
                <w:sz w:val="20"/>
                <w:szCs w:val="20"/>
                <w:lang w:val="en-GB"/>
                <w:rPrChange w:id="3594" w:author="薛媛媛（Grace）" w:date="2025-11-18T13:55:33Z">
                  <w:rPr>
                    <w:sz w:val="20"/>
                    <w:szCs w:val="20"/>
                    <w:lang w:val="en-GB"/>
                  </w:rPr>
                </w:rPrChange>
              </w:rPr>
            </w:pPr>
          </w:p>
        </w:tc>
      </w:tr>
      <w:tr w14:paraId="193BE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5A41B125">
            <w:pPr>
              <w:tabs>
                <w:tab w:val="left" w:pos="595"/>
              </w:tabs>
              <w:spacing w:before="120" w:line="240" w:lineRule="auto"/>
              <w:ind w:left="172"/>
              <w:rPr>
                <w:rFonts w:ascii="Arial" w:hAnsi="Arial" w:cs="Arial"/>
                <w:sz w:val="20"/>
                <w:szCs w:val="20"/>
                <w:lang w:val="en-GB"/>
                <w:rPrChange w:id="3595" w:author="薛媛媛（Grace）" w:date="2025-11-18T13:55:33Z">
                  <w:rPr>
                    <w:sz w:val="20"/>
                    <w:szCs w:val="20"/>
                    <w:lang w:val="en-GB"/>
                  </w:rPr>
                </w:rPrChange>
              </w:rPr>
            </w:pPr>
            <w:r>
              <w:rPr>
                <w:rFonts w:ascii="Arial" w:hAnsi="Arial" w:cs="Arial"/>
                <w:sz w:val="20"/>
                <w:szCs w:val="20"/>
                <w:lang w:val="en-GB"/>
                <w:rPrChange w:id="3596" w:author="薛媛媛（Grace）" w:date="2025-11-18T13:55:33Z">
                  <w:rPr>
                    <w:sz w:val="20"/>
                    <w:szCs w:val="20"/>
                    <w:lang w:val="en-GB"/>
                  </w:rPr>
                </w:rPrChange>
              </w:rPr>
              <w:t>(g)  risks arising where maintenance or calibration are not possible (as with implants), from ageing of materials used or loss of accuracy of any measuring or control mechanism.</w:t>
            </w:r>
          </w:p>
        </w:tc>
        <w:tc>
          <w:tcPr>
            <w:tcW w:w="1198" w:type="dxa"/>
            <w:shd w:val="clear" w:color="auto" w:fill="auto"/>
            <w:tcMar>
              <w:top w:w="113" w:type="dxa"/>
              <w:bottom w:w="113" w:type="dxa"/>
            </w:tcMar>
            <w:vAlign w:val="top"/>
          </w:tcPr>
          <w:p w14:paraId="7278A3CC">
            <w:pPr>
              <w:rPr>
                <w:ins w:id="3597" w:author="薛媛媛（Grace）" w:date="2025-11-17T17:50:46Z"/>
                <w:rFonts w:hint="default" w:ascii="Arial" w:hAnsi="Arial" w:cs="Arial" w:eastAsiaTheme="minorHAnsi"/>
                <w:sz w:val="20"/>
                <w:szCs w:val="20"/>
                <w:lang w:val="en-GB" w:eastAsia="zh-CN" w:bidi="ar-SA"/>
                <w:rPrChange w:id="3598" w:author="薛媛媛（Grace）" w:date="2025-11-18T13:55:39Z">
                  <w:rPr>
                    <w:ins w:id="3599" w:author="薛媛媛（Grace）" w:date="2025-11-17T17:50:46Z"/>
                    <w:rFonts w:hint="eastAsia" w:ascii="Arial" w:hAnsi="Arial" w:cs="Arial" w:eastAsiaTheme="minorHAnsi"/>
                    <w:sz w:val="22"/>
                    <w:szCs w:val="22"/>
                    <w:lang w:val="en-GB" w:eastAsia="zh-CN" w:bidi="ar-SA"/>
                  </w:rPr>
                </w:rPrChange>
              </w:rPr>
            </w:pPr>
            <w:ins w:id="3600" w:author="薛媛媛（Grace）" w:date="2025-11-17T17:50:46Z">
              <w:r>
                <w:rPr>
                  <w:rFonts w:hint="default" w:ascii="Arial" w:hAnsi="Arial" w:cs="Arial" w:eastAsiaTheme="minorHAnsi"/>
                  <w:sz w:val="20"/>
                  <w:szCs w:val="20"/>
                  <w:lang w:val="en-GB" w:eastAsia="zh-CN"/>
                  <w:rPrChange w:id="3601"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77AE39C7">
            <w:pPr>
              <w:rPr>
                <w:ins w:id="3603" w:author="薛媛媛（Grace）" w:date="2025-11-17T17:50:46Z"/>
                <w:rFonts w:hint="default" w:ascii="Arial" w:hAnsi="Arial" w:cs="Arial" w:eastAsiaTheme="minorHAnsi"/>
                <w:sz w:val="20"/>
                <w:szCs w:val="20"/>
                <w:lang w:val="en-GB" w:eastAsia="zh-CN"/>
                <w:rPrChange w:id="3604" w:author="薛媛媛（Grace）" w:date="2025-11-18T13:55:39Z">
                  <w:rPr>
                    <w:ins w:id="3605" w:author="薛媛媛（Grace）" w:date="2025-11-17T17:50:46Z"/>
                    <w:rFonts w:hint="eastAsia" w:eastAsiaTheme="minorHAnsi"/>
                    <w:sz w:val="22"/>
                    <w:szCs w:val="22"/>
                    <w:lang w:val="en-GB" w:eastAsia="zh-CN"/>
                  </w:rPr>
                </w:rPrChange>
              </w:rPr>
            </w:pPr>
            <w:ins w:id="3606" w:author="薛媛媛（Grace）" w:date="2025-11-17T17:50:46Z">
              <w:r>
                <w:rPr>
                  <w:rFonts w:hint="default" w:ascii="Arial" w:hAnsi="Arial" w:cs="Arial" w:eastAsiaTheme="minorHAnsi"/>
                  <w:sz w:val="20"/>
                  <w:szCs w:val="20"/>
                  <w:lang w:val="en-GB" w:eastAsia="zh-CN"/>
                  <w:rPrChange w:id="3607" w:author="薛媛媛（Grace）" w:date="2025-11-18T13:55:39Z">
                    <w:rPr>
                      <w:rFonts w:hint="eastAsia" w:eastAsiaTheme="minorHAnsi"/>
                      <w:sz w:val="22"/>
                      <w:szCs w:val="22"/>
                      <w:lang w:val="en-GB" w:eastAsia="zh-CN"/>
                    </w:rPr>
                  </w:rPrChange>
                </w:rPr>
                <w:t>EN ISO 14971</w:t>
              </w:r>
            </w:ins>
          </w:p>
          <w:p w14:paraId="56DA0D90">
            <w:pPr>
              <w:rPr>
                <w:ins w:id="3609" w:author="薛媛媛（Grace）" w:date="2025-11-17T17:50:46Z"/>
                <w:rFonts w:hint="default" w:ascii="Arial" w:hAnsi="Arial" w:cs="Arial" w:eastAsiaTheme="minorHAnsi"/>
                <w:sz w:val="20"/>
                <w:szCs w:val="20"/>
                <w:lang w:val="en-GB" w:eastAsia="zh-CN"/>
                <w:rPrChange w:id="3610" w:author="薛媛媛（Grace）" w:date="2025-11-18T13:55:39Z">
                  <w:rPr>
                    <w:ins w:id="3611" w:author="薛媛媛（Grace）" w:date="2025-11-17T17:50:46Z"/>
                    <w:rFonts w:hint="eastAsia" w:eastAsiaTheme="minorHAnsi"/>
                    <w:sz w:val="22"/>
                    <w:szCs w:val="22"/>
                    <w:lang w:val="en-GB" w:eastAsia="zh-CN"/>
                  </w:rPr>
                </w:rPrChange>
              </w:rPr>
            </w:pPr>
            <w:ins w:id="3612" w:author="薛媛媛（Grace）" w:date="2025-11-17T17:50:46Z">
              <w:r>
                <w:rPr>
                  <w:rFonts w:hint="default" w:ascii="Arial" w:hAnsi="Arial" w:cs="Arial" w:eastAsiaTheme="minorHAnsi"/>
                  <w:sz w:val="20"/>
                  <w:szCs w:val="20"/>
                  <w:lang w:val="en-GB" w:eastAsia="zh-CN"/>
                  <w:rPrChange w:id="3613" w:author="薛媛媛（Grace）" w:date="2025-11-18T13:55:39Z">
                    <w:rPr>
                      <w:rFonts w:hint="eastAsia" w:eastAsiaTheme="minorHAnsi"/>
                      <w:sz w:val="22"/>
                      <w:szCs w:val="22"/>
                      <w:lang w:val="en-GB" w:eastAsia="zh-CN"/>
                    </w:rPr>
                  </w:rPrChange>
                </w:rPr>
                <w:t>EN ISO 11608-1</w:t>
              </w:r>
            </w:ins>
          </w:p>
          <w:p w14:paraId="593C2579">
            <w:pPr>
              <w:rPr>
                <w:ins w:id="3615" w:author="薛媛媛（Grace）" w:date="2025-11-17T17:50:46Z"/>
                <w:rFonts w:hint="default" w:ascii="Arial" w:hAnsi="Arial" w:cs="Arial"/>
                <w:sz w:val="20"/>
                <w:szCs w:val="20"/>
                <w:lang w:val="en-GB"/>
                <w:rPrChange w:id="3616" w:author="薛媛媛（Grace）" w:date="2025-11-18T13:55:39Z">
                  <w:rPr>
                    <w:ins w:id="3617" w:author="薛媛媛（Grace）" w:date="2025-11-17T17:50:46Z"/>
                    <w:rFonts w:hint="eastAsia"/>
                    <w:lang w:val="en-GB"/>
                  </w:rPr>
                </w:rPrChange>
              </w:rPr>
            </w:pPr>
            <w:ins w:id="3618" w:author="薛媛媛（Grace）" w:date="2025-11-17T17:50:46Z">
              <w:r>
                <w:rPr>
                  <w:rFonts w:hint="default" w:ascii="Arial" w:hAnsi="Arial" w:cs="Arial"/>
                  <w:sz w:val="20"/>
                  <w:szCs w:val="20"/>
                  <w:lang w:val="en-GB"/>
                  <w:rPrChange w:id="3619" w:author="薛媛媛（Grace）" w:date="2025-11-18T13:55:39Z">
                    <w:rPr>
                      <w:rFonts w:hint="eastAsia"/>
                      <w:lang w:val="en-GB"/>
                    </w:rPr>
                  </w:rPrChange>
                </w:rPr>
                <w:t>EN ISO 11608-5</w:t>
              </w:r>
            </w:ins>
          </w:p>
          <w:p w14:paraId="0CD1C503">
            <w:pPr>
              <w:rPr>
                <w:ins w:id="3621" w:author="薛媛媛（Grace）" w:date="2025-11-17T17:50:46Z"/>
                <w:rFonts w:hint="default" w:ascii="Arial" w:hAnsi="Arial" w:cs="Arial"/>
                <w:sz w:val="20"/>
                <w:szCs w:val="20"/>
                <w:lang w:val="en-GB"/>
                <w:rPrChange w:id="3622" w:author="薛媛媛（Grace）" w:date="2025-11-18T13:55:39Z">
                  <w:rPr>
                    <w:ins w:id="3623" w:author="薛媛媛（Grace）" w:date="2025-11-17T17:50:46Z"/>
                    <w:rFonts w:hint="eastAsia"/>
                    <w:lang w:val="en-GB"/>
                  </w:rPr>
                </w:rPrChange>
              </w:rPr>
            </w:pPr>
            <w:ins w:id="3624" w:author="薛媛媛（Grace）" w:date="2025-11-17T17:50:46Z">
              <w:r>
                <w:rPr>
                  <w:rFonts w:hint="default" w:ascii="Arial" w:hAnsi="Arial" w:cs="Arial"/>
                  <w:sz w:val="20"/>
                  <w:szCs w:val="20"/>
                  <w:lang w:val="en-GB"/>
                  <w:rPrChange w:id="3625" w:author="薛媛媛（Grace）" w:date="2025-11-18T13:55:39Z">
                    <w:rPr>
                      <w:rFonts w:hint="eastAsia"/>
                      <w:lang w:val="en-GB"/>
                    </w:rPr>
                  </w:rPrChange>
                </w:rPr>
                <w:t>EN ISO 23908</w:t>
              </w:r>
            </w:ins>
          </w:p>
          <w:p w14:paraId="1CD9B981">
            <w:pPr>
              <w:rPr>
                <w:ins w:id="3627" w:author="薛媛媛（Grace）" w:date="2025-11-17T17:50:46Z"/>
                <w:rFonts w:hint="default" w:ascii="Arial" w:hAnsi="Arial" w:cs="Arial" w:eastAsiaTheme="minorHAnsi"/>
                <w:sz w:val="20"/>
                <w:szCs w:val="20"/>
                <w:lang w:val="en-GB" w:eastAsia="zh-CN" w:bidi="ar-SA"/>
                <w:rPrChange w:id="3628" w:author="薛媛媛（Grace）" w:date="2025-11-18T13:55:39Z">
                  <w:rPr>
                    <w:ins w:id="3629" w:author="薛媛媛（Grace）" w:date="2025-11-17T17:50:46Z"/>
                    <w:rFonts w:hint="eastAsia" w:ascii="Arial" w:hAnsi="Arial" w:cs="Arial" w:eastAsiaTheme="minorHAnsi"/>
                    <w:sz w:val="22"/>
                    <w:szCs w:val="22"/>
                    <w:lang w:val="en-GB" w:eastAsia="zh-CN" w:bidi="ar-SA"/>
                  </w:rPr>
                </w:rPrChange>
              </w:rPr>
            </w:pPr>
          </w:p>
        </w:tc>
        <w:tc>
          <w:tcPr>
            <w:tcW w:w="3078" w:type="dxa"/>
            <w:shd w:val="clear" w:color="auto" w:fill="auto"/>
            <w:tcMar>
              <w:top w:w="113" w:type="dxa"/>
              <w:bottom w:w="113" w:type="dxa"/>
            </w:tcMar>
            <w:vAlign w:val="top"/>
          </w:tcPr>
          <w:p w14:paraId="7170E40B">
            <w:pPr>
              <w:rPr>
                <w:ins w:id="3630" w:author="薛媛媛（Grace）" w:date="2025-11-17T17:50:46Z"/>
                <w:rFonts w:hint="default" w:ascii="Arial" w:hAnsi="Arial" w:cs="Arial"/>
                <w:sz w:val="20"/>
                <w:szCs w:val="20"/>
                <w:lang w:val="en-GB" w:eastAsia="zh-CN"/>
                <w:rPrChange w:id="3631" w:author="薛媛媛（Grace）" w:date="2025-11-18T13:55:39Z">
                  <w:rPr>
                    <w:ins w:id="3632" w:author="薛媛媛（Grace）" w:date="2025-11-17T17:50:46Z"/>
                    <w:rFonts w:hint="eastAsia" w:ascii="Arial" w:hAnsi="Arial" w:cs="Arial"/>
                    <w:sz w:val="22"/>
                    <w:szCs w:val="22"/>
                    <w:lang w:val="en-GB" w:eastAsia="zh-CN"/>
                  </w:rPr>
                </w:rPrChange>
              </w:rPr>
            </w:pPr>
            <w:ins w:id="3633" w:author="薛媛媛（Grace）" w:date="2025-11-17T17:50:46Z">
              <w:r>
                <w:rPr>
                  <w:rFonts w:hint="default" w:ascii="Arial" w:hAnsi="Arial" w:cs="Arial" w:eastAsiaTheme="minorHAnsi"/>
                  <w:sz w:val="20"/>
                  <w:szCs w:val="20"/>
                  <w:lang w:val="en-GB" w:eastAsia="zh-CN"/>
                  <w:rPrChange w:id="3634" w:author="薛媛媛（Grace）" w:date="2025-11-18T13:55:39Z">
                    <w:rPr>
                      <w:rFonts w:hint="eastAsia" w:ascii="Arial" w:hAnsi="Arial" w:cs="Arial" w:eastAsiaTheme="minorHAnsi"/>
                      <w:sz w:val="22"/>
                      <w:szCs w:val="22"/>
                      <w:lang w:val="en-GB" w:eastAsia="zh-CN"/>
                    </w:rPr>
                  </w:rPrChange>
                </w:rPr>
                <w:t>Risk Management Report</w:t>
              </w:r>
            </w:ins>
          </w:p>
          <w:p w14:paraId="56819958">
            <w:pPr>
              <w:rPr>
                <w:ins w:id="3636" w:author="薛媛媛（Grace）" w:date="2025-11-17T17:50:46Z"/>
                <w:rFonts w:hint="default" w:ascii="Arial" w:hAnsi="Arial" w:cs="Arial" w:eastAsiaTheme="minorEastAsia"/>
                <w:color w:val="auto"/>
                <w:sz w:val="20"/>
                <w:szCs w:val="20"/>
                <w:lang w:val="en-GB" w:eastAsia="zh-TW"/>
                <w:rPrChange w:id="3637" w:author="薛媛媛（Grace）" w:date="2025-11-18T13:55:39Z">
                  <w:rPr>
                    <w:ins w:id="3638" w:author="薛媛媛（Grace）" w:date="2025-11-17T17:50:46Z"/>
                    <w:rFonts w:hint="default" w:ascii="Arial" w:hAnsi="Arial" w:cs="Arial" w:eastAsiaTheme="minorEastAsia"/>
                    <w:color w:val="auto"/>
                    <w:sz w:val="22"/>
                    <w:szCs w:val="22"/>
                    <w:lang w:val="en-GB" w:eastAsia="zh-TW"/>
                  </w:rPr>
                </w:rPrChange>
              </w:rPr>
            </w:pPr>
            <w:ins w:id="3639" w:author="薛媛媛（Grace）" w:date="2025-11-17T17:50:46Z">
              <w:r>
                <w:rPr>
                  <w:rFonts w:hint="default" w:ascii="Arial" w:hAnsi="Arial" w:cs="Arial" w:eastAsiaTheme="minorEastAsia"/>
                  <w:color w:val="auto"/>
                  <w:sz w:val="20"/>
                  <w:szCs w:val="20"/>
                  <w:lang w:val="en-GB" w:eastAsia="zh-TW"/>
                  <w:rPrChange w:id="3640" w:author="薛媛媛（Grace）" w:date="2025-11-18T13:55:39Z">
                    <w:rPr>
                      <w:rFonts w:hint="default" w:ascii="Arial" w:hAnsi="Arial" w:cs="Arial" w:eastAsiaTheme="minorEastAsia"/>
                      <w:color w:val="auto"/>
                      <w:sz w:val="22"/>
                      <w:szCs w:val="22"/>
                      <w:lang w:val="en-GB" w:eastAsia="zh-TW"/>
                    </w:rPr>
                  </w:rPrChange>
                </w:rPr>
                <w:t>Design verification test report</w:t>
              </w:r>
            </w:ins>
          </w:p>
          <w:p w14:paraId="540039A2">
            <w:pPr>
              <w:rPr>
                <w:ins w:id="3642" w:author="薛媛媛（Grace）" w:date="2025-11-17T17:50:46Z"/>
                <w:rFonts w:hint="default" w:ascii="Arial" w:hAnsi="Arial" w:cs="Arial" w:eastAsiaTheme="minorEastAsia"/>
                <w:color w:val="auto"/>
                <w:sz w:val="20"/>
                <w:szCs w:val="20"/>
                <w:lang w:val="en-US" w:eastAsia="zh-CN"/>
                <w:rPrChange w:id="3643" w:author="薛媛媛（Grace）" w:date="2025-11-18T13:55:39Z">
                  <w:rPr>
                    <w:ins w:id="3644" w:author="薛媛媛（Grace）" w:date="2025-11-17T17:50:46Z"/>
                    <w:rFonts w:hint="eastAsia" w:cs="Arial" w:eastAsiaTheme="minorEastAsia"/>
                    <w:color w:val="auto"/>
                    <w:sz w:val="22"/>
                    <w:szCs w:val="22"/>
                    <w:lang w:val="en-US" w:eastAsia="zh-CN"/>
                  </w:rPr>
                </w:rPrChange>
              </w:rPr>
            </w:pPr>
          </w:p>
          <w:p w14:paraId="78E22434">
            <w:pPr>
              <w:rPr>
                <w:ins w:id="3645" w:author="薛媛媛（Grace）" w:date="2025-11-17T17:50:46Z"/>
                <w:rFonts w:hint="default" w:ascii="Arial" w:hAnsi="Arial" w:cs="Arial" w:eastAsiaTheme="minorEastAsia"/>
                <w:color w:val="auto"/>
                <w:sz w:val="20"/>
                <w:szCs w:val="20"/>
                <w:lang w:val="en-US" w:eastAsia="zh-CN"/>
                <w:rPrChange w:id="3646" w:author="薛媛媛（Grace）" w:date="2025-11-18T13:55:39Z">
                  <w:rPr>
                    <w:ins w:id="3647" w:author="薛媛媛（Grace）" w:date="2025-11-17T17:50:46Z"/>
                    <w:rFonts w:hint="default" w:cs="Arial" w:eastAsiaTheme="minorEastAsia"/>
                    <w:color w:val="auto"/>
                    <w:sz w:val="22"/>
                    <w:szCs w:val="22"/>
                    <w:lang w:val="en-US" w:eastAsia="zh-CN"/>
                  </w:rPr>
                </w:rPrChange>
              </w:rPr>
            </w:pPr>
          </w:p>
          <w:p w14:paraId="166800BC">
            <w:pPr>
              <w:rPr>
                <w:ins w:id="3648" w:author="薛媛媛（Grace）" w:date="2025-11-17T17:50:46Z"/>
                <w:rFonts w:hint="default" w:ascii="Arial" w:hAnsi="Arial" w:eastAsia="宋体" w:cs="Arial"/>
                <w:sz w:val="20"/>
                <w:szCs w:val="20"/>
                <w:lang w:val="en-GB" w:eastAsia="zh-CN" w:bidi="ar-SA"/>
                <w:rPrChange w:id="3649" w:author="薛媛媛（Grace）" w:date="2025-11-18T13:55:33Z">
                  <w:rPr>
                    <w:ins w:id="3650" w:author="薛媛媛（Grace）" w:date="2025-11-17T17:50:46Z"/>
                    <w:rFonts w:hint="default" w:ascii="Arial" w:hAnsi="Arial" w:eastAsia="宋体" w:cs="Arial"/>
                    <w:sz w:val="20"/>
                    <w:szCs w:val="20"/>
                    <w:lang w:val="en-GB" w:eastAsia="zh-CN" w:bidi="ar-SA"/>
                  </w:rPr>
                </w:rPrChange>
              </w:rPr>
            </w:pPr>
          </w:p>
        </w:tc>
        <w:tc>
          <w:tcPr>
            <w:tcW w:w="3078" w:type="dxa"/>
            <w:tcMar>
              <w:top w:w="113" w:type="dxa"/>
              <w:bottom w:w="113" w:type="dxa"/>
            </w:tcMar>
          </w:tcPr>
          <w:p w14:paraId="256406E2">
            <w:pPr>
              <w:rPr>
                <w:rFonts w:ascii="Arial" w:hAnsi="Arial" w:cs="Arial"/>
                <w:sz w:val="20"/>
                <w:szCs w:val="20"/>
                <w:lang w:val="en-GB"/>
                <w:rPrChange w:id="3651" w:author="薛媛媛（Grace）" w:date="2025-11-18T13:55:33Z">
                  <w:rPr>
                    <w:sz w:val="20"/>
                    <w:szCs w:val="20"/>
                    <w:lang w:val="en-GB"/>
                  </w:rPr>
                </w:rPrChange>
              </w:rPr>
            </w:pPr>
          </w:p>
        </w:tc>
      </w:tr>
      <w:tr w14:paraId="5B156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44E84CFC">
            <w:pPr>
              <w:tabs>
                <w:tab w:val="left" w:pos="595"/>
              </w:tabs>
              <w:spacing w:before="120" w:line="240" w:lineRule="auto"/>
              <w:rPr>
                <w:rFonts w:ascii="Arial" w:hAnsi="Arial" w:eastAsia="Times New Roman" w:cs="Arial"/>
                <w:vanish/>
                <w:color w:val="000000"/>
                <w:sz w:val="20"/>
                <w:szCs w:val="20"/>
                <w:lang w:val="en-GB" w:eastAsia="de-CH"/>
                <w:rPrChange w:id="3652" w:author="薛媛媛（Grace）" w:date="2025-11-18T13:55:33Z">
                  <w:rPr>
                    <w:rFonts w:eastAsia="Times New Roman"/>
                    <w:vanish/>
                    <w:color w:val="000000"/>
                    <w:sz w:val="20"/>
                    <w:szCs w:val="20"/>
                    <w:lang w:val="en-GB" w:eastAsia="de-CH"/>
                  </w:rPr>
                </w:rPrChange>
              </w:rPr>
            </w:pPr>
            <w:r>
              <w:rPr>
                <w:rFonts w:ascii="Arial" w:hAnsi="Arial" w:cs="Arial"/>
                <w:sz w:val="20"/>
                <w:szCs w:val="20"/>
                <w:lang w:val="en-GB"/>
                <w:rPrChange w:id="3653" w:author="薛媛媛（Grace）" w:date="2025-11-18T13:55:33Z">
                  <w:rPr>
                    <w:sz w:val="20"/>
                    <w:szCs w:val="20"/>
                    <w:lang w:val="en-GB"/>
                  </w:rPr>
                </w:rPrChange>
              </w:rPr>
              <w:t>14.3.</w:t>
            </w:r>
            <w:r>
              <w:rPr>
                <w:rFonts w:ascii="Arial" w:hAnsi="Arial" w:cs="Arial"/>
                <w:sz w:val="20"/>
                <w:szCs w:val="20"/>
                <w:lang w:val="en-GB"/>
                <w:rPrChange w:id="3654" w:author="薛媛媛（Grace）" w:date="2025-11-18T13:55:33Z">
                  <w:rPr>
                    <w:sz w:val="20"/>
                    <w:szCs w:val="20"/>
                    <w:lang w:val="en-GB"/>
                  </w:rPr>
                </w:rPrChange>
              </w:rPr>
              <w:tab/>
            </w:r>
            <w:r>
              <w:rPr>
                <w:rFonts w:ascii="Arial" w:hAnsi="Arial" w:cs="Arial"/>
                <w:sz w:val="20"/>
                <w:szCs w:val="20"/>
                <w:lang w:val="en-GB"/>
                <w:rPrChange w:id="3655" w:author="薛媛媛（Grace）" w:date="2025-11-18T13:55:33Z">
                  <w:rPr>
                    <w:sz w:val="20"/>
                    <w:szCs w:val="20"/>
                    <w:lang w:val="en-GB"/>
                  </w:rPr>
                </w:rPrChange>
              </w:rPr>
              <w:t>Devices shall be designed and manufactured in such a way as to minimise the risks of fire or explosion during normal use and in single fault condition. Particular attention shall be paid to devices the intended use of which includes exposure to or use in association with flammable or explosive substances or substances which could cause combustion.</w:t>
            </w:r>
          </w:p>
        </w:tc>
        <w:tc>
          <w:tcPr>
            <w:tcW w:w="1198" w:type="dxa"/>
            <w:shd w:val="clear" w:color="auto" w:fill="auto"/>
            <w:tcMar>
              <w:top w:w="113" w:type="dxa"/>
              <w:bottom w:w="113" w:type="dxa"/>
            </w:tcMar>
            <w:vAlign w:val="top"/>
          </w:tcPr>
          <w:p w14:paraId="324E6AA6">
            <w:pPr>
              <w:rPr>
                <w:ins w:id="3656" w:author="薛媛媛（Grace）" w:date="2025-11-17T17:51:09Z"/>
                <w:rFonts w:hint="default" w:ascii="Arial" w:hAnsi="Arial" w:cs="Arial" w:eastAsiaTheme="minorHAnsi"/>
                <w:sz w:val="20"/>
                <w:szCs w:val="20"/>
                <w:lang w:val="en-GB" w:eastAsia="zh-CN" w:bidi="ar-SA"/>
                <w:rPrChange w:id="3657" w:author="薛媛媛（Grace）" w:date="2025-11-18T13:55:39Z">
                  <w:rPr>
                    <w:ins w:id="3658" w:author="薛媛媛（Grace）" w:date="2025-11-17T17:51:09Z"/>
                    <w:rFonts w:hint="eastAsia" w:ascii="Arial" w:hAnsi="Arial" w:cs="Arial" w:eastAsiaTheme="minorHAnsi"/>
                    <w:sz w:val="22"/>
                    <w:szCs w:val="22"/>
                    <w:lang w:val="en-GB" w:eastAsia="zh-CN" w:bidi="ar-SA"/>
                  </w:rPr>
                </w:rPrChange>
              </w:rPr>
            </w:pPr>
            <w:ins w:id="3659" w:author="薛媛媛（Grace）" w:date="2025-11-17T17:51:09Z">
              <w:r>
                <w:rPr>
                  <w:rFonts w:hint="default" w:ascii="Arial" w:hAnsi="Arial" w:cs="Arial" w:eastAsiaTheme="minorHAnsi"/>
                  <w:sz w:val="20"/>
                  <w:szCs w:val="20"/>
                  <w:lang w:val="en-GB" w:eastAsia="zh-CN"/>
                  <w:rPrChange w:id="3660"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73F927BD">
            <w:pPr>
              <w:rPr>
                <w:ins w:id="3662" w:author="薛媛媛（Grace）" w:date="2025-11-17T17:51:09Z"/>
                <w:rFonts w:hint="default" w:ascii="Arial" w:hAnsi="Arial" w:cs="Arial" w:eastAsiaTheme="minorHAnsi"/>
                <w:sz w:val="20"/>
                <w:szCs w:val="20"/>
                <w:lang w:val="en-GB" w:eastAsia="zh-CN"/>
                <w:rPrChange w:id="3663" w:author="薛媛媛（Grace）" w:date="2025-11-18T13:55:39Z">
                  <w:rPr>
                    <w:ins w:id="3664" w:author="薛媛媛（Grace）" w:date="2025-11-17T17:51:09Z"/>
                    <w:rFonts w:hint="eastAsia" w:eastAsiaTheme="minorHAnsi"/>
                    <w:sz w:val="22"/>
                    <w:szCs w:val="22"/>
                    <w:lang w:val="en-GB" w:eastAsia="zh-CN"/>
                  </w:rPr>
                </w:rPrChange>
              </w:rPr>
            </w:pPr>
            <w:ins w:id="3665" w:author="薛媛媛（Grace）" w:date="2025-11-17T17:51:09Z">
              <w:r>
                <w:rPr>
                  <w:rFonts w:hint="default" w:ascii="Arial" w:hAnsi="Arial" w:cs="Arial" w:eastAsiaTheme="minorHAnsi"/>
                  <w:sz w:val="20"/>
                  <w:szCs w:val="20"/>
                  <w:lang w:val="en-GB" w:eastAsia="zh-CN"/>
                  <w:rPrChange w:id="3666" w:author="薛媛媛（Grace）" w:date="2025-11-18T13:55:39Z">
                    <w:rPr>
                      <w:rFonts w:hint="eastAsia" w:eastAsiaTheme="minorHAnsi"/>
                      <w:sz w:val="22"/>
                      <w:szCs w:val="22"/>
                      <w:lang w:val="en-GB" w:eastAsia="zh-CN"/>
                    </w:rPr>
                  </w:rPrChange>
                </w:rPr>
                <w:t>EN ISO 14971</w:t>
              </w:r>
            </w:ins>
          </w:p>
          <w:p w14:paraId="3FF40BEE">
            <w:pPr>
              <w:rPr>
                <w:ins w:id="3668" w:author="薛媛媛（Grace）" w:date="2025-11-17T17:51:31Z"/>
                <w:rFonts w:hint="default" w:ascii="Arial" w:hAnsi="Arial" w:cs="Arial"/>
                <w:sz w:val="20"/>
                <w:szCs w:val="20"/>
                <w:lang w:val="en-GB" w:eastAsia="zh-CN"/>
                <w:rPrChange w:id="3669" w:author="薛媛媛（Grace）" w:date="2025-11-18T13:55:39Z">
                  <w:rPr>
                    <w:ins w:id="3670" w:author="薛媛媛（Grace）" w:date="2025-11-17T17:51:31Z"/>
                    <w:rFonts w:hint="eastAsia" w:ascii="Arial" w:hAnsi="Arial" w:cs="Arial"/>
                    <w:sz w:val="22"/>
                    <w:szCs w:val="22"/>
                    <w:lang w:val="en-GB" w:eastAsia="zh-CN"/>
                  </w:rPr>
                </w:rPrChange>
              </w:rPr>
            </w:pPr>
            <w:ins w:id="3671" w:author="薛媛媛（Grace）" w:date="2025-11-17T17:51:31Z">
              <w:r>
                <w:rPr>
                  <w:rFonts w:hint="default" w:ascii="Arial" w:hAnsi="Arial" w:cs="Arial"/>
                  <w:sz w:val="20"/>
                  <w:szCs w:val="20"/>
                  <w:lang w:val="en-GB" w:eastAsia="zh-CN"/>
                  <w:rPrChange w:id="3672" w:author="薛媛媛（Grace）" w:date="2025-11-18T13:55:39Z">
                    <w:rPr>
                      <w:rFonts w:hint="eastAsia" w:ascii="Arial" w:hAnsi="Arial" w:cs="Arial"/>
                      <w:sz w:val="22"/>
                      <w:szCs w:val="22"/>
                      <w:lang w:val="en-GB" w:eastAsia="zh-CN"/>
                    </w:rPr>
                  </w:rPrChange>
                </w:rPr>
                <w:t>EN ISO 15223-1</w:t>
              </w:r>
            </w:ins>
          </w:p>
          <w:p w14:paraId="597C07E8">
            <w:pPr>
              <w:rPr>
                <w:ins w:id="3674" w:author="薛媛媛（Grace）" w:date="2025-11-17T17:51:31Z"/>
                <w:rFonts w:hint="default" w:ascii="Arial" w:hAnsi="Arial" w:cs="Arial"/>
                <w:sz w:val="20"/>
                <w:szCs w:val="20"/>
                <w:lang w:val="en-GB" w:eastAsia="zh-CN"/>
                <w:rPrChange w:id="3675" w:author="薛媛媛（Grace）" w:date="2025-11-18T13:55:39Z">
                  <w:rPr>
                    <w:ins w:id="3676" w:author="薛媛媛（Grace）" w:date="2025-11-17T17:51:31Z"/>
                    <w:rFonts w:hint="eastAsia" w:ascii="Arial" w:hAnsi="Arial" w:cs="Arial"/>
                    <w:sz w:val="22"/>
                    <w:szCs w:val="22"/>
                    <w:lang w:val="en-GB" w:eastAsia="zh-CN"/>
                  </w:rPr>
                </w:rPrChange>
              </w:rPr>
            </w:pPr>
            <w:ins w:id="3677" w:author="薛媛媛（Grace）" w:date="2025-11-17T17:51:31Z">
              <w:r>
                <w:rPr>
                  <w:rFonts w:hint="default" w:ascii="Arial" w:hAnsi="Arial" w:cs="Arial"/>
                  <w:sz w:val="20"/>
                  <w:szCs w:val="20"/>
                  <w:lang w:val="en-GB" w:eastAsia="zh-CN"/>
                  <w:rPrChange w:id="3678" w:author="薛媛媛（Grace）" w:date="2025-11-18T13:55:39Z">
                    <w:rPr>
                      <w:rFonts w:hint="eastAsia" w:ascii="Arial" w:hAnsi="Arial" w:cs="Arial"/>
                      <w:sz w:val="22"/>
                      <w:szCs w:val="22"/>
                      <w:lang w:val="en-GB" w:eastAsia="zh-CN"/>
                    </w:rPr>
                  </w:rPrChange>
                </w:rPr>
                <w:t>EN ISO 20417</w:t>
              </w:r>
            </w:ins>
          </w:p>
          <w:p w14:paraId="64B5A191">
            <w:pPr>
              <w:rPr>
                <w:ins w:id="3680" w:author="薛媛媛（Grace）" w:date="2025-11-17T17:51:09Z"/>
                <w:rFonts w:hint="default" w:ascii="Arial" w:hAnsi="Arial" w:cs="Arial" w:eastAsiaTheme="minorHAnsi"/>
                <w:sz w:val="20"/>
                <w:szCs w:val="20"/>
                <w:lang w:val="en-GB" w:eastAsia="zh-CN" w:bidi="ar-SA"/>
                <w:rPrChange w:id="3681" w:author="薛媛媛（Grace）" w:date="2025-11-18T13:55:39Z">
                  <w:rPr>
                    <w:ins w:id="3682" w:author="薛媛媛（Grace）" w:date="2025-11-17T17:51:09Z"/>
                    <w:rFonts w:hint="eastAsia" w:ascii="Arial" w:hAnsi="Arial" w:cs="Arial" w:eastAsiaTheme="minorHAnsi"/>
                    <w:sz w:val="22"/>
                    <w:szCs w:val="22"/>
                    <w:lang w:val="en-GB" w:eastAsia="zh-CN" w:bidi="ar-SA"/>
                  </w:rPr>
                </w:rPrChange>
              </w:rPr>
            </w:pPr>
          </w:p>
        </w:tc>
        <w:tc>
          <w:tcPr>
            <w:tcW w:w="3078" w:type="dxa"/>
            <w:shd w:val="clear" w:color="auto" w:fill="auto"/>
            <w:tcMar>
              <w:top w:w="113" w:type="dxa"/>
              <w:bottom w:w="113" w:type="dxa"/>
            </w:tcMar>
            <w:vAlign w:val="top"/>
          </w:tcPr>
          <w:p w14:paraId="06FB92C4">
            <w:pPr>
              <w:rPr>
                <w:ins w:id="3683" w:author="薛媛媛（Grace）" w:date="2025-11-17T17:51:09Z"/>
                <w:rFonts w:hint="default" w:ascii="Arial" w:hAnsi="Arial" w:cs="Arial" w:eastAsiaTheme="minorEastAsia"/>
                <w:color w:val="auto"/>
                <w:sz w:val="20"/>
                <w:szCs w:val="20"/>
                <w:lang w:val="en-US" w:eastAsia="zh-CN"/>
                <w:rPrChange w:id="3684" w:author="薛媛媛（Grace）" w:date="2025-11-18T13:55:39Z">
                  <w:rPr>
                    <w:ins w:id="3685" w:author="薛媛媛（Grace）" w:date="2025-11-17T17:51:09Z"/>
                    <w:rFonts w:hint="eastAsia" w:cs="Arial" w:eastAsiaTheme="minorEastAsia"/>
                    <w:color w:val="auto"/>
                    <w:sz w:val="22"/>
                    <w:szCs w:val="22"/>
                    <w:lang w:val="en-US" w:eastAsia="zh-CN"/>
                  </w:rPr>
                </w:rPrChange>
              </w:rPr>
            </w:pPr>
            <w:ins w:id="3686" w:author="薛媛媛（Grace）" w:date="2025-11-17T17:51:09Z">
              <w:r>
                <w:rPr>
                  <w:rFonts w:hint="default" w:ascii="Arial" w:hAnsi="Arial" w:cs="Arial" w:eastAsiaTheme="minorHAnsi"/>
                  <w:sz w:val="20"/>
                  <w:szCs w:val="20"/>
                  <w:lang w:val="en-GB" w:eastAsia="zh-CN"/>
                  <w:rPrChange w:id="3687" w:author="薛媛媛（Grace）" w:date="2025-11-18T13:55:39Z">
                    <w:rPr>
                      <w:rFonts w:hint="eastAsia" w:ascii="Arial" w:hAnsi="Arial" w:cs="Arial" w:eastAsiaTheme="minorHAnsi"/>
                      <w:sz w:val="22"/>
                      <w:szCs w:val="22"/>
                      <w:lang w:val="en-GB" w:eastAsia="zh-CN"/>
                    </w:rPr>
                  </w:rPrChange>
                </w:rPr>
                <w:t>Risk Management Report</w:t>
              </w:r>
            </w:ins>
          </w:p>
          <w:p w14:paraId="42FAEC12">
            <w:pPr>
              <w:rPr>
                <w:ins w:id="3689" w:author="薛媛媛（Grace）" w:date="2025-11-17T17:51:45Z"/>
                <w:rFonts w:hint="default" w:ascii="Arial" w:hAnsi="Arial" w:cs="Arial" w:eastAsiaTheme="minorHAnsi"/>
                <w:sz w:val="20"/>
                <w:szCs w:val="20"/>
                <w:lang w:val="en-GB" w:eastAsia="zh-CN"/>
                <w:rPrChange w:id="3690" w:author="薛媛媛（Grace）" w:date="2025-11-18T13:55:39Z">
                  <w:rPr>
                    <w:ins w:id="3691" w:author="薛媛媛（Grace）" w:date="2025-11-17T17:51:45Z"/>
                    <w:rFonts w:hint="eastAsia" w:ascii="Arial" w:hAnsi="Arial" w:cs="Arial" w:eastAsiaTheme="minorHAnsi"/>
                    <w:sz w:val="22"/>
                    <w:szCs w:val="22"/>
                    <w:lang w:val="en-GB" w:eastAsia="zh-CN"/>
                  </w:rPr>
                </w:rPrChange>
              </w:rPr>
            </w:pPr>
            <w:ins w:id="3692" w:author="薛媛媛（Grace）" w:date="2025-11-17T17:51:45Z">
              <w:r>
                <w:rPr>
                  <w:rFonts w:hint="default" w:ascii="Arial" w:hAnsi="Arial" w:cs="Arial" w:eastAsiaTheme="minorHAnsi"/>
                  <w:sz w:val="20"/>
                  <w:szCs w:val="20"/>
                  <w:lang w:val="en-GB" w:eastAsia="zh-CN"/>
                  <w:rPrChange w:id="3693" w:author="薛媛媛（Grace）" w:date="2025-11-18T13:55:39Z">
                    <w:rPr>
                      <w:rFonts w:hint="eastAsia" w:ascii="Arial" w:hAnsi="Arial" w:cs="Arial" w:eastAsiaTheme="minorHAnsi"/>
                      <w:sz w:val="22"/>
                      <w:szCs w:val="22"/>
                      <w:lang w:val="en-GB" w:eastAsia="zh-CN"/>
                    </w:rPr>
                  </w:rPrChange>
                </w:rPr>
                <w:t xml:space="preserve">Label </w:t>
              </w:r>
            </w:ins>
          </w:p>
          <w:p w14:paraId="1CDA7FA4">
            <w:pPr>
              <w:rPr>
                <w:ins w:id="3695" w:author="薛媛媛（Grace）" w:date="2025-11-17T17:51:09Z"/>
                <w:rFonts w:hint="default" w:ascii="Arial" w:hAnsi="Arial" w:cs="Arial" w:eastAsiaTheme="minorEastAsia"/>
                <w:color w:val="auto"/>
                <w:sz w:val="20"/>
                <w:szCs w:val="20"/>
                <w:lang w:val="en-US" w:eastAsia="zh-CN"/>
                <w:rPrChange w:id="3696" w:author="薛媛媛（Grace）" w:date="2025-11-18T13:55:39Z">
                  <w:rPr>
                    <w:ins w:id="3697" w:author="薛媛媛（Grace）" w:date="2025-11-17T17:51:09Z"/>
                    <w:rFonts w:hint="default" w:cs="Arial" w:eastAsiaTheme="minorEastAsia"/>
                    <w:color w:val="auto"/>
                    <w:sz w:val="22"/>
                    <w:szCs w:val="22"/>
                    <w:lang w:val="en-US" w:eastAsia="zh-CN"/>
                  </w:rPr>
                </w:rPrChange>
              </w:rPr>
            </w:pPr>
          </w:p>
          <w:p w14:paraId="29007FC1">
            <w:pPr>
              <w:rPr>
                <w:ins w:id="3698" w:author="薛媛媛（Grace）" w:date="2025-11-17T17:51:09Z"/>
                <w:rFonts w:hint="default" w:ascii="Arial" w:hAnsi="Arial" w:eastAsia="宋体" w:cs="Arial"/>
                <w:sz w:val="20"/>
                <w:szCs w:val="20"/>
                <w:lang w:val="en-GB" w:eastAsia="zh-CN" w:bidi="ar-SA"/>
                <w:rPrChange w:id="3699" w:author="薛媛媛（Grace）" w:date="2025-11-18T13:55:33Z">
                  <w:rPr>
                    <w:ins w:id="3700" w:author="薛媛媛（Grace）" w:date="2025-11-17T17:51:09Z"/>
                    <w:rFonts w:hint="default" w:ascii="Arial" w:hAnsi="Arial" w:eastAsia="宋体" w:cs="Arial"/>
                    <w:sz w:val="20"/>
                    <w:szCs w:val="20"/>
                    <w:lang w:val="en-GB" w:eastAsia="zh-CN" w:bidi="ar-SA"/>
                  </w:rPr>
                </w:rPrChange>
              </w:rPr>
            </w:pPr>
          </w:p>
        </w:tc>
        <w:tc>
          <w:tcPr>
            <w:tcW w:w="3078" w:type="dxa"/>
            <w:tcMar>
              <w:top w:w="113" w:type="dxa"/>
              <w:bottom w:w="113" w:type="dxa"/>
            </w:tcMar>
          </w:tcPr>
          <w:p w14:paraId="30C9AA0E">
            <w:pPr>
              <w:rPr>
                <w:rFonts w:ascii="Arial" w:hAnsi="Arial" w:cs="Arial"/>
                <w:sz w:val="20"/>
                <w:szCs w:val="20"/>
                <w:lang w:val="en-GB"/>
                <w:rPrChange w:id="3701" w:author="薛媛媛（Grace）" w:date="2025-11-18T13:55:33Z">
                  <w:rPr>
                    <w:sz w:val="20"/>
                    <w:szCs w:val="20"/>
                    <w:lang w:val="en-GB"/>
                  </w:rPr>
                </w:rPrChange>
              </w:rPr>
            </w:pPr>
          </w:p>
        </w:tc>
      </w:tr>
      <w:tr w14:paraId="79BD1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45A2A535">
            <w:pPr>
              <w:tabs>
                <w:tab w:val="left" w:pos="595"/>
              </w:tabs>
              <w:spacing w:before="120" w:line="240" w:lineRule="auto"/>
              <w:rPr>
                <w:rFonts w:ascii="Arial" w:hAnsi="Arial" w:cs="Arial"/>
                <w:sz w:val="20"/>
                <w:szCs w:val="20"/>
                <w:lang w:val="en-GB"/>
                <w:rPrChange w:id="3702" w:author="薛媛媛（Grace）" w:date="2025-11-18T13:55:33Z">
                  <w:rPr>
                    <w:sz w:val="20"/>
                    <w:szCs w:val="20"/>
                    <w:lang w:val="en-GB"/>
                  </w:rPr>
                </w:rPrChange>
              </w:rPr>
            </w:pPr>
            <w:r>
              <w:rPr>
                <w:rFonts w:ascii="Arial" w:hAnsi="Arial" w:cs="Arial"/>
                <w:sz w:val="20"/>
                <w:szCs w:val="20"/>
                <w:lang w:val="en-GB"/>
                <w:rPrChange w:id="3703" w:author="薛媛媛（Grace）" w:date="2025-11-18T13:55:33Z">
                  <w:rPr>
                    <w:sz w:val="20"/>
                    <w:szCs w:val="20"/>
                    <w:lang w:val="en-GB"/>
                  </w:rPr>
                </w:rPrChange>
              </w:rPr>
              <w:t>14.4.</w:t>
            </w:r>
            <w:r>
              <w:rPr>
                <w:rFonts w:ascii="Arial" w:hAnsi="Arial" w:cs="Arial"/>
                <w:sz w:val="20"/>
                <w:szCs w:val="20"/>
                <w:lang w:val="en-GB"/>
                <w:rPrChange w:id="3704" w:author="薛媛媛（Grace）" w:date="2025-11-18T13:55:33Z">
                  <w:rPr>
                    <w:sz w:val="20"/>
                    <w:szCs w:val="20"/>
                    <w:lang w:val="en-GB"/>
                  </w:rPr>
                </w:rPrChange>
              </w:rPr>
              <w:tab/>
            </w:r>
            <w:r>
              <w:rPr>
                <w:rFonts w:ascii="Arial" w:hAnsi="Arial" w:cs="Arial"/>
                <w:sz w:val="20"/>
                <w:szCs w:val="20"/>
                <w:lang w:val="en-GB"/>
                <w:rPrChange w:id="3705" w:author="薛媛媛（Grace）" w:date="2025-11-18T13:55:33Z">
                  <w:rPr>
                    <w:sz w:val="20"/>
                    <w:szCs w:val="20"/>
                    <w:lang w:val="en-GB"/>
                  </w:rPr>
                </w:rPrChange>
              </w:rPr>
              <w:t>Devices shall be designed and manufactured in such a way that adjustment, calibration, and maintenance can be done safely and effectively.</w:t>
            </w:r>
          </w:p>
        </w:tc>
        <w:tc>
          <w:tcPr>
            <w:tcW w:w="1198" w:type="dxa"/>
            <w:shd w:val="clear" w:color="auto" w:fill="auto"/>
            <w:tcMar>
              <w:top w:w="113" w:type="dxa"/>
              <w:bottom w:w="113" w:type="dxa"/>
            </w:tcMar>
            <w:vAlign w:val="top"/>
          </w:tcPr>
          <w:p w14:paraId="672050A5">
            <w:pPr>
              <w:rPr>
                <w:ins w:id="3706" w:author="薛媛媛（Grace）" w:date="2025-11-17T17:53:15Z"/>
                <w:rFonts w:hint="default" w:ascii="Arial" w:hAnsi="Arial" w:cs="Arial" w:eastAsiaTheme="minorHAnsi"/>
                <w:sz w:val="20"/>
                <w:szCs w:val="20"/>
                <w:lang w:val="en-GB" w:eastAsia="zh-CN" w:bidi="ar-SA"/>
                <w:rPrChange w:id="3707" w:author="薛媛媛（Grace）" w:date="2025-11-18T13:55:39Z">
                  <w:rPr>
                    <w:ins w:id="3708" w:author="薛媛媛（Grace）" w:date="2025-11-17T17:53:15Z"/>
                    <w:rFonts w:hint="eastAsia" w:ascii="Arial" w:hAnsi="Arial" w:cs="Arial" w:eastAsiaTheme="minorHAnsi"/>
                    <w:sz w:val="22"/>
                    <w:szCs w:val="22"/>
                    <w:lang w:val="en-GB" w:eastAsia="zh-CN" w:bidi="ar-SA"/>
                  </w:rPr>
                </w:rPrChange>
              </w:rPr>
            </w:pPr>
            <w:ins w:id="3709" w:author="薛媛媛（Grace）" w:date="2025-11-17T17:53:15Z">
              <w:r>
                <w:rPr>
                  <w:rFonts w:hint="default" w:ascii="Arial" w:hAnsi="Arial" w:cs="Arial" w:eastAsiaTheme="minorHAnsi"/>
                  <w:sz w:val="20"/>
                  <w:szCs w:val="20"/>
                  <w:lang w:val="en-GB" w:eastAsia="zh-CN"/>
                  <w:rPrChange w:id="3710"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090E89E9">
            <w:pPr>
              <w:rPr>
                <w:ins w:id="3712" w:author="薛媛媛（Grace）" w:date="2025-11-17T17:53:15Z"/>
                <w:rFonts w:hint="default" w:ascii="Arial" w:hAnsi="Arial" w:cs="Arial" w:eastAsiaTheme="minorHAnsi"/>
                <w:sz w:val="20"/>
                <w:szCs w:val="20"/>
                <w:lang w:val="en-GB" w:eastAsia="zh-CN"/>
                <w:rPrChange w:id="3713" w:author="薛媛媛（Grace）" w:date="2025-11-18T13:55:39Z">
                  <w:rPr>
                    <w:ins w:id="3714" w:author="薛媛媛（Grace）" w:date="2025-11-17T17:53:15Z"/>
                    <w:rFonts w:hint="eastAsia" w:eastAsiaTheme="minorHAnsi"/>
                    <w:sz w:val="22"/>
                    <w:szCs w:val="22"/>
                    <w:lang w:val="en-GB" w:eastAsia="zh-CN"/>
                  </w:rPr>
                </w:rPrChange>
              </w:rPr>
            </w:pPr>
            <w:ins w:id="3715" w:author="薛媛媛（Grace）" w:date="2025-11-17T17:53:15Z">
              <w:r>
                <w:rPr>
                  <w:rFonts w:hint="default" w:ascii="Arial" w:hAnsi="Arial" w:cs="Arial" w:eastAsiaTheme="minorHAnsi"/>
                  <w:sz w:val="20"/>
                  <w:szCs w:val="20"/>
                  <w:lang w:val="en-GB" w:eastAsia="zh-CN"/>
                  <w:rPrChange w:id="3716" w:author="薛媛媛（Grace）" w:date="2025-11-18T13:55:39Z">
                    <w:rPr>
                      <w:rFonts w:hint="eastAsia" w:eastAsiaTheme="minorHAnsi"/>
                      <w:sz w:val="22"/>
                      <w:szCs w:val="22"/>
                      <w:lang w:val="en-GB" w:eastAsia="zh-CN"/>
                    </w:rPr>
                  </w:rPrChange>
                </w:rPr>
                <w:t>EN ISO 11608-1</w:t>
              </w:r>
            </w:ins>
          </w:p>
          <w:p w14:paraId="2A70EA85">
            <w:pPr>
              <w:rPr>
                <w:ins w:id="3718" w:author="薛媛媛（Grace）" w:date="2025-11-17T17:53:15Z"/>
                <w:rFonts w:hint="default" w:ascii="Arial" w:hAnsi="Arial" w:cs="Arial"/>
                <w:sz w:val="20"/>
                <w:szCs w:val="20"/>
                <w:lang w:val="en-GB"/>
                <w:rPrChange w:id="3719" w:author="薛媛媛（Grace）" w:date="2025-11-18T13:55:39Z">
                  <w:rPr>
                    <w:ins w:id="3720" w:author="薛媛媛（Grace）" w:date="2025-11-17T17:53:15Z"/>
                    <w:rFonts w:hint="eastAsia"/>
                    <w:lang w:val="en-GB"/>
                  </w:rPr>
                </w:rPrChange>
              </w:rPr>
            </w:pPr>
            <w:ins w:id="3721" w:author="薛媛媛（Grace）" w:date="2025-11-17T17:53:15Z">
              <w:r>
                <w:rPr>
                  <w:rFonts w:hint="default" w:ascii="Arial" w:hAnsi="Arial" w:cs="Arial"/>
                  <w:sz w:val="20"/>
                  <w:szCs w:val="20"/>
                  <w:lang w:val="en-GB"/>
                  <w:rPrChange w:id="3722" w:author="薛媛媛（Grace）" w:date="2025-11-18T13:55:39Z">
                    <w:rPr>
                      <w:rFonts w:hint="eastAsia"/>
                      <w:lang w:val="en-GB"/>
                    </w:rPr>
                  </w:rPrChange>
                </w:rPr>
                <w:t>EN ISO 11608-5</w:t>
              </w:r>
            </w:ins>
          </w:p>
          <w:p w14:paraId="31AD8E91">
            <w:pPr>
              <w:rPr>
                <w:ins w:id="3724" w:author="薛媛媛（Grace）" w:date="2025-11-17T17:53:15Z"/>
                <w:rFonts w:hint="default" w:ascii="Arial" w:hAnsi="Arial" w:cs="Arial"/>
                <w:sz w:val="20"/>
                <w:szCs w:val="20"/>
                <w:lang w:val="en-GB"/>
                <w:rPrChange w:id="3725" w:author="薛媛媛（Grace）" w:date="2025-11-18T13:55:39Z">
                  <w:rPr>
                    <w:ins w:id="3726" w:author="薛媛媛（Grace）" w:date="2025-11-17T17:53:15Z"/>
                    <w:rFonts w:hint="eastAsia"/>
                    <w:lang w:val="en-GB"/>
                  </w:rPr>
                </w:rPrChange>
              </w:rPr>
            </w:pPr>
            <w:ins w:id="3727" w:author="薛媛媛（Grace）" w:date="2025-11-17T17:53:15Z">
              <w:r>
                <w:rPr>
                  <w:rFonts w:hint="default" w:ascii="Arial" w:hAnsi="Arial" w:cs="Arial"/>
                  <w:sz w:val="20"/>
                  <w:szCs w:val="20"/>
                  <w:lang w:val="en-GB"/>
                  <w:rPrChange w:id="3728" w:author="薛媛媛（Grace）" w:date="2025-11-18T13:55:39Z">
                    <w:rPr>
                      <w:rFonts w:hint="eastAsia"/>
                      <w:lang w:val="en-GB"/>
                    </w:rPr>
                  </w:rPrChange>
                </w:rPr>
                <w:t>EN ISO 23908</w:t>
              </w:r>
            </w:ins>
          </w:p>
          <w:p w14:paraId="0B85C35C">
            <w:pPr>
              <w:rPr>
                <w:ins w:id="3730" w:author="薛媛媛（Grace）" w:date="2025-11-17T17:53:15Z"/>
                <w:rFonts w:hint="default" w:ascii="Arial" w:hAnsi="Arial" w:cs="Arial" w:eastAsiaTheme="minorHAnsi"/>
                <w:sz w:val="20"/>
                <w:szCs w:val="20"/>
                <w:lang w:val="en-GB" w:eastAsia="zh-CN" w:bidi="ar-SA"/>
                <w:rPrChange w:id="3731" w:author="薛媛媛（Grace）" w:date="2025-11-18T13:55:39Z">
                  <w:rPr>
                    <w:ins w:id="3732" w:author="薛媛媛（Grace）" w:date="2025-11-17T17:53:15Z"/>
                    <w:rFonts w:hint="eastAsia" w:ascii="Arial" w:hAnsi="Arial" w:cs="Arial" w:eastAsiaTheme="minorHAnsi"/>
                    <w:sz w:val="22"/>
                    <w:szCs w:val="22"/>
                    <w:lang w:val="en-GB" w:eastAsia="zh-CN" w:bidi="ar-SA"/>
                  </w:rPr>
                </w:rPrChange>
              </w:rPr>
            </w:pPr>
          </w:p>
        </w:tc>
        <w:tc>
          <w:tcPr>
            <w:tcW w:w="3078" w:type="dxa"/>
            <w:shd w:val="clear" w:color="auto" w:fill="auto"/>
            <w:tcMar>
              <w:top w:w="113" w:type="dxa"/>
              <w:bottom w:w="113" w:type="dxa"/>
            </w:tcMar>
            <w:vAlign w:val="top"/>
          </w:tcPr>
          <w:p w14:paraId="06FEF37B">
            <w:pPr>
              <w:rPr>
                <w:ins w:id="3733" w:author="薛媛媛（Grace）" w:date="2025-11-17T17:53:15Z"/>
                <w:rFonts w:hint="default" w:ascii="Arial" w:hAnsi="Arial" w:cs="Arial" w:eastAsiaTheme="minorEastAsia"/>
                <w:color w:val="auto"/>
                <w:sz w:val="20"/>
                <w:szCs w:val="20"/>
                <w:lang w:val="en-GB" w:eastAsia="zh-TW"/>
                <w:rPrChange w:id="3734" w:author="薛媛媛（Grace）" w:date="2025-11-18T13:55:39Z">
                  <w:rPr>
                    <w:ins w:id="3735" w:author="薛媛媛（Grace）" w:date="2025-11-17T17:53:15Z"/>
                    <w:rFonts w:hint="default" w:ascii="Arial" w:hAnsi="Arial" w:cs="Arial" w:eastAsiaTheme="minorEastAsia"/>
                    <w:color w:val="auto"/>
                    <w:sz w:val="22"/>
                    <w:szCs w:val="22"/>
                    <w:lang w:val="en-GB" w:eastAsia="zh-TW"/>
                  </w:rPr>
                </w:rPrChange>
              </w:rPr>
            </w:pPr>
            <w:ins w:id="3736" w:author="薛媛媛（Grace）" w:date="2025-11-17T17:53:15Z">
              <w:r>
                <w:rPr>
                  <w:rFonts w:hint="default" w:ascii="Arial" w:hAnsi="Arial" w:cs="Arial" w:eastAsiaTheme="minorEastAsia"/>
                  <w:color w:val="auto"/>
                  <w:sz w:val="20"/>
                  <w:szCs w:val="20"/>
                  <w:lang w:val="en-GB" w:eastAsia="zh-TW"/>
                  <w:rPrChange w:id="3737" w:author="薛媛媛（Grace）" w:date="2025-11-18T13:55:39Z">
                    <w:rPr>
                      <w:rFonts w:hint="default" w:ascii="Arial" w:hAnsi="Arial" w:cs="Arial" w:eastAsiaTheme="minorEastAsia"/>
                      <w:color w:val="auto"/>
                      <w:sz w:val="22"/>
                      <w:szCs w:val="22"/>
                      <w:lang w:val="en-GB" w:eastAsia="zh-TW"/>
                    </w:rPr>
                  </w:rPrChange>
                </w:rPr>
                <w:t>Design verification test report</w:t>
              </w:r>
            </w:ins>
          </w:p>
          <w:p w14:paraId="6293FD4F">
            <w:pPr>
              <w:rPr>
                <w:ins w:id="3739" w:author="薛媛媛（Grace）" w:date="2025-11-17T17:53:15Z"/>
                <w:rFonts w:hint="default" w:ascii="Arial" w:hAnsi="Arial" w:cs="Arial" w:eastAsiaTheme="minorEastAsia"/>
                <w:color w:val="auto"/>
                <w:sz w:val="20"/>
                <w:szCs w:val="20"/>
                <w:lang w:val="en-US" w:eastAsia="zh-CN"/>
                <w:rPrChange w:id="3740" w:author="薛媛媛（Grace）" w:date="2025-11-18T13:55:39Z">
                  <w:rPr>
                    <w:ins w:id="3741" w:author="薛媛媛（Grace）" w:date="2025-11-17T17:53:15Z"/>
                    <w:rFonts w:hint="eastAsia" w:cs="Arial" w:eastAsiaTheme="minorEastAsia"/>
                    <w:color w:val="auto"/>
                    <w:sz w:val="22"/>
                    <w:szCs w:val="22"/>
                    <w:lang w:val="en-US" w:eastAsia="zh-CN"/>
                  </w:rPr>
                </w:rPrChange>
              </w:rPr>
            </w:pPr>
          </w:p>
          <w:p w14:paraId="061C862E">
            <w:pPr>
              <w:rPr>
                <w:ins w:id="3742" w:author="薛媛媛（Grace）" w:date="2025-11-17T17:53:15Z"/>
                <w:rFonts w:hint="default" w:ascii="Arial" w:hAnsi="Arial" w:cs="Arial" w:eastAsiaTheme="minorEastAsia"/>
                <w:color w:val="auto"/>
                <w:sz w:val="20"/>
                <w:szCs w:val="20"/>
                <w:lang w:val="en-US" w:eastAsia="zh-CN"/>
                <w:rPrChange w:id="3743" w:author="薛媛媛（Grace）" w:date="2025-11-18T13:55:39Z">
                  <w:rPr>
                    <w:ins w:id="3744" w:author="薛媛媛（Grace）" w:date="2025-11-17T17:53:15Z"/>
                    <w:rFonts w:hint="default" w:cs="Arial" w:eastAsiaTheme="minorEastAsia"/>
                    <w:color w:val="auto"/>
                    <w:sz w:val="22"/>
                    <w:szCs w:val="22"/>
                    <w:lang w:val="en-US" w:eastAsia="zh-CN"/>
                  </w:rPr>
                </w:rPrChange>
              </w:rPr>
            </w:pPr>
          </w:p>
          <w:p w14:paraId="5CF35BDA">
            <w:pPr>
              <w:rPr>
                <w:ins w:id="3745" w:author="薛媛媛（Grace）" w:date="2025-11-17T17:53:15Z"/>
                <w:rFonts w:hint="default" w:ascii="Arial" w:hAnsi="Arial" w:eastAsia="宋体" w:cs="Arial"/>
                <w:sz w:val="20"/>
                <w:szCs w:val="20"/>
                <w:lang w:val="en-GB" w:eastAsia="zh-CN" w:bidi="ar-SA"/>
                <w:rPrChange w:id="3746" w:author="薛媛媛（Grace）" w:date="2025-11-18T13:55:33Z">
                  <w:rPr>
                    <w:ins w:id="3747" w:author="薛媛媛（Grace）" w:date="2025-11-17T17:53:15Z"/>
                    <w:rFonts w:hint="default" w:ascii="Arial" w:hAnsi="Arial" w:eastAsia="宋体" w:cs="Arial"/>
                    <w:sz w:val="20"/>
                    <w:szCs w:val="20"/>
                    <w:lang w:val="en-GB" w:eastAsia="zh-CN" w:bidi="ar-SA"/>
                  </w:rPr>
                </w:rPrChange>
              </w:rPr>
            </w:pPr>
          </w:p>
        </w:tc>
        <w:tc>
          <w:tcPr>
            <w:tcW w:w="3078" w:type="dxa"/>
            <w:tcMar>
              <w:top w:w="113" w:type="dxa"/>
              <w:bottom w:w="113" w:type="dxa"/>
            </w:tcMar>
          </w:tcPr>
          <w:p w14:paraId="3084E750">
            <w:pPr>
              <w:rPr>
                <w:rFonts w:ascii="Arial" w:hAnsi="Arial" w:cs="Arial"/>
                <w:sz w:val="20"/>
                <w:szCs w:val="20"/>
                <w:lang w:val="en-GB"/>
                <w:rPrChange w:id="3748" w:author="薛媛媛（Grace）" w:date="2025-11-18T13:55:33Z">
                  <w:rPr>
                    <w:sz w:val="20"/>
                    <w:szCs w:val="20"/>
                    <w:lang w:val="en-GB"/>
                  </w:rPr>
                </w:rPrChange>
              </w:rPr>
            </w:pPr>
          </w:p>
        </w:tc>
      </w:tr>
      <w:tr w14:paraId="1E57E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07DD3774">
            <w:pPr>
              <w:tabs>
                <w:tab w:val="left" w:pos="595"/>
              </w:tabs>
              <w:spacing w:before="120" w:line="240" w:lineRule="auto"/>
              <w:rPr>
                <w:rFonts w:ascii="Arial" w:hAnsi="Arial" w:cs="Arial"/>
                <w:sz w:val="20"/>
                <w:szCs w:val="20"/>
                <w:lang w:val="en-GB"/>
                <w:rPrChange w:id="3749" w:author="薛媛媛（Grace）" w:date="2025-11-18T13:55:33Z">
                  <w:rPr>
                    <w:sz w:val="20"/>
                    <w:szCs w:val="20"/>
                    <w:lang w:val="en-GB"/>
                  </w:rPr>
                </w:rPrChange>
              </w:rPr>
            </w:pPr>
            <w:r>
              <w:rPr>
                <w:rFonts w:ascii="Arial" w:hAnsi="Arial" w:cs="Arial"/>
                <w:sz w:val="20"/>
                <w:szCs w:val="20"/>
                <w:lang w:val="en-GB"/>
                <w:rPrChange w:id="3750" w:author="薛媛媛（Grace）" w:date="2025-11-18T13:55:33Z">
                  <w:rPr>
                    <w:sz w:val="20"/>
                    <w:szCs w:val="20"/>
                    <w:lang w:val="en-GB"/>
                  </w:rPr>
                </w:rPrChange>
              </w:rPr>
              <w:t>14.5.</w:t>
            </w:r>
            <w:r>
              <w:rPr>
                <w:rFonts w:ascii="Arial" w:hAnsi="Arial" w:cs="Arial"/>
                <w:sz w:val="20"/>
                <w:szCs w:val="20"/>
                <w:lang w:val="en-GB"/>
                <w:rPrChange w:id="3751" w:author="薛媛媛（Grace）" w:date="2025-11-18T13:55:33Z">
                  <w:rPr>
                    <w:sz w:val="20"/>
                    <w:szCs w:val="20"/>
                    <w:lang w:val="en-GB"/>
                  </w:rPr>
                </w:rPrChange>
              </w:rPr>
              <w:tab/>
            </w:r>
            <w:r>
              <w:rPr>
                <w:rFonts w:ascii="Arial" w:hAnsi="Arial" w:cs="Arial"/>
                <w:sz w:val="20"/>
                <w:szCs w:val="20"/>
                <w:lang w:val="en-GB"/>
                <w:rPrChange w:id="3752" w:author="薛媛媛（Grace）" w:date="2025-11-18T13:55:33Z">
                  <w:rPr>
                    <w:sz w:val="20"/>
                    <w:szCs w:val="20"/>
                    <w:lang w:val="en-GB"/>
                  </w:rPr>
                </w:rPrChange>
              </w:rPr>
              <w:t>Devices that are intended to be operated together with other devices or products shall be designed and manufactured in such a way that the interoperability and compatibility are reliable and safe.</w:t>
            </w:r>
          </w:p>
        </w:tc>
        <w:tc>
          <w:tcPr>
            <w:tcW w:w="1198" w:type="dxa"/>
            <w:tcMar>
              <w:top w:w="113" w:type="dxa"/>
              <w:bottom w:w="113" w:type="dxa"/>
            </w:tcMar>
          </w:tcPr>
          <w:p w14:paraId="17744F9C">
            <w:pPr>
              <w:rPr>
                <w:rFonts w:hint="default" w:ascii="Arial" w:hAnsi="Arial" w:eastAsia="宋体" w:cs="Arial"/>
                <w:sz w:val="20"/>
                <w:szCs w:val="20"/>
                <w:lang w:val="en-US" w:eastAsia="zh-CN"/>
                <w:rPrChange w:id="3753" w:author="薛媛媛（Grace）" w:date="2025-11-18T13:55:33Z">
                  <w:rPr>
                    <w:rFonts w:hint="default" w:eastAsia="宋体"/>
                    <w:sz w:val="20"/>
                    <w:szCs w:val="20"/>
                    <w:lang w:val="en-US" w:eastAsia="zh-CN"/>
                  </w:rPr>
                </w:rPrChange>
              </w:rPr>
            </w:pPr>
            <w:ins w:id="3754" w:author="薛媛媛（Grace）" w:date="2025-11-17T17:54:24Z">
              <w:r>
                <w:rPr>
                  <w:rFonts w:hint="default" w:ascii="Arial" w:hAnsi="Arial" w:eastAsia="宋体" w:cs="Arial"/>
                  <w:sz w:val="20"/>
                  <w:szCs w:val="20"/>
                  <w:lang w:val="en-US" w:eastAsia="zh-CN"/>
                  <w:rPrChange w:id="3755" w:author="薛媛媛（Grace）" w:date="2025-11-18T13:55:33Z">
                    <w:rPr>
                      <w:rFonts w:hint="eastAsia" w:eastAsia="宋体"/>
                      <w:sz w:val="20"/>
                      <w:szCs w:val="20"/>
                      <w:lang w:val="en-US" w:eastAsia="zh-CN"/>
                    </w:rPr>
                  </w:rPrChange>
                </w:rPr>
                <w:t>N</w:t>
              </w:r>
            </w:ins>
            <w:ins w:id="3757" w:author="薛媛媛（Grace）" w:date="2025-11-17T17:54:30Z">
              <w:r>
                <w:rPr>
                  <w:rFonts w:hint="default" w:ascii="Arial" w:hAnsi="Arial" w:eastAsia="宋体" w:cs="Arial"/>
                  <w:sz w:val="20"/>
                  <w:szCs w:val="20"/>
                  <w:lang w:val="en-US" w:eastAsia="zh-CN"/>
                  <w:rPrChange w:id="3758" w:author="薛媛媛（Grace）" w:date="2025-11-18T13:55:33Z">
                    <w:rPr>
                      <w:rFonts w:hint="eastAsia" w:eastAsia="宋体"/>
                      <w:sz w:val="20"/>
                      <w:szCs w:val="20"/>
                      <w:lang w:val="en-US" w:eastAsia="zh-CN"/>
                    </w:rPr>
                  </w:rPrChange>
                </w:rPr>
                <w:t>o</w:t>
              </w:r>
            </w:ins>
          </w:p>
        </w:tc>
        <w:tc>
          <w:tcPr>
            <w:tcW w:w="3078" w:type="dxa"/>
            <w:tcMar>
              <w:top w:w="113" w:type="dxa"/>
              <w:bottom w:w="113" w:type="dxa"/>
            </w:tcMar>
          </w:tcPr>
          <w:p w14:paraId="5DA2732A">
            <w:pPr>
              <w:rPr>
                <w:rFonts w:ascii="Arial" w:hAnsi="Arial" w:cs="Arial"/>
                <w:sz w:val="20"/>
                <w:szCs w:val="20"/>
                <w:lang w:val="en-GB"/>
                <w:rPrChange w:id="3760" w:author="薛媛媛（Grace）" w:date="2025-11-18T13:55:33Z">
                  <w:rPr>
                    <w:sz w:val="20"/>
                    <w:szCs w:val="20"/>
                    <w:lang w:val="en-GB"/>
                  </w:rPr>
                </w:rPrChange>
              </w:rPr>
            </w:pPr>
          </w:p>
        </w:tc>
        <w:tc>
          <w:tcPr>
            <w:tcW w:w="3078" w:type="dxa"/>
            <w:tcMar>
              <w:top w:w="113" w:type="dxa"/>
              <w:bottom w:w="113" w:type="dxa"/>
            </w:tcMar>
          </w:tcPr>
          <w:p w14:paraId="58DA7A88">
            <w:pPr>
              <w:rPr>
                <w:rFonts w:ascii="Arial" w:hAnsi="Arial" w:cs="Arial"/>
                <w:sz w:val="20"/>
                <w:szCs w:val="20"/>
                <w:lang w:val="en-GB"/>
                <w:rPrChange w:id="3761" w:author="薛媛媛（Grace）" w:date="2025-11-18T13:55:33Z">
                  <w:rPr>
                    <w:sz w:val="20"/>
                    <w:szCs w:val="20"/>
                    <w:lang w:val="en-GB"/>
                  </w:rPr>
                </w:rPrChange>
              </w:rPr>
            </w:pPr>
          </w:p>
        </w:tc>
        <w:tc>
          <w:tcPr>
            <w:tcW w:w="3078" w:type="dxa"/>
            <w:tcMar>
              <w:top w:w="113" w:type="dxa"/>
              <w:bottom w:w="113" w:type="dxa"/>
            </w:tcMar>
          </w:tcPr>
          <w:p w14:paraId="77CE7AD1">
            <w:pPr>
              <w:rPr>
                <w:rFonts w:ascii="Arial" w:hAnsi="Arial" w:cs="Arial"/>
                <w:sz w:val="20"/>
                <w:szCs w:val="20"/>
                <w:lang w:val="en-GB"/>
                <w:rPrChange w:id="3762" w:author="薛媛媛（Grace）" w:date="2025-11-18T13:55:33Z">
                  <w:rPr>
                    <w:sz w:val="20"/>
                    <w:szCs w:val="20"/>
                    <w:lang w:val="en-GB"/>
                  </w:rPr>
                </w:rPrChange>
              </w:rPr>
            </w:pPr>
            <w:ins w:id="3763" w:author="薛媛媛（Grace）" w:date="2025-11-17T17:54:22Z">
              <w:r>
                <w:rPr>
                  <w:rFonts w:hint="default" w:ascii="Arial" w:hAnsi="Arial" w:cs="Arial"/>
                  <w:sz w:val="20"/>
                  <w:szCs w:val="20"/>
                  <w:lang w:val="en-GB"/>
                  <w:rPrChange w:id="3764" w:author="薛媛媛（Grace）" w:date="2025-11-18T13:55:33Z">
                    <w:rPr>
                      <w:rFonts w:hint="eastAsia"/>
                      <w:sz w:val="20"/>
                      <w:szCs w:val="20"/>
                      <w:lang w:val="en-GB"/>
                    </w:rPr>
                  </w:rPrChange>
                </w:rPr>
                <w:t>Do not connect to other devices</w:t>
              </w:r>
            </w:ins>
          </w:p>
        </w:tc>
      </w:tr>
      <w:tr w14:paraId="6608A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1E65E186">
            <w:pPr>
              <w:tabs>
                <w:tab w:val="left" w:pos="595"/>
              </w:tabs>
              <w:spacing w:before="120" w:line="240" w:lineRule="auto"/>
              <w:rPr>
                <w:rFonts w:ascii="Arial" w:hAnsi="Arial" w:cs="Arial"/>
                <w:sz w:val="20"/>
                <w:szCs w:val="20"/>
                <w:lang w:val="en-GB"/>
                <w:rPrChange w:id="3766" w:author="薛媛媛（Grace）" w:date="2025-11-18T13:55:33Z">
                  <w:rPr>
                    <w:sz w:val="20"/>
                    <w:szCs w:val="20"/>
                    <w:lang w:val="en-GB"/>
                  </w:rPr>
                </w:rPrChange>
              </w:rPr>
            </w:pPr>
            <w:r>
              <w:rPr>
                <w:rFonts w:ascii="Arial" w:hAnsi="Arial" w:cs="Arial"/>
                <w:sz w:val="20"/>
                <w:szCs w:val="20"/>
                <w:lang w:val="en-GB"/>
                <w:rPrChange w:id="3767" w:author="薛媛媛（Grace）" w:date="2025-11-18T13:55:33Z">
                  <w:rPr>
                    <w:sz w:val="20"/>
                    <w:szCs w:val="20"/>
                    <w:lang w:val="en-GB"/>
                  </w:rPr>
                </w:rPrChange>
              </w:rPr>
              <w:t>14.6</w:t>
            </w:r>
            <w:r>
              <w:rPr>
                <w:rFonts w:ascii="Arial" w:hAnsi="Arial" w:cs="Arial"/>
                <w:sz w:val="20"/>
                <w:szCs w:val="20"/>
                <w:lang w:val="en-GB"/>
                <w:rPrChange w:id="3768" w:author="薛媛媛（Grace）" w:date="2025-11-18T13:55:33Z">
                  <w:rPr>
                    <w:sz w:val="20"/>
                    <w:szCs w:val="20"/>
                    <w:lang w:val="en-GB"/>
                  </w:rPr>
                </w:rPrChange>
              </w:rPr>
              <w:tab/>
            </w:r>
            <w:r>
              <w:rPr>
                <w:rFonts w:ascii="Arial" w:hAnsi="Arial" w:cs="Arial"/>
                <w:sz w:val="20"/>
                <w:szCs w:val="20"/>
                <w:lang w:val="en-GB"/>
                <w:rPrChange w:id="3769" w:author="薛媛媛（Grace）" w:date="2025-11-18T13:55:33Z">
                  <w:rPr>
                    <w:sz w:val="20"/>
                    <w:szCs w:val="20"/>
                    <w:lang w:val="en-GB"/>
                  </w:rPr>
                </w:rPrChange>
              </w:rPr>
              <w:t>Any measurement, monitoring or display scale shall be designed and manufactured in line with ergonomic principles, taking account of the intended purpose, users and the environmental conditions in which the devices are intended to be used.</w:t>
            </w:r>
          </w:p>
        </w:tc>
        <w:tc>
          <w:tcPr>
            <w:tcW w:w="1198" w:type="dxa"/>
            <w:shd w:val="clear" w:color="auto" w:fill="auto"/>
            <w:tcMar>
              <w:top w:w="113" w:type="dxa"/>
              <w:bottom w:w="113" w:type="dxa"/>
            </w:tcMar>
            <w:vAlign w:val="top"/>
          </w:tcPr>
          <w:p w14:paraId="5C184896">
            <w:pPr>
              <w:rPr>
                <w:ins w:id="3770" w:author="薛媛媛（Grace）" w:date="2025-11-17T17:55:08Z"/>
                <w:rFonts w:hint="default" w:ascii="Arial" w:hAnsi="Arial" w:cs="Arial" w:eastAsiaTheme="minorHAnsi"/>
                <w:sz w:val="20"/>
                <w:szCs w:val="20"/>
                <w:lang w:val="en-GB" w:eastAsia="zh-CN" w:bidi="ar-SA"/>
                <w:rPrChange w:id="3771" w:author="薛媛媛（Grace）" w:date="2025-11-18T13:55:39Z">
                  <w:rPr>
                    <w:ins w:id="3772" w:author="薛媛媛（Grace）" w:date="2025-11-17T17:55:08Z"/>
                    <w:rFonts w:hint="eastAsia" w:ascii="Arial" w:hAnsi="Arial" w:cs="Arial" w:eastAsiaTheme="minorHAnsi"/>
                    <w:sz w:val="22"/>
                    <w:szCs w:val="22"/>
                    <w:lang w:val="en-GB" w:eastAsia="zh-CN" w:bidi="ar-SA"/>
                  </w:rPr>
                </w:rPrChange>
              </w:rPr>
            </w:pPr>
            <w:ins w:id="3773" w:author="薛媛媛（Grace）" w:date="2025-11-17T17:55:08Z">
              <w:r>
                <w:rPr>
                  <w:rFonts w:hint="default" w:ascii="Arial" w:hAnsi="Arial" w:cs="Arial" w:eastAsiaTheme="minorHAnsi"/>
                  <w:sz w:val="20"/>
                  <w:szCs w:val="20"/>
                  <w:lang w:val="en-GB" w:eastAsia="zh-CN"/>
                  <w:rPrChange w:id="3774"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15576732">
            <w:pPr>
              <w:rPr>
                <w:ins w:id="3776" w:author="薛媛媛（Grace）" w:date="2025-11-17T17:55:08Z"/>
                <w:rFonts w:hint="default" w:ascii="Arial" w:hAnsi="Arial" w:cs="Arial" w:eastAsiaTheme="minorHAnsi"/>
                <w:sz w:val="20"/>
                <w:szCs w:val="20"/>
                <w:lang w:val="en-GB" w:eastAsia="zh-CN"/>
                <w:rPrChange w:id="3777" w:author="薛媛媛（Grace）" w:date="2025-11-18T13:55:39Z">
                  <w:rPr>
                    <w:ins w:id="3778" w:author="薛媛媛（Grace）" w:date="2025-11-17T17:55:08Z"/>
                    <w:rFonts w:hint="eastAsia" w:eastAsiaTheme="minorHAnsi"/>
                    <w:sz w:val="22"/>
                    <w:szCs w:val="22"/>
                    <w:lang w:val="en-GB" w:eastAsia="zh-CN"/>
                  </w:rPr>
                </w:rPrChange>
              </w:rPr>
            </w:pPr>
            <w:ins w:id="3779" w:author="薛媛媛（Grace）" w:date="2025-11-17T17:55:08Z">
              <w:r>
                <w:rPr>
                  <w:rFonts w:hint="default" w:ascii="Arial" w:hAnsi="Arial" w:cs="Arial" w:eastAsiaTheme="minorHAnsi"/>
                  <w:sz w:val="20"/>
                  <w:szCs w:val="20"/>
                  <w:lang w:val="en-GB" w:eastAsia="zh-CN"/>
                  <w:rPrChange w:id="3780" w:author="薛媛媛（Grace）" w:date="2025-11-18T13:55:39Z">
                    <w:rPr>
                      <w:rFonts w:hint="eastAsia" w:eastAsiaTheme="minorHAnsi"/>
                      <w:sz w:val="22"/>
                      <w:szCs w:val="22"/>
                      <w:lang w:val="en-GB" w:eastAsia="zh-CN"/>
                    </w:rPr>
                  </w:rPrChange>
                </w:rPr>
                <w:t>EN ISO 11608-1</w:t>
              </w:r>
            </w:ins>
          </w:p>
          <w:p w14:paraId="4A6266BB">
            <w:pPr>
              <w:rPr>
                <w:ins w:id="3782" w:author="薛媛媛（Grace）" w:date="2025-11-17T17:55:08Z"/>
                <w:rFonts w:hint="default" w:ascii="Arial" w:hAnsi="Arial" w:cs="Arial"/>
                <w:sz w:val="20"/>
                <w:szCs w:val="20"/>
                <w:lang w:val="en-GB"/>
                <w:rPrChange w:id="3783" w:author="薛媛媛（Grace）" w:date="2025-11-18T13:55:39Z">
                  <w:rPr>
                    <w:ins w:id="3784" w:author="薛媛媛（Grace）" w:date="2025-11-17T17:55:08Z"/>
                    <w:rFonts w:hint="eastAsia"/>
                    <w:lang w:val="en-GB"/>
                  </w:rPr>
                </w:rPrChange>
              </w:rPr>
            </w:pPr>
            <w:ins w:id="3785" w:author="薛媛媛（Grace）" w:date="2025-11-17T17:55:08Z">
              <w:r>
                <w:rPr>
                  <w:rFonts w:hint="default" w:ascii="Arial" w:hAnsi="Arial" w:cs="Arial"/>
                  <w:sz w:val="20"/>
                  <w:szCs w:val="20"/>
                  <w:lang w:val="en-GB"/>
                  <w:rPrChange w:id="3786" w:author="薛媛媛（Grace）" w:date="2025-11-18T13:55:39Z">
                    <w:rPr>
                      <w:rFonts w:hint="eastAsia"/>
                      <w:lang w:val="en-GB"/>
                    </w:rPr>
                  </w:rPrChange>
                </w:rPr>
                <w:t>EN ISO 11608-5</w:t>
              </w:r>
            </w:ins>
          </w:p>
          <w:p w14:paraId="62BC4C14">
            <w:pPr>
              <w:rPr>
                <w:ins w:id="3788" w:author="薛媛媛（Grace）" w:date="2025-11-17T17:55:08Z"/>
                <w:rFonts w:hint="default" w:ascii="Arial" w:hAnsi="Arial" w:cs="Arial"/>
                <w:sz w:val="20"/>
                <w:szCs w:val="20"/>
                <w:lang w:val="en-GB"/>
                <w:rPrChange w:id="3789" w:author="薛媛媛（Grace）" w:date="2025-11-18T13:55:39Z">
                  <w:rPr>
                    <w:ins w:id="3790" w:author="薛媛媛（Grace）" w:date="2025-11-17T17:55:08Z"/>
                    <w:rFonts w:hint="eastAsia"/>
                    <w:lang w:val="en-GB"/>
                  </w:rPr>
                </w:rPrChange>
              </w:rPr>
            </w:pPr>
            <w:ins w:id="3791" w:author="薛媛媛（Grace）" w:date="2025-11-17T17:55:08Z">
              <w:r>
                <w:rPr>
                  <w:rFonts w:hint="default" w:ascii="Arial" w:hAnsi="Arial" w:cs="Arial"/>
                  <w:sz w:val="20"/>
                  <w:szCs w:val="20"/>
                  <w:lang w:val="en-GB"/>
                  <w:rPrChange w:id="3792" w:author="薛媛媛（Grace）" w:date="2025-11-18T13:55:39Z">
                    <w:rPr>
                      <w:rFonts w:hint="eastAsia"/>
                      <w:lang w:val="en-GB"/>
                    </w:rPr>
                  </w:rPrChange>
                </w:rPr>
                <w:t>EN ISO 23908</w:t>
              </w:r>
            </w:ins>
          </w:p>
          <w:p w14:paraId="1BC04AFB">
            <w:pPr>
              <w:rPr>
                <w:ins w:id="3794" w:author="薛媛媛（Grace）" w:date="2025-11-17T17:55:08Z"/>
                <w:rFonts w:hint="default" w:ascii="Arial" w:hAnsi="Arial" w:cs="Arial" w:eastAsiaTheme="minorHAnsi"/>
                <w:sz w:val="20"/>
                <w:szCs w:val="20"/>
                <w:lang w:val="en-GB" w:eastAsia="zh-CN" w:bidi="ar-SA"/>
                <w:rPrChange w:id="3795" w:author="薛媛媛（Grace）" w:date="2025-11-18T13:55:39Z">
                  <w:rPr>
                    <w:ins w:id="3796" w:author="薛媛媛（Grace）" w:date="2025-11-17T17:55:08Z"/>
                    <w:rFonts w:hint="eastAsia" w:ascii="Arial" w:hAnsi="Arial" w:cs="Arial" w:eastAsiaTheme="minorHAnsi"/>
                    <w:sz w:val="22"/>
                    <w:szCs w:val="22"/>
                    <w:lang w:val="en-GB" w:eastAsia="zh-CN" w:bidi="ar-SA"/>
                  </w:rPr>
                </w:rPrChange>
              </w:rPr>
            </w:pPr>
          </w:p>
        </w:tc>
        <w:tc>
          <w:tcPr>
            <w:tcW w:w="3078" w:type="dxa"/>
            <w:shd w:val="clear" w:color="auto" w:fill="auto"/>
            <w:tcMar>
              <w:top w:w="113" w:type="dxa"/>
              <w:bottom w:w="113" w:type="dxa"/>
            </w:tcMar>
            <w:vAlign w:val="top"/>
          </w:tcPr>
          <w:p w14:paraId="753C41DB">
            <w:pPr>
              <w:rPr>
                <w:ins w:id="3797" w:author="薛媛媛（Grace）" w:date="2025-11-17T17:55:08Z"/>
                <w:rFonts w:hint="default" w:ascii="Arial" w:hAnsi="Arial" w:cs="Arial" w:eastAsiaTheme="minorEastAsia"/>
                <w:color w:val="auto"/>
                <w:sz w:val="20"/>
                <w:szCs w:val="20"/>
                <w:lang w:val="en-GB" w:eastAsia="zh-TW"/>
                <w:rPrChange w:id="3798" w:author="薛媛媛（Grace）" w:date="2025-11-18T13:55:39Z">
                  <w:rPr>
                    <w:ins w:id="3799" w:author="薛媛媛（Grace）" w:date="2025-11-17T17:55:08Z"/>
                    <w:rFonts w:hint="default" w:ascii="Arial" w:hAnsi="Arial" w:cs="Arial" w:eastAsiaTheme="minorEastAsia"/>
                    <w:color w:val="auto"/>
                    <w:sz w:val="22"/>
                    <w:szCs w:val="22"/>
                    <w:lang w:val="en-GB" w:eastAsia="zh-TW"/>
                  </w:rPr>
                </w:rPrChange>
              </w:rPr>
            </w:pPr>
            <w:ins w:id="3800" w:author="薛媛媛（Grace）" w:date="2025-11-17T17:55:08Z">
              <w:r>
                <w:rPr>
                  <w:rFonts w:hint="default" w:ascii="Arial" w:hAnsi="Arial" w:cs="Arial" w:eastAsiaTheme="minorEastAsia"/>
                  <w:color w:val="auto"/>
                  <w:sz w:val="20"/>
                  <w:szCs w:val="20"/>
                  <w:lang w:val="en-GB" w:eastAsia="zh-TW"/>
                  <w:rPrChange w:id="3801" w:author="薛媛媛（Grace）" w:date="2025-11-18T13:55:39Z">
                    <w:rPr>
                      <w:rFonts w:hint="default" w:ascii="Arial" w:hAnsi="Arial" w:cs="Arial" w:eastAsiaTheme="minorEastAsia"/>
                      <w:color w:val="auto"/>
                      <w:sz w:val="22"/>
                      <w:szCs w:val="22"/>
                      <w:lang w:val="en-GB" w:eastAsia="zh-TW"/>
                    </w:rPr>
                  </w:rPrChange>
                </w:rPr>
                <w:t>Design verification test report</w:t>
              </w:r>
            </w:ins>
          </w:p>
          <w:p w14:paraId="0AB9400B">
            <w:pPr>
              <w:rPr>
                <w:ins w:id="3803" w:author="薛媛媛（Grace）" w:date="2025-11-17T17:55:08Z"/>
                <w:rFonts w:hint="default" w:ascii="Arial" w:hAnsi="Arial" w:cs="Arial" w:eastAsiaTheme="minorEastAsia"/>
                <w:color w:val="auto"/>
                <w:sz w:val="20"/>
                <w:szCs w:val="20"/>
                <w:lang w:val="en-US" w:eastAsia="zh-CN"/>
                <w:rPrChange w:id="3804" w:author="薛媛媛（Grace）" w:date="2025-11-18T13:55:39Z">
                  <w:rPr>
                    <w:ins w:id="3805" w:author="薛媛媛（Grace）" w:date="2025-11-17T17:55:08Z"/>
                    <w:rFonts w:hint="eastAsia" w:cs="Arial" w:eastAsiaTheme="minorEastAsia"/>
                    <w:color w:val="auto"/>
                    <w:sz w:val="22"/>
                    <w:szCs w:val="22"/>
                    <w:lang w:val="en-US" w:eastAsia="zh-CN"/>
                  </w:rPr>
                </w:rPrChange>
              </w:rPr>
            </w:pPr>
          </w:p>
          <w:p w14:paraId="15CE43F5">
            <w:pPr>
              <w:rPr>
                <w:ins w:id="3806" w:author="薛媛媛（Grace）" w:date="2025-11-17T17:55:08Z"/>
                <w:rFonts w:hint="default" w:ascii="Arial" w:hAnsi="Arial" w:cs="Arial" w:eastAsiaTheme="minorEastAsia"/>
                <w:color w:val="auto"/>
                <w:sz w:val="20"/>
                <w:szCs w:val="20"/>
                <w:lang w:val="en-US" w:eastAsia="zh-CN"/>
                <w:rPrChange w:id="3807" w:author="薛媛媛（Grace）" w:date="2025-11-18T13:55:39Z">
                  <w:rPr>
                    <w:ins w:id="3808" w:author="薛媛媛（Grace）" w:date="2025-11-17T17:55:08Z"/>
                    <w:rFonts w:hint="default" w:cs="Arial" w:eastAsiaTheme="minorEastAsia"/>
                    <w:color w:val="auto"/>
                    <w:sz w:val="22"/>
                    <w:szCs w:val="22"/>
                    <w:lang w:val="en-US" w:eastAsia="zh-CN"/>
                  </w:rPr>
                </w:rPrChange>
              </w:rPr>
            </w:pPr>
          </w:p>
          <w:p w14:paraId="659595BF">
            <w:pPr>
              <w:rPr>
                <w:ins w:id="3809" w:author="薛媛媛（Grace）" w:date="2025-11-17T17:55:08Z"/>
                <w:rFonts w:hint="default" w:ascii="Arial" w:hAnsi="Arial" w:eastAsia="宋体" w:cs="Arial"/>
                <w:sz w:val="20"/>
                <w:szCs w:val="20"/>
                <w:lang w:val="en-GB" w:eastAsia="zh-CN" w:bidi="ar-SA"/>
                <w:rPrChange w:id="3810" w:author="薛媛媛（Grace）" w:date="2025-11-18T13:55:33Z">
                  <w:rPr>
                    <w:ins w:id="3811" w:author="薛媛媛（Grace）" w:date="2025-11-17T17:55:08Z"/>
                    <w:rFonts w:hint="default" w:ascii="Arial" w:hAnsi="Arial" w:eastAsia="宋体" w:cs="Arial"/>
                    <w:sz w:val="20"/>
                    <w:szCs w:val="20"/>
                    <w:lang w:val="en-GB" w:eastAsia="zh-CN" w:bidi="ar-SA"/>
                  </w:rPr>
                </w:rPrChange>
              </w:rPr>
            </w:pPr>
          </w:p>
        </w:tc>
        <w:tc>
          <w:tcPr>
            <w:tcW w:w="3078" w:type="dxa"/>
            <w:tcMar>
              <w:top w:w="113" w:type="dxa"/>
              <w:bottom w:w="113" w:type="dxa"/>
            </w:tcMar>
          </w:tcPr>
          <w:p w14:paraId="7DE3A13B">
            <w:pPr>
              <w:rPr>
                <w:rFonts w:ascii="Arial" w:hAnsi="Arial" w:cs="Arial"/>
                <w:sz w:val="20"/>
                <w:szCs w:val="20"/>
                <w:lang w:val="en-GB"/>
                <w:rPrChange w:id="3812" w:author="薛媛媛（Grace）" w:date="2025-11-18T13:55:33Z">
                  <w:rPr>
                    <w:sz w:val="20"/>
                    <w:szCs w:val="20"/>
                    <w:lang w:val="en-GB"/>
                  </w:rPr>
                </w:rPrChange>
              </w:rPr>
            </w:pPr>
          </w:p>
        </w:tc>
      </w:tr>
      <w:tr w14:paraId="1D26B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75164A0F">
            <w:pPr>
              <w:tabs>
                <w:tab w:val="left" w:pos="595"/>
              </w:tabs>
              <w:spacing w:before="120" w:line="240" w:lineRule="auto"/>
              <w:rPr>
                <w:rFonts w:ascii="Arial" w:hAnsi="Arial" w:cs="Arial"/>
                <w:sz w:val="20"/>
                <w:szCs w:val="20"/>
                <w:lang w:val="en-GB"/>
                <w:rPrChange w:id="3813" w:author="薛媛媛（Grace）" w:date="2025-11-18T13:55:33Z">
                  <w:rPr>
                    <w:sz w:val="20"/>
                    <w:szCs w:val="20"/>
                    <w:lang w:val="en-GB"/>
                  </w:rPr>
                </w:rPrChange>
              </w:rPr>
            </w:pPr>
            <w:r>
              <w:rPr>
                <w:rFonts w:ascii="Arial" w:hAnsi="Arial" w:cs="Arial"/>
                <w:sz w:val="20"/>
                <w:szCs w:val="20"/>
                <w:lang w:val="en-GB"/>
                <w:rPrChange w:id="3814" w:author="薛媛媛（Grace）" w:date="2025-11-18T13:55:33Z">
                  <w:rPr>
                    <w:sz w:val="20"/>
                    <w:szCs w:val="20"/>
                    <w:lang w:val="en-GB"/>
                  </w:rPr>
                </w:rPrChange>
              </w:rPr>
              <w:t>14.7.</w:t>
            </w:r>
            <w:r>
              <w:rPr>
                <w:rFonts w:ascii="Arial" w:hAnsi="Arial" w:cs="Arial"/>
                <w:sz w:val="20"/>
                <w:szCs w:val="20"/>
                <w:lang w:val="en-GB"/>
                <w:rPrChange w:id="3815" w:author="薛媛媛（Grace）" w:date="2025-11-18T13:55:33Z">
                  <w:rPr>
                    <w:sz w:val="20"/>
                    <w:szCs w:val="20"/>
                    <w:lang w:val="en-GB"/>
                  </w:rPr>
                </w:rPrChange>
              </w:rPr>
              <w:tab/>
            </w:r>
            <w:r>
              <w:rPr>
                <w:rFonts w:ascii="Arial" w:hAnsi="Arial" w:cs="Arial"/>
                <w:sz w:val="20"/>
                <w:szCs w:val="20"/>
                <w:lang w:val="en-GB"/>
                <w:rPrChange w:id="3816" w:author="薛媛媛（Grace）" w:date="2025-11-18T13:55:33Z">
                  <w:rPr>
                    <w:sz w:val="20"/>
                    <w:szCs w:val="20"/>
                    <w:lang w:val="en-GB"/>
                  </w:rPr>
                </w:rPrChange>
              </w:rPr>
              <w:t>Devices shall be designed and manufactured in such a way as to facilitate their safe disposal and the safe disposal of related waste substances by the user, patient or other person. To that end, manufacturers shall identify and test procedures and measures as a result of which their devices can be safely disposed after use. Such procedures shall be described in the instructions for use.</w:t>
            </w:r>
          </w:p>
        </w:tc>
        <w:tc>
          <w:tcPr>
            <w:tcW w:w="1198" w:type="dxa"/>
            <w:shd w:val="clear" w:color="auto" w:fill="auto"/>
            <w:tcMar>
              <w:top w:w="113" w:type="dxa"/>
              <w:bottom w:w="113" w:type="dxa"/>
            </w:tcMar>
            <w:vAlign w:val="top"/>
          </w:tcPr>
          <w:p w14:paraId="0C1C5F67">
            <w:pPr>
              <w:rPr>
                <w:ins w:id="3817" w:author="薛媛媛（Grace）" w:date="2025-11-17T17:55:39Z"/>
                <w:rFonts w:hint="default" w:ascii="Arial" w:hAnsi="Arial" w:cs="Arial" w:eastAsiaTheme="minorHAnsi"/>
                <w:sz w:val="20"/>
                <w:szCs w:val="20"/>
                <w:lang w:val="en-GB" w:eastAsia="zh-CN" w:bidi="ar-SA"/>
                <w:rPrChange w:id="3818" w:author="薛媛媛（Grace）" w:date="2025-11-18T13:55:39Z">
                  <w:rPr>
                    <w:ins w:id="3819" w:author="薛媛媛（Grace）" w:date="2025-11-17T17:55:39Z"/>
                    <w:rFonts w:hint="eastAsia" w:ascii="Arial" w:hAnsi="Arial" w:cs="Arial" w:eastAsiaTheme="minorHAnsi"/>
                    <w:sz w:val="22"/>
                    <w:szCs w:val="22"/>
                    <w:lang w:val="en-GB" w:eastAsia="zh-CN" w:bidi="ar-SA"/>
                  </w:rPr>
                </w:rPrChange>
              </w:rPr>
            </w:pPr>
            <w:ins w:id="3820" w:author="薛媛媛（Grace）" w:date="2025-11-17T17:55:39Z">
              <w:r>
                <w:rPr>
                  <w:rFonts w:hint="default" w:ascii="Arial" w:hAnsi="Arial" w:cs="Arial" w:eastAsiaTheme="minorHAnsi"/>
                  <w:sz w:val="20"/>
                  <w:szCs w:val="20"/>
                  <w:lang w:val="en-GB" w:eastAsia="zh-CN"/>
                  <w:rPrChange w:id="3821"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3D21B05C">
            <w:pPr>
              <w:rPr>
                <w:ins w:id="3823" w:author="薛媛媛（Grace）" w:date="2025-11-17T17:55:39Z"/>
                <w:rFonts w:hint="default" w:ascii="Arial" w:hAnsi="Arial" w:cs="Arial"/>
                <w:sz w:val="20"/>
                <w:szCs w:val="20"/>
                <w:lang w:val="en-GB" w:eastAsia="zh-CN"/>
                <w:rPrChange w:id="3824" w:author="薛媛媛（Grace）" w:date="2025-11-18T13:55:39Z">
                  <w:rPr>
                    <w:ins w:id="3825" w:author="薛媛媛（Grace）" w:date="2025-11-17T17:55:39Z"/>
                    <w:rFonts w:hint="eastAsia" w:ascii="Arial" w:hAnsi="Arial" w:cs="Arial"/>
                    <w:sz w:val="22"/>
                    <w:szCs w:val="22"/>
                    <w:lang w:val="en-GB" w:eastAsia="zh-CN"/>
                  </w:rPr>
                </w:rPrChange>
              </w:rPr>
            </w:pPr>
            <w:ins w:id="3826" w:author="薛媛媛（Grace）" w:date="2025-11-17T17:55:39Z">
              <w:r>
                <w:rPr>
                  <w:rFonts w:hint="default" w:ascii="Arial" w:hAnsi="Arial" w:cs="Arial"/>
                  <w:sz w:val="20"/>
                  <w:szCs w:val="20"/>
                  <w:lang w:val="en-GB" w:eastAsia="zh-CN"/>
                  <w:rPrChange w:id="3827" w:author="薛媛媛（Grace）" w:date="2025-11-18T13:55:39Z">
                    <w:rPr>
                      <w:rFonts w:hint="eastAsia" w:ascii="Arial" w:hAnsi="Arial" w:cs="Arial"/>
                      <w:sz w:val="22"/>
                      <w:szCs w:val="22"/>
                      <w:lang w:val="en-GB" w:eastAsia="zh-CN"/>
                    </w:rPr>
                  </w:rPrChange>
                </w:rPr>
                <w:t>EN ISO 15223-1</w:t>
              </w:r>
            </w:ins>
          </w:p>
          <w:p w14:paraId="37A452B6">
            <w:pPr>
              <w:rPr>
                <w:ins w:id="3829" w:author="薛媛媛（Grace）" w:date="2025-11-17T17:55:39Z"/>
                <w:rFonts w:hint="default" w:ascii="Arial" w:hAnsi="Arial" w:cs="Arial"/>
                <w:sz w:val="20"/>
                <w:szCs w:val="20"/>
                <w:lang w:val="en-GB" w:eastAsia="zh-CN"/>
                <w:rPrChange w:id="3830" w:author="薛媛媛（Grace）" w:date="2025-11-18T13:55:39Z">
                  <w:rPr>
                    <w:ins w:id="3831" w:author="薛媛媛（Grace）" w:date="2025-11-17T17:55:39Z"/>
                    <w:rFonts w:hint="eastAsia" w:ascii="Arial" w:hAnsi="Arial" w:cs="Arial"/>
                    <w:sz w:val="22"/>
                    <w:szCs w:val="22"/>
                    <w:lang w:val="en-GB" w:eastAsia="zh-CN"/>
                  </w:rPr>
                </w:rPrChange>
              </w:rPr>
            </w:pPr>
            <w:ins w:id="3832" w:author="薛媛媛（Grace）" w:date="2025-11-17T17:55:39Z">
              <w:r>
                <w:rPr>
                  <w:rFonts w:hint="default" w:ascii="Arial" w:hAnsi="Arial" w:cs="Arial"/>
                  <w:sz w:val="20"/>
                  <w:szCs w:val="20"/>
                  <w:lang w:val="en-GB" w:eastAsia="zh-CN"/>
                  <w:rPrChange w:id="3833" w:author="薛媛媛（Grace）" w:date="2025-11-18T13:55:39Z">
                    <w:rPr>
                      <w:rFonts w:hint="eastAsia" w:ascii="Arial" w:hAnsi="Arial" w:cs="Arial"/>
                      <w:sz w:val="22"/>
                      <w:szCs w:val="22"/>
                      <w:lang w:val="en-GB" w:eastAsia="zh-CN"/>
                    </w:rPr>
                  </w:rPrChange>
                </w:rPr>
                <w:t>EN ISO 20417</w:t>
              </w:r>
            </w:ins>
          </w:p>
          <w:p w14:paraId="3C41A956">
            <w:pPr>
              <w:rPr>
                <w:ins w:id="3835" w:author="薛媛媛（Grace）" w:date="2025-11-17T17:55:39Z"/>
                <w:rFonts w:hint="default" w:ascii="Arial" w:hAnsi="Arial" w:cs="Arial" w:eastAsiaTheme="minorHAnsi"/>
                <w:sz w:val="20"/>
                <w:szCs w:val="20"/>
                <w:lang w:val="en-GB" w:eastAsia="zh-CN" w:bidi="ar-SA"/>
                <w:rPrChange w:id="3836" w:author="薛媛媛（Grace）" w:date="2025-11-18T13:55:39Z">
                  <w:rPr>
                    <w:ins w:id="3837" w:author="薛媛媛（Grace）" w:date="2025-11-17T17:55:39Z"/>
                    <w:rFonts w:hint="eastAsia" w:ascii="Arial" w:hAnsi="Arial" w:cs="Arial" w:eastAsiaTheme="minorHAnsi"/>
                    <w:sz w:val="22"/>
                    <w:szCs w:val="22"/>
                    <w:lang w:val="en-GB" w:eastAsia="zh-CN" w:bidi="ar-SA"/>
                  </w:rPr>
                </w:rPrChange>
              </w:rPr>
            </w:pPr>
          </w:p>
        </w:tc>
        <w:tc>
          <w:tcPr>
            <w:tcW w:w="3078" w:type="dxa"/>
            <w:shd w:val="clear" w:color="auto" w:fill="auto"/>
            <w:tcMar>
              <w:top w:w="113" w:type="dxa"/>
              <w:bottom w:w="113" w:type="dxa"/>
            </w:tcMar>
            <w:vAlign w:val="top"/>
          </w:tcPr>
          <w:p w14:paraId="432FA9D5">
            <w:pPr>
              <w:rPr>
                <w:ins w:id="3838" w:author="薛媛媛（Grace）" w:date="2025-11-17T17:55:39Z"/>
                <w:rFonts w:hint="default" w:ascii="Arial" w:hAnsi="Arial" w:cs="Arial" w:eastAsiaTheme="minorHAnsi"/>
                <w:sz w:val="20"/>
                <w:szCs w:val="20"/>
                <w:lang w:val="en-GB" w:eastAsia="zh-CN"/>
                <w:rPrChange w:id="3839" w:author="薛媛媛（Grace）" w:date="2025-11-18T13:55:39Z">
                  <w:rPr>
                    <w:ins w:id="3840" w:author="薛媛媛（Grace）" w:date="2025-11-17T17:55:39Z"/>
                    <w:rFonts w:hint="eastAsia" w:ascii="Arial" w:hAnsi="Arial" w:cs="Arial" w:eastAsiaTheme="minorHAnsi"/>
                    <w:sz w:val="22"/>
                    <w:szCs w:val="22"/>
                    <w:lang w:val="en-GB" w:eastAsia="zh-CN"/>
                  </w:rPr>
                </w:rPrChange>
              </w:rPr>
            </w:pPr>
            <w:ins w:id="3841" w:author="薛媛媛（Grace）" w:date="2025-11-17T17:55:39Z">
              <w:r>
                <w:rPr>
                  <w:rFonts w:hint="default" w:ascii="Arial" w:hAnsi="Arial" w:cs="Arial" w:eastAsiaTheme="minorHAnsi"/>
                  <w:sz w:val="20"/>
                  <w:szCs w:val="20"/>
                  <w:lang w:val="en-GB" w:eastAsia="zh-CN"/>
                  <w:rPrChange w:id="3842" w:author="薛媛媛（Grace）" w:date="2025-11-18T13:55:39Z">
                    <w:rPr>
                      <w:rFonts w:hint="eastAsia" w:ascii="Arial" w:hAnsi="Arial" w:cs="Arial" w:eastAsiaTheme="minorHAnsi"/>
                      <w:sz w:val="22"/>
                      <w:szCs w:val="22"/>
                      <w:lang w:val="en-GB" w:eastAsia="zh-CN"/>
                    </w:rPr>
                  </w:rPrChange>
                </w:rPr>
                <w:t xml:space="preserve">Label </w:t>
              </w:r>
            </w:ins>
          </w:p>
          <w:p w14:paraId="35105394">
            <w:pPr>
              <w:rPr>
                <w:ins w:id="3844" w:author="薛媛媛（Grace）" w:date="2025-11-17T17:55:39Z"/>
                <w:rFonts w:hint="default" w:ascii="Arial" w:hAnsi="Arial" w:cs="Arial" w:eastAsiaTheme="minorEastAsia"/>
                <w:color w:val="auto"/>
                <w:sz w:val="20"/>
                <w:szCs w:val="20"/>
                <w:lang w:val="en-US" w:eastAsia="zh-CN"/>
                <w:rPrChange w:id="3845" w:author="薛媛媛（Grace）" w:date="2025-11-18T13:55:39Z">
                  <w:rPr>
                    <w:ins w:id="3846" w:author="薛媛媛（Grace）" w:date="2025-11-17T17:55:39Z"/>
                    <w:rFonts w:hint="default" w:cs="Arial" w:eastAsiaTheme="minorEastAsia"/>
                    <w:color w:val="auto"/>
                    <w:sz w:val="22"/>
                    <w:szCs w:val="22"/>
                    <w:lang w:val="en-US" w:eastAsia="zh-CN"/>
                  </w:rPr>
                </w:rPrChange>
              </w:rPr>
            </w:pPr>
          </w:p>
          <w:p w14:paraId="7A799335">
            <w:pPr>
              <w:rPr>
                <w:ins w:id="3847" w:author="薛媛媛（Grace）" w:date="2025-11-17T17:55:39Z"/>
                <w:rFonts w:hint="default" w:ascii="Arial" w:hAnsi="Arial" w:eastAsia="宋体" w:cs="Arial"/>
                <w:sz w:val="20"/>
                <w:szCs w:val="20"/>
                <w:lang w:val="en-GB" w:eastAsia="zh-CN" w:bidi="ar-SA"/>
                <w:rPrChange w:id="3848" w:author="薛媛媛（Grace）" w:date="2025-11-18T13:55:33Z">
                  <w:rPr>
                    <w:ins w:id="3849" w:author="薛媛媛（Grace）" w:date="2025-11-17T17:55:39Z"/>
                    <w:rFonts w:hint="default" w:ascii="Arial" w:hAnsi="Arial" w:eastAsia="宋体" w:cs="Arial"/>
                    <w:sz w:val="20"/>
                    <w:szCs w:val="20"/>
                    <w:lang w:val="en-GB" w:eastAsia="zh-CN" w:bidi="ar-SA"/>
                  </w:rPr>
                </w:rPrChange>
              </w:rPr>
            </w:pPr>
          </w:p>
        </w:tc>
        <w:tc>
          <w:tcPr>
            <w:tcW w:w="3078" w:type="dxa"/>
            <w:tcMar>
              <w:top w:w="113" w:type="dxa"/>
              <w:bottom w:w="113" w:type="dxa"/>
            </w:tcMar>
          </w:tcPr>
          <w:p w14:paraId="0AE3B874">
            <w:pPr>
              <w:rPr>
                <w:rFonts w:ascii="Arial" w:hAnsi="Arial" w:cs="Arial"/>
                <w:sz w:val="20"/>
                <w:szCs w:val="20"/>
                <w:lang w:val="en-GB"/>
                <w:rPrChange w:id="3850" w:author="薛媛媛（Grace）" w:date="2025-11-18T13:55:33Z">
                  <w:rPr>
                    <w:sz w:val="20"/>
                    <w:szCs w:val="20"/>
                    <w:lang w:val="en-GB"/>
                  </w:rPr>
                </w:rPrChange>
              </w:rPr>
            </w:pPr>
          </w:p>
        </w:tc>
      </w:tr>
      <w:tr w14:paraId="18AE5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2804F4F8">
            <w:pPr>
              <w:tabs>
                <w:tab w:val="left" w:pos="595"/>
              </w:tabs>
              <w:spacing w:before="120" w:line="240" w:lineRule="auto"/>
              <w:rPr>
                <w:rFonts w:ascii="Arial" w:hAnsi="Arial" w:cs="Arial"/>
                <w:b/>
                <w:sz w:val="20"/>
                <w:szCs w:val="20"/>
                <w:lang w:val="en-GB"/>
                <w:rPrChange w:id="3851" w:author="薛媛媛（Grace）" w:date="2025-11-18T13:55:33Z">
                  <w:rPr>
                    <w:b/>
                    <w:sz w:val="20"/>
                    <w:szCs w:val="20"/>
                    <w:lang w:val="en-GB"/>
                  </w:rPr>
                </w:rPrChange>
              </w:rPr>
            </w:pPr>
            <w:r>
              <w:rPr>
                <w:rFonts w:ascii="Arial" w:hAnsi="Arial" w:cs="Arial"/>
                <w:b/>
                <w:sz w:val="20"/>
                <w:szCs w:val="20"/>
                <w:lang w:val="en-GB"/>
                <w:rPrChange w:id="3852" w:author="薛媛媛（Grace）" w:date="2025-11-18T13:55:33Z">
                  <w:rPr>
                    <w:b/>
                    <w:sz w:val="20"/>
                    <w:szCs w:val="20"/>
                    <w:lang w:val="en-GB"/>
                  </w:rPr>
                </w:rPrChange>
              </w:rPr>
              <w:t>15.</w:t>
            </w:r>
            <w:r>
              <w:rPr>
                <w:rFonts w:ascii="Arial" w:hAnsi="Arial" w:cs="Arial"/>
                <w:b/>
                <w:sz w:val="20"/>
                <w:szCs w:val="20"/>
                <w:lang w:val="en-GB"/>
                <w:rPrChange w:id="3853" w:author="薛媛媛（Grace）" w:date="2025-11-18T13:55:33Z">
                  <w:rPr>
                    <w:b/>
                    <w:sz w:val="20"/>
                    <w:szCs w:val="20"/>
                    <w:lang w:val="en-GB"/>
                  </w:rPr>
                </w:rPrChange>
              </w:rPr>
              <w:tab/>
            </w:r>
            <w:r>
              <w:rPr>
                <w:rFonts w:ascii="Arial" w:hAnsi="Arial" w:cs="Arial"/>
                <w:b/>
                <w:sz w:val="20"/>
                <w:szCs w:val="20"/>
                <w:lang w:val="en-GB"/>
                <w:rPrChange w:id="3854" w:author="薛媛媛（Grace）" w:date="2025-11-18T13:55:33Z">
                  <w:rPr>
                    <w:b/>
                    <w:sz w:val="20"/>
                    <w:szCs w:val="20"/>
                    <w:lang w:val="en-GB"/>
                  </w:rPr>
                </w:rPrChange>
              </w:rPr>
              <w:t>Devices with a diagnostic or measuring function</w:t>
            </w:r>
          </w:p>
        </w:tc>
        <w:tc>
          <w:tcPr>
            <w:tcW w:w="1198" w:type="dxa"/>
            <w:tcMar>
              <w:top w:w="113" w:type="dxa"/>
              <w:bottom w:w="113" w:type="dxa"/>
            </w:tcMar>
          </w:tcPr>
          <w:p w14:paraId="6A98AFC9">
            <w:pPr>
              <w:rPr>
                <w:rFonts w:ascii="Arial" w:hAnsi="Arial" w:cs="Arial"/>
                <w:sz w:val="20"/>
                <w:szCs w:val="20"/>
                <w:lang w:val="en-GB"/>
                <w:rPrChange w:id="3855" w:author="薛媛媛（Grace）" w:date="2025-11-18T13:55:33Z">
                  <w:rPr>
                    <w:sz w:val="20"/>
                    <w:szCs w:val="20"/>
                    <w:lang w:val="en-GB"/>
                  </w:rPr>
                </w:rPrChange>
              </w:rPr>
            </w:pPr>
          </w:p>
        </w:tc>
        <w:tc>
          <w:tcPr>
            <w:tcW w:w="3078" w:type="dxa"/>
            <w:tcMar>
              <w:top w:w="113" w:type="dxa"/>
              <w:bottom w:w="113" w:type="dxa"/>
            </w:tcMar>
          </w:tcPr>
          <w:p w14:paraId="76B14F00">
            <w:pPr>
              <w:rPr>
                <w:rFonts w:ascii="Arial" w:hAnsi="Arial" w:cs="Arial"/>
                <w:sz w:val="20"/>
                <w:szCs w:val="20"/>
                <w:lang w:val="en-GB"/>
                <w:rPrChange w:id="3856" w:author="薛媛媛（Grace）" w:date="2025-11-18T13:55:33Z">
                  <w:rPr>
                    <w:sz w:val="20"/>
                    <w:szCs w:val="20"/>
                    <w:lang w:val="en-GB"/>
                  </w:rPr>
                </w:rPrChange>
              </w:rPr>
            </w:pPr>
          </w:p>
        </w:tc>
        <w:tc>
          <w:tcPr>
            <w:tcW w:w="3078" w:type="dxa"/>
            <w:tcMar>
              <w:top w:w="113" w:type="dxa"/>
              <w:bottom w:w="113" w:type="dxa"/>
            </w:tcMar>
          </w:tcPr>
          <w:p w14:paraId="31BF9A8D">
            <w:pPr>
              <w:rPr>
                <w:rFonts w:ascii="Arial" w:hAnsi="Arial" w:cs="Arial"/>
                <w:sz w:val="20"/>
                <w:szCs w:val="20"/>
                <w:lang w:val="en-GB"/>
                <w:rPrChange w:id="3857" w:author="薛媛媛（Grace）" w:date="2025-11-18T13:55:33Z">
                  <w:rPr>
                    <w:sz w:val="20"/>
                    <w:szCs w:val="20"/>
                    <w:lang w:val="en-GB"/>
                  </w:rPr>
                </w:rPrChange>
              </w:rPr>
            </w:pPr>
          </w:p>
        </w:tc>
        <w:tc>
          <w:tcPr>
            <w:tcW w:w="3078" w:type="dxa"/>
            <w:tcMar>
              <w:top w:w="113" w:type="dxa"/>
              <w:bottom w:w="113" w:type="dxa"/>
            </w:tcMar>
          </w:tcPr>
          <w:p w14:paraId="5F6ADFCA">
            <w:pPr>
              <w:rPr>
                <w:rFonts w:ascii="Arial" w:hAnsi="Arial" w:cs="Arial"/>
                <w:sz w:val="20"/>
                <w:szCs w:val="20"/>
                <w:lang w:val="en-GB"/>
                <w:rPrChange w:id="3858" w:author="薛媛媛（Grace）" w:date="2025-11-18T13:55:33Z">
                  <w:rPr>
                    <w:sz w:val="20"/>
                    <w:szCs w:val="20"/>
                    <w:lang w:val="en-GB"/>
                  </w:rPr>
                </w:rPrChange>
              </w:rPr>
            </w:pPr>
          </w:p>
        </w:tc>
      </w:tr>
      <w:tr w14:paraId="489D1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734AE423">
            <w:pPr>
              <w:tabs>
                <w:tab w:val="left" w:pos="595"/>
              </w:tabs>
              <w:spacing w:before="120" w:line="240" w:lineRule="auto"/>
              <w:rPr>
                <w:rFonts w:ascii="Arial" w:hAnsi="Arial" w:cs="Arial"/>
                <w:sz w:val="20"/>
                <w:szCs w:val="20"/>
                <w:lang w:val="en-GB"/>
                <w:rPrChange w:id="3859" w:author="薛媛媛（Grace）" w:date="2025-11-18T13:55:33Z">
                  <w:rPr>
                    <w:sz w:val="20"/>
                    <w:szCs w:val="20"/>
                    <w:lang w:val="en-GB"/>
                  </w:rPr>
                </w:rPrChange>
              </w:rPr>
            </w:pPr>
            <w:r>
              <w:rPr>
                <w:rFonts w:ascii="Arial" w:hAnsi="Arial" w:cs="Arial"/>
                <w:sz w:val="20"/>
                <w:szCs w:val="20"/>
                <w:lang w:val="en-GB"/>
                <w:rPrChange w:id="3860" w:author="薛媛媛（Grace）" w:date="2025-11-18T13:55:33Z">
                  <w:rPr>
                    <w:sz w:val="20"/>
                    <w:szCs w:val="20"/>
                    <w:lang w:val="en-GB"/>
                  </w:rPr>
                </w:rPrChange>
              </w:rPr>
              <w:t>15.1.</w:t>
            </w:r>
            <w:r>
              <w:rPr>
                <w:rFonts w:ascii="Arial" w:hAnsi="Arial" w:cs="Arial"/>
                <w:sz w:val="20"/>
                <w:szCs w:val="20"/>
                <w:lang w:val="en-GB"/>
                <w:rPrChange w:id="3861" w:author="薛媛媛（Grace）" w:date="2025-11-18T13:55:33Z">
                  <w:rPr>
                    <w:sz w:val="20"/>
                    <w:szCs w:val="20"/>
                    <w:lang w:val="en-GB"/>
                  </w:rPr>
                </w:rPrChange>
              </w:rPr>
              <w:tab/>
            </w:r>
            <w:r>
              <w:rPr>
                <w:rFonts w:ascii="Arial" w:hAnsi="Arial" w:cs="Arial"/>
                <w:sz w:val="20"/>
                <w:szCs w:val="20"/>
                <w:lang w:val="en-GB"/>
                <w:rPrChange w:id="3862" w:author="薛媛媛（Grace）" w:date="2025-11-18T13:55:33Z">
                  <w:rPr>
                    <w:sz w:val="20"/>
                    <w:szCs w:val="20"/>
                    <w:lang w:val="en-GB"/>
                  </w:rPr>
                </w:rPrChange>
              </w:rPr>
              <w:t>Diagnostic devices and devices with a measuring function, shall be designed and manufactured in such a way as to provide sufficient accuracy, precision and stability for their intended purpose, based on appropriate scientific and technical methods. The limits of accuracy shall be indicated by the manufacturer.</w:t>
            </w:r>
          </w:p>
        </w:tc>
        <w:tc>
          <w:tcPr>
            <w:tcW w:w="1198" w:type="dxa"/>
            <w:tcMar>
              <w:top w:w="113" w:type="dxa"/>
              <w:bottom w:w="113" w:type="dxa"/>
            </w:tcMar>
          </w:tcPr>
          <w:p w14:paraId="05DC1EA8">
            <w:pPr>
              <w:rPr>
                <w:ins w:id="3863" w:author="薛媛媛（Grace）" w:date="2025-11-17T17:58:34Z"/>
                <w:rFonts w:hint="default" w:ascii="Arial" w:hAnsi="Arial" w:eastAsia="宋体" w:cs="Arial"/>
                <w:sz w:val="20"/>
                <w:szCs w:val="20"/>
                <w:lang w:val="en-US" w:eastAsia="zh-CN"/>
                <w:rPrChange w:id="3864" w:author="薛媛媛（Grace）" w:date="2025-11-18T13:55:33Z">
                  <w:rPr>
                    <w:ins w:id="3865" w:author="薛媛媛（Grace）" w:date="2025-11-17T17:58:34Z"/>
                    <w:rFonts w:hint="eastAsia" w:eastAsia="宋体"/>
                    <w:sz w:val="20"/>
                    <w:szCs w:val="20"/>
                    <w:lang w:val="en-US" w:eastAsia="zh-CN"/>
                  </w:rPr>
                </w:rPrChange>
              </w:rPr>
            </w:pPr>
            <w:ins w:id="3866" w:author="薛媛媛（Grace）" w:date="2025-11-17T17:58:33Z">
              <w:r>
                <w:rPr>
                  <w:rFonts w:hint="default" w:ascii="Arial" w:hAnsi="Arial" w:eastAsia="宋体" w:cs="Arial"/>
                  <w:sz w:val="20"/>
                  <w:szCs w:val="20"/>
                  <w:lang w:val="en-US" w:eastAsia="zh-CN"/>
                  <w:rPrChange w:id="3867" w:author="薛媛媛（Grace）" w:date="2025-11-18T13:55:33Z">
                    <w:rPr>
                      <w:rFonts w:hint="eastAsia" w:eastAsia="宋体"/>
                      <w:sz w:val="20"/>
                      <w:szCs w:val="20"/>
                      <w:lang w:val="en-US" w:eastAsia="zh-CN"/>
                    </w:rPr>
                  </w:rPrChange>
                </w:rPr>
                <w:t>N</w:t>
              </w:r>
            </w:ins>
            <w:ins w:id="3869" w:author="薛媛媛（Grace）" w:date="2025-11-17T17:58:34Z">
              <w:r>
                <w:rPr>
                  <w:rFonts w:hint="default" w:ascii="Arial" w:hAnsi="Arial" w:eastAsia="宋体" w:cs="Arial"/>
                  <w:sz w:val="20"/>
                  <w:szCs w:val="20"/>
                  <w:lang w:val="en-US" w:eastAsia="zh-CN"/>
                  <w:rPrChange w:id="3870" w:author="薛媛媛（Grace）" w:date="2025-11-18T13:55:33Z">
                    <w:rPr>
                      <w:rFonts w:hint="eastAsia" w:eastAsia="宋体"/>
                      <w:sz w:val="20"/>
                      <w:szCs w:val="20"/>
                      <w:lang w:val="en-US" w:eastAsia="zh-CN"/>
                    </w:rPr>
                  </w:rPrChange>
                </w:rPr>
                <w:t>o</w:t>
              </w:r>
            </w:ins>
          </w:p>
          <w:p w14:paraId="4A799F8C">
            <w:pPr>
              <w:rPr>
                <w:rFonts w:hint="default" w:ascii="Arial" w:hAnsi="Arial" w:eastAsia="宋体" w:cs="Arial"/>
                <w:sz w:val="20"/>
                <w:szCs w:val="20"/>
                <w:lang w:val="en-US" w:eastAsia="zh-CN"/>
                <w:rPrChange w:id="3872" w:author="薛媛媛（Grace）" w:date="2025-11-18T13:55:33Z">
                  <w:rPr>
                    <w:rFonts w:hint="default" w:eastAsia="宋体"/>
                    <w:sz w:val="20"/>
                    <w:szCs w:val="20"/>
                    <w:lang w:val="en-US" w:eastAsia="zh-CN"/>
                  </w:rPr>
                </w:rPrChange>
              </w:rPr>
            </w:pPr>
          </w:p>
        </w:tc>
        <w:tc>
          <w:tcPr>
            <w:tcW w:w="3078" w:type="dxa"/>
            <w:tcMar>
              <w:top w:w="113" w:type="dxa"/>
              <w:bottom w:w="113" w:type="dxa"/>
            </w:tcMar>
          </w:tcPr>
          <w:p w14:paraId="77958F57">
            <w:pPr>
              <w:rPr>
                <w:rFonts w:ascii="Arial" w:hAnsi="Arial" w:cs="Arial"/>
                <w:sz w:val="20"/>
                <w:szCs w:val="20"/>
                <w:lang w:val="en-GB"/>
                <w:rPrChange w:id="3873" w:author="薛媛媛（Grace）" w:date="2025-11-18T13:55:33Z">
                  <w:rPr>
                    <w:sz w:val="20"/>
                    <w:szCs w:val="20"/>
                    <w:lang w:val="en-GB"/>
                  </w:rPr>
                </w:rPrChange>
              </w:rPr>
            </w:pPr>
          </w:p>
        </w:tc>
        <w:tc>
          <w:tcPr>
            <w:tcW w:w="3078" w:type="dxa"/>
            <w:tcMar>
              <w:top w:w="113" w:type="dxa"/>
              <w:bottom w:w="113" w:type="dxa"/>
            </w:tcMar>
          </w:tcPr>
          <w:p w14:paraId="067CFD0A">
            <w:pPr>
              <w:rPr>
                <w:rFonts w:ascii="Arial" w:hAnsi="Arial" w:cs="Arial"/>
                <w:sz w:val="20"/>
                <w:szCs w:val="20"/>
                <w:lang w:val="en-GB"/>
                <w:rPrChange w:id="3874" w:author="薛媛媛（Grace）" w:date="2025-11-18T13:55:33Z">
                  <w:rPr>
                    <w:sz w:val="20"/>
                    <w:szCs w:val="20"/>
                    <w:lang w:val="en-GB"/>
                  </w:rPr>
                </w:rPrChange>
              </w:rPr>
            </w:pPr>
          </w:p>
        </w:tc>
        <w:tc>
          <w:tcPr>
            <w:tcW w:w="3078" w:type="dxa"/>
            <w:tcMar>
              <w:top w:w="113" w:type="dxa"/>
              <w:bottom w:w="113" w:type="dxa"/>
            </w:tcMar>
          </w:tcPr>
          <w:p w14:paraId="57D53702">
            <w:pPr>
              <w:rPr>
                <w:rFonts w:ascii="Arial" w:hAnsi="Arial" w:cs="Arial"/>
                <w:sz w:val="20"/>
                <w:szCs w:val="20"/>
                <w:lang w:val="en-GB"/>
                <w:rPrChange w:id="3875" w:author="薛媛媛（Grace）" w:date="2025-11-18T13:55:33Z">
                  <w:rPr>
                    <w:sz w:val="20"/>
                    <w:szCs w:val="20"/>
                    <w:lang w:val="en-GB"/>
                  </w:rPr>
                </w:rPrChange>
              </w:rPr>
            </w:pPr>
            <w:ins w:id="3876" w:author="薛媛媛（Grace）" w:date="2025-11-17T17:56:43Z">
              <w:r>
                <w:rPr>
                  <w:rFonts w:hint="default" w:ascii="Arial" w:hAnsi="Arial" w:cs="Arial"/>
                  <w:sz w:val="20"/>
                  <w:szCs w:val="20"/>
                  <w:lang w:val="en-GB"/>
                  <w:rPrChange w:id="3877" w:author="薛媛媛（Grace）" w:date="2025-11-18T13:55:39Z">
                    <w:rPr>
                      <w:rFonts w:hint="eastAsia"/>
                      <w:sz w:val="22"/>
                      <w:szCs w:val="22"/>
                      <w:lang w:val="en-GB"/>
                    </w:rPr>
                  </w:rPrChange>
                </w:rPr>
                <w:t>The product does not</w:t>
              </w:r>
            </w:ins>
            <w:ins w:id="3879" w:author="薛媛媛（Grace）" w:date="2025-11-17T17:57:13Z">
              <w:r>
                <w:rPr>
                  <w:rFonts w:hint="default" w:ascii="Arial" w:hAnsi="Arial" w:cs="Arial" w:eastAsiaTheme="minorHAnsi"/>
                  <w:sz w:val="20"/>
                  <w:szCs w:val="20"/>
                  <w:lang w:val="en-GB" w:eastAsia="zh-CN"/>
                  <w:rPrChange w:id="3880" w:author="薛媛媛（Grace）" w:date="2025-11-18T13:55:39Z">
                    <w:rPr>
                      <w:rFonts w:hint="eastAsia" w:eastAsiaTheme="minorHAnsi"/>
                      <w:sz w:val="22"/>
                      <w:szCs w:val="22"/>
                      <w:lang w:val="en-GB" w:eastAsia="zh-CN"/>
                    </w:rPr>
                  </w:rPrChange>
                </w:rPr>
                <w:t xml:space="preserve"> </w:t>
              </w:r>
            </w:ins>
            <w:ins w:id="3882" w:author="薛媛媛（Grace）" w:date="2025-11-17T17:57:15Z">
              <w:r>
                <w:rPr>
                  <w:rFonts w:hint="default" w:ascii="Arial" w:hAnsi="Arial" w:cs="Arial" w:eastAsiaTheme="minorHAnsi"/>
                  <w:sz w:val="20"/>
                  <w:szCs w:val="20"/>
                  <w:lang w:val="en-GB" w:eastAsia="zh-CN"/>
                  <w:rPrChange w:id="3883" w:author="薛媛媛（Grace）" w:date="2025-11-18T13:55:39Z">
                    <w:rPr>
                      <w:rFonts w:hint="eastAsia" w:eastAsiaTheme="minorHAnsi"/>
                      <w:sz w:val="22"/>
                      <w:szCs w:val="22"/>
                      <w:lang w:val="en-GB" w:eastAsia="zh-CN"/>
                    </w:rPr>
                  </w:rPrChange>
                </w:rPr>
                <w:t>with</w:t>
              </w:r>
            </w:ins>
            <w:ins w:id="3885" w:author="薛媛媛（Grace）" w:date="2025-11-17T17:57:17Z">
              <w:r>
                <w:rPr>
                  <w:rFonts w:hint="default" w:ascii="Arial" w:hAnsi="Arial" w:cs="Arial" w:eastAsiaTheme="minorHAnsi"/>
                  <w:sz w:val="20"/>
                  <w:szCs w:val="20"/>
                  <w:lang w:val="en-GB" w:eastAsia="zh-CN"/>
                  <w:rPrChange w:id="3886" w:author="薛媛媛（Grace）" w:date="2025-11-18T13:55:39Z">
                    <w:rPr>
                      <w:rFonts w:hint="eastAsia" w:eastAsiaTheme="minorHAnsi"/>
                      <w:sz w:val="22"/>
                      <w:szCs w:val="22"/>
                      <w:lang w:val="en-GB" w:eastAsia="zh-CN"/>
                    </w:rPr>
                  </w:rPrChange>
                </w:rPr>
                <w:t xml:space="preserve"> </w:t>
              </w:r>
            </w:ins>
            <w:ins w:id="3888" w:author="薛媛媛（Grace）" w:date="2025-11-17T17:57:09Z">
              <w:r>
                <w:rPr>
                  <w:rFonts w:hint="default" w:ascii="Arial" w:hAnsi="Arial" w:cs="Arial"/>
                  <w:sz w:val="20"/>
                  <w:szCs w:val="20"/>
                  <w:lang w:val="en-GB"/>
                  <w:rPrChange w:id="3889" w:author="薛媛媛（Grace）" w:date="2025-11-18T13:55:39Z">
                    <w:rPr>
                      <w:rFonts w:hint="eastAsia"/>
                      <w:sz w:val="22"/>
                      <w:szCs w:val="22"/>
                      <w:lang w:val="en-GB"/>
                    </w:rPr>
                  </w:rPrChange>
                </w:rPr>
                <w:t xml:space="preserve">diagnostic </w:t>
              </w:r>
            </w:ins>
            <w:ins w:id="3891" w:author="薛媛媛（Grace）" w:date="2025-11-17T17:57:22Z">
              <w:r>
                <w:rPr>
                  <w:rFonts w:hint="default" w:ascii="Arial" w:hAnsi="Arial" w:cs="Arial" w:eastAsiaTheme="minorHAnsi"/>
                  <w:sz w:val="20"/>
                  <w:szCs w:val="20"/>
                  <w:lang w:val="en-GB" w:eastAsia="zh-CN"/>
                  <w:rPrChange w:id="3892" w:author="薛媛媛（Grace）" w:date="2025-11-18T13:55:39Z">
                    <w:rPr>
                      <w:rFonts w:hint="eastAsia" w:eastAsiaTheme="minorHAnsi"/>
                      <w:sz w:val="22"/>
                      <w:szCs w:val="22"/>
                      <w:lang w:val="en-GB" w:eastAsia="zh-CN"/>
                    </w:rPr>
                  </w:rPrChange>
                </w:rPr>
                <w:t xml:space="preserve">and </w:t>
              </w:r>
            </w:ins>
            <w:ins w:id="3894" w:author="薛媛媛（Grace）" w:date="2025-11-17T17:56:43Z">
              <w:r>
                <w:rPr>
                  <w:rFonts w:hint="default" w:ascii="Arial" w:hAnsi="Arial" w:cs="Arial"/>
                  <w:sz w:val="20"/>
                  <w:szCs w:val="20"/>
                  <w:lang w:val="en-GB"/>
                  <w:rPrChange w:id="3895" w:author="薛媛媛（Grace）" w:date="2025-11-18T13:55:39Z">
                    <w:rPr>
                      <w:rFonts w:hint="eastAsia"/>
                      <w:sz w:val="22"/>
                      <w:szCs w:val="22"/>
                      <w:lang w:val="en-GB"/>
                    </w:rPr>
                  </w:rPrChange>
                </w:rPr>
                <w:t>measurement function</w:t>
              </w:r>
            </w:ins>
          </w:p>
        </w:tc>
      </w:tr>
      <w:tr w14:paraId="344EA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29528CA2">
            <w:pPr>
              <w:tabs>
                <w:tab w:val="left" w:pos="595"/>
              </w:tabs>
              <w:spacing w:before="120" w:line="240" w:lineRule="auto"/>
              <w:rPr>
                <w:rFonts w:ascii="Arial" w:hAnsi="Arial" w:cs="Arial"/>
                <w:sz w:val="20"/>
                <w:szCs w:val="20"/>
                <w:lang w:val="en-GB"/>
                <w:rPrChange w:id="3897" w:author="薛媛媛（Grace）" w:date="2025-11-18T13:55:33Z">
                  <w:rPr>
                    <w:sz w:val="20"/>
                    <w:szCs w:val="20"/>
                    <w:lang w:val="en-GB"/>
                  </w:rPr>
                </w:rPrChange>
              </w:rPr>
            </w:pPr>
            <w:r>
              <w:rPr>
                <w:rFonts w:ascii="Arial" w:hAnsi="Arial" w:cs="Arial"/>
                <w:sz w:val="20"/>
                <w:szCs w:val="20"/>
                <w:lang w:val="en-GB"/>
                <w:rPrChange w:id="3898" w:author="薛媛媛（Grace）" w:date="2025-11-18T13:55:33Z">
                  <w:rPr>
                    <w:sz w:val="20"/>
                    <w:szCs w:val="20"/>
                    <w:lang w:val="en-GB"/>
                  </w:rPr>
                </w:rPrChange>
              </w:rPr>
              <w:t>15.2.</w:t>
            </w:r>
            <w:r>
              <w:rPr>
                <w:rFonts w:ascii="Arial" w:hAnsi="Arial" w:cs="Arial"/>
                <w:sz w:val="20"/>
                <w:szCs w:val="20"/>
                <w:lang w:val="en-GB"/>
                <w:rPrChange w:id="3899" w:author="薛媛媛（Grace）" w:date="2025-11-18T13:55:33Z">
                  <w:rPr>
                    <w:sz w:val="20"/>
                    <w:szCs w:val="20"/>
                    <w:lang w:val="en-GB"/>
                  </w:rPr>
                </w:rPrChange>
              </w:rPr>
              <w:tab/>
            </w:r>
            <w:r>
              <w:rPr>
                <w:rFonts w:ascii="Arial" w:hAnsi="Arial" w:cs="Arial"/>
                <w:sz w:val="20"/>
                <w:szCs w:val="20"/>
                <w:lang w:val="en-GB"/>
                <w:rPrChange w:id="3900" w:author="薛媛媛（Grace）" w:date="2025-11-18T13:55:33Z">
                  <w:rPr>
                    <w:sz w:val="20"/>
                    <w:szCs w:val="20"/>
                    <w:lang w:val="en-GB"/>
                  </w:rPr>
                </w:rPrChange>
              </w:rPr>
              <w:t>The measurements made by devices with a measuring function shall be expressed in legal units conforming to the provisions of Council Directive 80/181/EEC ( 8 ).</w:t>
            </w:r>
          </w:p>
        </w:tc>
        <w:tc>
          <w:tcPr>
            <w:tcW w:w="1198" w:type="dxa"/>
            <w:shd w:val="clear" w:color="auto" w:fill="auto"/>
            <w:tcMar>
              <w:top w:w="113" w:type="dxa"/>
              <w:bottom w:w="113" w:type="dxa"/>
            </w:tcMar>
            <w:vAlign w:val="top"/>
          </w:tcPr>
          <w:p w14:paraId="0EA026BD">
            <w:pPr>
              <w:rPr>
                <w:ins w:id="3901" w:author="薛媛媛（Grace）" w:date="2025-11-17T17:58:43Z"/>
                <w:rFonts w:hint="default" w:ascii="Arial" w:hAnsi="Arial" w:eastAsia="宋体" w:cs="Arial"/>
                <w:sz w:val="20"/>
                <w:szCs w:val="20"/>
                <w:lang w:val="en-US" w:eastAsia="zh-CN"/>
                <w:rPrChange w:id="3902" w:author="薛媛媛（Grace）" w:date="2025-11-18T13:55:33Z">
                  <w:rPr>
                    <w:ins w:id="3903" w:author="薛媛媛（Grace）" w:date="2025-11-17T17:58:43Z"/>
                    <w:rFonts w:hint="eastAsia" w:eastAsia="宋体"/>
                    <w:sz w:val="20"/>
                    <w:szCs w:val="20"/>
                    <w:lang w:val="en-US" w:eastAsia="zh-CN"/>
                  </w:rPr>
                </w:rPrChange>
              </w:rPr>
            </w:pPr>
            <w:ins w:id="3904" w:author="薛媛媛（Grace）" w:date="2025-11-17T17:58:43Z">
              <w:r>
                <w:rPr>
                  <w:rFonts w:hint="default" w:ascii="Arial" w:hAnsi="Arial" w:eastAsia="宋体" w:cs="Arial"/>
                  <w:sz w:val="20"/>
                  <w:szCs w:val="20"/>
                  <w:lang w:val="en-US" w:eastAsia="zh-CN"/>
                  <w:rPrChange w:id="3905" w:author="薛媛媛（Grace）" w:date="2025-11-18T13:55:33Z">
                    <w:rPr>
                      <w:rFonts w:hint="eastAsia" w:eastAsia="宋体"/>
                      <w:sz w:val="20"/>
                      <w:szCs w:val="20"/>
                      <w:lang w:val="en-US" w:eastAsia="zh-CN"/>
                    </w:rPr>
                  </w:rPrChange>
                </w:rPr>
                <w:t>No</w:t>
              </w:r>
            </w:ins>
          </w:p>
          <w:p w14:paraId="0E8DFF1F">
            <w:pPr>
              <w:rPr>
                <w:ins w:id="3907" w:author="薛媛媛（Grace）" w:date="2025-11-17T17:58:43Z"/>
                <w:rFonts w:hint="default" w:ascii="Arial" w:hAnsi="Arial" w:eastAsia="宋体" w:cs="Arial"/>
                <w:sz w:val="20"/>
                <w:szCs w:val="20"/>
                <w:lang w:val="en-GB" w:eastAsia="zh-CN" w:bidi="ar-SA"/>
                <w:rPrChange w:id="3908" w:author="薛媛媛（Grace）" w:date="2025-11-18T13:55:33Z">
                  <w:rPr>
                    <w:ins w:id="3909" w:author="薛媛媛（Grace）" w:date="2025-11-17T17:58:43Z"/>
                    <w:rFonts w:hint="default" w:ascii="Arial" w:hAnsi="Arial" w:eastAsia="宋体" w:cs="Arial"/>
                    <w:sz w:val="20"/>
                    <w:szCs w:val="20"/>
                    <w:lang w:val="en-GB" w:eastAsia="zh-CN" w:bidi="ar-SA"/>
                  </w:rPr>
                </w:rPrChange>
              </w:rPr>
            </w:pPr>
          </w:p>
        </w:tc>
        <w:tc>
          <w:tcPr>
            <w:tcW w:w="3078" w:type="dxa"/>
            <w:shd w:val="clear" w:color="auto" w:fill="auto"/>
            <w:tcMar>
              <w:top w:w="113" w:type="dxa"/>
              <w:bottom w:w="113" w:type="dxa"/>
            </w:tcMar>
            <w:vAlign w:val="top"/>
          </w:tcPr>
          <w:p w14:paraId="2380B92C">
            <w:pPr>
              <w:rPr>
                <w:ins w:id="3910" w:author="薛媛媛（Grace）" w:date="2025-11-17T17:58:43Z"/>
                <w:rFonts w:ascii="Arial" w:hAnsi="Arial" w:cs="Arial" w:eastAsiaTheme="minorHAnsi"/>
                <w:sz w:val="20"/>
                <w:szCs w:val="20"/>
                <w:lang w:val="en-GB" w:eastAsia="en-US" w:bidi="ar-SA"/>
                <w:rPrChange w:id="3911" w:author="薛媛媛（Grace）" w:date="2025-11-18T13:55:33Z">
                  <w:rPr>
                    <w:ins w:id="3912" w:author="薛媛媛（Grace）" w:date="2025-11-17T17:58:43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40DA4DA3">
            <w:pPr>
              <w:rPr>
                <w:ins w:id="3913" w:author="薛媛媛（Grace）" w:date="2025-11-17T17:58:43Z"/>
                <w:rFonts w:ascii="Arial" w:hAnsi="Arial" w:cs="Arial" w:eastAsiaTheme="minorHAnsi"/>
                <w:sz w:val="20"/>
                <w:szCs w:val="20"/>
                <w:lang w:val="en-GB" w:eastAsia="en-US" w:bidi="ar-SA"/>
                <w:rPrChange w:id="3914" w:author="薛媛媛（Grace）" w:date="2025-11-18T13:55:33Z">
                  <w:rPr>
                    <w:ins w:id="3915" w:author="薛媛媛（Grace）" w:date="2025-11-17T17:58:43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7BE96A54">
            <w:pPr>
              <w:rPr>
                <w:ins w:id="3916" w:author="薛媛媛（Grace）" w:date="2025-11-17T17:58:43Z"/>
                <w:rFonts w:ascii="Arial" w:hAnsi="Arial" w:cs="Arial" w:eastAsiaTheme="minorHAnsi"/>
                <w:sz w:val="20"/>
                <w:szCs w:val="20"/>
                <w:lang w:val="en-GB" w:eastAsia="en-US" w:bidi="ar-SA"/>
                <w:rPrChange w:id="3917" w:author="薛媛媛（Grace）" w:date="2025-11-18T13:55:33Z">
                  <w:rPr>
                    <w:ins w:id="3918" w:author="薛媛媛（Grace）" w:date="2025-11-17T17:58:43Z"/>
                    <w:rFonts w:ascii="Arial" w:hAnsi="Arial" w:cs="Arial" w:eastAsiaTheme="minorHAnsi"/>
                    <w:sz w:val="20"/>
                    <w:szCs w:val="20"/>
                    <w:lang w:val="en-GB" w:eastAsia="en-US" w:bidi="ar-SA"/>
                  </w:rPr>
                </w:rPrChange>
              </w:rPr>
            </w:pPr>
            <w:ins w:id="3919" w:author="薛媛媛（Grace）" w:date="2025-11-17T17:58:43Z">
              <w:r>
                <w:rPr>
                  <w:rFonts w:hint="default" w:ascii="Arial" w:hAnsi="Arial" w:cs="Arial"/>
                  <w:sz w:val="20"/>
                  <w:szCs w:val="20"/>
                  <w:lang w:val="en-GB"/>
                  <w:rPrChange w:id="3920" w:author="薛媛媛（Grace）" w:date="2025-11-18T13:55:39Z">
                    <w:rPr>
                      <w:rFonts w:hint="eastAsia"/>
                      <w:sz w:val="22"/>
                      <w:szCs w:val="22"/>
                      <w:lang w:val="en-GB"/>
                    </w:rPr>
                  </w:rPrChange>
                </w:rPr>
                <w:t>The product does not</w:t>
              </w:r>
            </w:ins>
            <w:ins w:id="3922" w:author="薛媛媛（Grace）" w:date="2025-11-17T17:58:43Z">
              <w:r>
                <w:rPr>
                  <w:rFonts w:hint="default" w:ascii="Arial" w:hAnsi="Arial" w:cs="Arial" w:eastAsiaTheme="minorHAnsi"/>
                  <w:sz w:val="20"/>
                  <w:szCs w:val="20"/>
                  <w:lang w:val="en-GB" w:eastAsia="zh-CN"/>
                  <w:rPrChange w:id="3923" w:author="薛媛媛（Grace）" w:date="2025-11-18T13:55:39Z">
                    <w:rPr>
                      <w:rFonts w:hint="eastAsia" w:eastAsiaTheme="minorHAnsi"/>
                      <w:sz w:val="22"/>
                      <w:szCs w:val="22"/>
                      <w:lang w:val="en-GB" w:eastAsia="zh-CN"/>
                    </w:rPr>
                  </w:rPrChange>
                </w:rPr>
                <w:t xml:space="preserve"> with </w:t>
              </w:r>
            </w:ins>
            <w:ins w:id="3925" w:author="薛媛媛（Grace）" w:date="2025-11-17T17:58:43Z">
              <w:r>
                <w:rPr>
                  <w:rFonts w:hint="default" w:ascii="Arial" w:hAnsi="Arial" w:cs="Arial"/>
                  <w:sz w:val="20"/>
                  <w:szCs w:val="20"/>
                  <w:lang w:val="en-GB"/>
                  <w:rPrChange w:id="3926" w:author="薛媛媛（Grace）" w:date="2025-11-18T13:55:39Z">
                    <w:rPr>
                      <w:rFonts w:hint="eastAsia"/>
                      <w:sz w:val="22"/>
                      <w:szCs w:val="22"/>
                      <w:lang w:val="en-GB"/>
                    </w:rPr>
                  </w:rPrChange>
                </w:rPr>
                <w:t xml:space="preserve">diagnostic </w:t>
              </w:r>
            </w:ins>
            <w:ins w:id="3928" w:author="薛媛媛（Grace）" w:date="2025-11-17T17:58:43Z">
              <w:r>
                <w:rPr>
                  <w:rFonts w:hint="default" w:ascii="Arial" w:hAnsi="Arial" w:cs="Arial" w:eastAsiaTheme="minorHAnsi"/>
                  <w:sz w:val="20"/>
                  <w:szCs w:val="20"/>
                  <w:lang w:val="en-GB" w:eastAsia="zh-CN"/>
                  <w:rPrChange w:id="3929" w:author="薛媛媛（Grace）" w:date="2025-11-18T13:55:39Z">
                    <w:rPr>
                      <w:rFonts w:hint="eastAsia" w:eastAsiaTheme="minorHAnsi"/>
                      <w:sz w:val="22"/>
                      <w:szCs w:val="22"/>
                      <w:lang w:val="en-GB" w:eastAsia="zh-CN"/>
                    </w:rPr>
                  </w:rPrChange>
                </w:rPr>
                <w:t xml:space="preserve">and </w:t>
              </w:r>
            </w:ins>
            <w:ins w:id="3931" w:author="薛媛媛（Grace）" w:date="2025-11-17T17:58:43Z">
              <w:r>
                <w:rPr>
                  <w:rFonts w:hint="default" w:ascii="Arial" w:hAnsi="Arial" w:cs="Arial"/>
                  <w:sz w:val="20"/>
                  <w:szCs w:val="20"/>
                  <w:lang w:val="en-GB"/>
                  <w:rPrChange w:id="3932" w:author="薛媛媛（Grace）" w:date="2025-11-18T13:55:39Z">
                    <w:rPr>
                      <w:rFonts w:hint="eastAsia"/>
                      <w:sz w:val="22"/>
                      <w:szCs w:val="22"/>
                      <w:lang w:val="en-GB"/>
                    </w:rPr>
                  </w:rPrChange>
                </w:rPr>
                <w:t>measurement function</w:t>
              </w:r>
            </w:ins>
          </w:p>
        </w:tc>
      </w:tr>
      <w:tr w14:paraId="34041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654BBC0C">
            <w:pPr>
              <w:tabs>
                <w:tab w:val="left" w:pos="595"/>
              </w:tabs>
              <w:spacing w:before="120" w:line="240" w:lineRule="auto"/>
              <w:rPr>
                <w:rFonts w:ascii="Arial" w:hAnsi="Arial" w:cs="Arial"/>
                <w:b/>
                <w:sz w:val="20"/>
                <w:szCs w:val="20"/>
                <w:lang w:val="en-GB"/>
                <w:rPrChange w:id="3934" w:author="薛媛媛（Grace）" w:date="2025-11-18T13:55:33Z">
                  <w:rPr>
                    <w:b/>
                    <w:sz w:val="20"/>
                    <w:szCs w:val="20"/>
                    <w:lang w:val="en-GB"/>
                  </w:rPr>
                </w:rPrChange>
              </w:rPr>
            </w:pPr>
            <w:r>
              <w:rPr>
                <w:rFonts w:ascii="Arial" w:hAnsi="Arial" w:cs="Arial"/>
                <w:b/>
                <w:sz w:val="20"/>
                <w:szCs w:val="20"/>
                <w:lang w:val="en-GB"/>
                <w:rPrChange w:id="3935" w:author="薛媛媛（Grace）" w:date="2025-11-18T13:55:33Z">
                  <w:rPr>
                    <w:b/>
                    <w:sz w:val="20"/>
                    <w:szCs w:val="20"/>
                    <w:lang w:val="en-GB"/>
                  </w:rPr>
                </w:rPrChange>
              </w:rPr>
              <w:t>16.</w:t>
            </w:r>
            <w:r>
              <w:rPr>
                <w:rFonts w:ascii="Arial" w:hAnsi="Arial" w:cs="Arial"/>
                <w:b/>
                <w:sz w:val="20"/>
                <w:szCs w:val="20"/>
                <w:lang w:val="en-GB"/>
                <w:rPrChange w:id="3936" w:author="薛媛媛（Grace）" w:date="2025-11-18T13:55:33Z">
                  <w:rPr>
                    <w:b/>
                    <w:sz w:val="20"/>
                    <w:szCs w:val="20"/>
                    <w:lang w:val="en-GB"/>
                  </w:rPr>
                </w:rPrChange>
              </w:rPr>
              <w:tab/>
            </w:r>
            <w:r>
              <w:rPr>
                <w:rFonts w:ascii="Arial" w:hAnsi="Arial" w:cs="Arial"/>
                <w:b/>
                <w:sz w:val="20"/>
                <w:szCs w:val="20"/>
                <w:lang w:val="en-GB"/>
                <w:rPrChange w:id="3937" w:author="薛媛媛（Grace）" w:date="2025-11-18T13:55:33Z">
                  <w:rPr>
                    <w:b/>
                    <w:sz w:val="20"/>
                    <w:szCs w:val="20"/>
                    <w:lang w:val="en-GB"/>
                  </w:rPr>
                </w:rPrChange>
              </w:rPr>
              <w:t>Protection against radiation</w:t>
            </w:r>
          </w:p>
        </w:tc>
        <w:tc>
          <w:tcPr>
            <w:tcW w:w="1198" w:type="dxa"/>
            <w:tcMar>
              <w:top w:w="113" w:type="dxa"/>
              <w:bottom w:w="113" w:type="dxa"/>
            </w:tcMar>
          </w:tcPr>
          <w:p w14:paraId="0086DD30">
            <w:pPr>
              <w:rPr>
                <w:rFonts w:ascii="Arial" w:hAnsi="Arial" w:cs="Arial"/>
                <w:sz w:val="20"/>
                <w:szCs w:val="20"/>
                <w:lang w:val="en-GB"/>
                <w:rPrChange w:id="3938" w:author="薛媛媛（Grace）" w:date="2025-11-18T13:55:33Z">
                  <w:rPr>
                    <w:sz w:val="20"/>
                    <w:szCs w:val="20"/>
                    <w:lang w:val="en-GB"/>
                  </w:rPr>
                </w:rPrChange>
              </w:rPr>
            </w:pPr>
          </w:p>
        </w:tc>
        <w:tc>
          <w:tcPr>
            <w:tcW w:w="3078" w:type="dxa"/>
            <w:tcMar>
              <w:top w:w="113" w:type="dxa"/>
              <w:bottom w:w="113" w:type="dxa"/>
            </w:tcMar>
          </w:tcPr>
          <w:p w14:paraId="45B3A2A8">
            <w:pPr>
              <w:rPr>
                <w:rFonts w:ascii="Arial" w:hAnsi="Arial" w:cs="Arial"/>
                <w:sz w:val="20"/>
                <w:szCs w:val="20"/>
                <w:lang w:val="en-GB"/>
                <w:rPrChange w:id="3939" w:author="薛媛媛（Grace）" w:date="2025-11-18T13:55:33Z">
                  <w:rPr>
                    <w:sz w:val="20"/>
                    <w:szCs w:val="20"/>
                    <w:lang w:val="en-GB"/>
                  </w:rPr>
                </w:rPrChange>
              </w:rPr>
            </w:pPr>
          </w:p>
        </w:tc>
        <w:tc>
          <w:tcPr>
            <w:tcW w:w="3078" w:type="dxa"/>
            <w:tcMar>
              <w:top w:w="113" w:type="dxa"/>
              <w:bottom w:w="113" w:type="dxa"/>
            </w:tcMar>
          </w:tcPr>
          <w:p w14:paraId="6595C3FC">
            <w:pPr>
              <w:rPr>
                <w:rFonts w:ascii="Arial" w:hAnsi="Arial" w:cs="Arial"/>
                <w:sz w:val="20"/>
                <w:szCs w:val="20"/>
                <w:lang w:val="en-GB"/>
                <w:rPrChange w:id="3940" w:author="薛媛媛（Grace）" w:date="2025-11-18T13:55:33Z">
                  <w:rPr>
                    <w:sz w:val="20"/>
                    <w:szCs w:val="20"/>
                    <w:lang w:val="en-GB"/>
                  </w:rPr>
                </w:rPrChange>
              </w:rPr>
            </w:pPr>
          </w:p>
        </w:tc>
        <w:tc>
          <w:tcPr>
            <w:tcW w:w="3078" w:type="dxa"/>
            <w:tcMar>
              <w:top w:w="113" w:type="dxa"/>
              <w:bottom w:w="113" w:type="dxa"/>
            </w:tcMar>
          </w:tcPr>
          <w:p w14:paraId="66905A71">
            <w:pPr>
              <w:rPr>
                <w:rFonts w:ascii="Arial" w:hAnsi="Arial" w:cs="Arial"/>
                <w:sz w:val="20"/>
                <w:szCs w:val="20"/>
                <w:lang w:val="en-GB"/>
                <w:rPrChange w:id="3941" w:author="薛媛媛（Grace）" w:date="2025-11-18T13:55:33Z">
                  <w:rPr>
                    <w:sz w:val="20"/>
                    <w:szCs w:val="20"/>
                    <w:lang w:val="en-GB"/>
                  </w:rPr>
                </w:rPrChange>
              </w:rPr>
            </w:pPr>
          </w:p>
        </w:tc>
      </w:tr>
      <w:tr w14:paraId="52B9A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01F4AB26">
            <w:pPr>
              <w:rPr>
                <w:rFonts w:ascii="Arial" w:hAnsi="Arial" w:cs="Arial"/>
                <w:sz w:val="20"/>
                <w:szCs w:val="20"/>
                <w:lang w:val="en-GB"/>
                <w:rPrChange w:id="3942" w:author="薛媛媛（Grace）" w:date="2025-11-18T13:55:33Z">
                  <w:rPr>
                    <w:sz w:val="20"/>
                    <w:szCs w:val="20"/>
                    <w:lang w:val="en-GB"/>
                  </w:rPr>
                </w:rPrChange>
              </w:rPr>
            </w:pPr>
            <w:r>
              <w:rPr>
                <w:rFonts w:ascii="Arial" w:hAnsi="Arial" w:cs="Arial"/>
                <w:sz w:val="20"/>
                <w:szCs w:val="20"/>
                <w:lang w:val="en-GB"/>
                <w:rPrChange w:id="3943" w:author="薛媛媛（Grace）" w:date="2025-11-18T13:55:33Z">
                  <w:rPr>
                    <w:sz w:val="20"/>
                    <w:szCs w:val="20"/>
                    <w:lang w:val="en-GB"/>
                  </w:rPr>
                </w:rPrChange>
              </w:rPr>
              <w:t xml:space="preserve">16.1.   General </w:t>
            </w:r>
          </w:p>
          <w:p w14:paraId="19A06EEF">
            <w:pPr>
              <w:ind w:left="172"/>
              <w:rPr>
                <w:rFonts w:ascii="Arial" w:hAnsi="Arial" w:cs="Arial"/>
                <w:sz w:val="20"/>
                <w:szCs w:val="20"/>
                <w:lang w:val="en-GB"/>
                <w:rPrChange w:id="3944" w:author="薛媛媛（Grace）" w:date="2025-11-18T13:55:33Z">
                  <w:rPr>
                    <w:sz w:val="20"/>
                    <w:szCs w:val="20"/>
                    <w:lang w:val="en-GB"/>
                  </w:rPr>
                </w:rPrChange>
              </w:rPr>
            </w:pPr>
            <w:r>
              <w:rPr>
                <w:rFonts w:ascii="Arial" w:hAnsi="Arial" w:cs="Arial"/>
                <w:sz w:val="20"/>
                <w:szCs w:val="20"/>
                <w:lang w:val="en-GB"/>
                <w:rPrChange w:id="3945" w:author="薛媛媛（Grace）" w:date="2025-11-18T13:55:33Z">
                  <w:rPr>
                    <w:sz w:val="20"/>
                    <w:szCs w:val="20"/>
                    <w:lang w:val="en-GB"/>
                  </w:rPr>
                </w:rPrChange>
              </w:rPr>
              <w:t>(a)  Devices shall be designed, manufactured and packaged in such a way that exposure of patients, users and other persons to radiation is reduced as far as possible, and in a manner that is compatible with the intended purpose, whilst not restricting the application of appropriate specified levels for therapeutic and diagnostic purposes.</w:t>
            </w:r>
          </w:p>
        </w:tc>
        <w:tc>
          <w:tcPr>
            <w:tcW w:w="1198" w:type="dxa"/>
            <w:tcMar>
              <w:top w:w="113" w:type="dxa"/>
              <w:bottom w:w="113" w:type="dxa"/>
            </w:tcMar>
          </w:tcPr>
          <w:p w14:paraId="66F96C9F">
            <w:pPr>
              <w:rPr>
                <w:ins w:id="3946" w:author="薛媛媛（Grace）" w:date="2025-11-17T18:00:39Z"/>
                <w:rFonts w:hint="default" w:ascii="Arial" w:hAnsi="Arial" w:eastAsia="宋体" w:cs="Arial"/>
                <w:sz w:val="20"/>
                <w:szCs w:val="20"/>
                <w:lang w:val="en-US" w:eastAsia="zh-CN"/>
                <w:rPrChange w:id="3947" w:author="薛媛媛（Grace）" w:date="2025-11-18T13:55:33Z">
                  <w:rPr>
                    <w:ins w:id="3948" w:author="薛媛媛（Grace）" w:date="2025-11-17T18:00:39Z"/>
                    <w:rFonts w:hint="eastAsia" w:eastAsia="宋体"/>
                    <w:sz w:val="20"/>
                    <w:szCs w:val="20"/>
                    <w:lang w:val="en-US" w:eastAsia="zh-CN"/>
                  </w:rPr>
                </w:rPrChange>
              </w:rPr>
            </w:pPr>
            <w:ins w:id="3949" w:author="薛媛媛（Grace）" w:date="2025-11-17T18:00:39Z">
              <w:r>
                <w:rPr>
                  <w:rFonts w:hint="default" w:ascii="Arial" w:hAnsi="Arial" w:eastAsia="宋体" w:cs="Arial"/>
                  <w:sz w:val="20"/>
                  <w:szCs w:val="20"/>
                  <w:lang w:val="en-US" w:eastAsia="zh-CN"/>
                  <w:rPrChange w:id="3950" w:author="薛媛媛（Grace）" w:date="2025-11-18T13:55:33Z">
                    <w:rPr>
                      <w:rFonts w:hint="eastAsia" w:eastAsia="宋体"/>
                      <w:sz w:val="20"/>
                      <w:szCs w:val="20"/>
                      <w:lang w:val="en-US" w:eastAsia="zh-CN"/>
                    </w:rPr>
                  </w:rPrChange>
                </w:rPr>
                <w:t>No</w:t>
              </w:r>
            </w:ins>
          </w:p>
          <w:p w14:paraId="764B0302">
            <w:pPr>
              <w:rPr>
                <w:rFonts w:ascii="Arial" w:hAnsi="Arial" w:cs="Arial"/>
                <w:sz w:val="20"/>
                <w:szCs w:val="20"/>
                <w:lang w:val="en-GB"/>
                <w:rPrChange w:id="3952" w:author="薛媛媛（Grace）" w:date="2025-11-18T13:55:33Z">
                  <w:rPr>
                    <w:sz w:val="20"/>
                    <w:szCs w:val="20"/>
                    <w:lang w:val="en-GB"/>
                  </w:rPr>
                </w:rPrChange>
              </w:rPr>
            </w:pPr>
          </w:p>
        </w:tc>
        <w:tc>
          <w:tcPr>
            <w:tcW w:w="3078" w:type="dxa"/>
            <w:tcMar>
              <w:top w:w="113" w:type="dxa"/>
              <w:bottom w:w="113" w:type="dxa"/>
            </w:tcMar>
          </w:tcPr>
          <w:p w14:paraId="2B8D579E">
            <w:pPr>
              <w:rPr>
                <w:rFonts w:ascii="Arial" w:hAnsi="Arial" w:cs="Arial"/>
                <w:sz w:val="20"/>
                <w:szCs w:val="20"/>
                <w:lang w:val="en-GB"/>
                <w:rPrChange w:id="3953" w:author="薛媛媛（Grace）" w:date="2025-11-18T13:55:33Z">
                  <w:rPr>
                    <w:sz w:val="20"/>
                    <w:szCs w:val="20"/>
                    <w:lang w:val="en-GB"/>
                  </w:rPr>
                </w:rPrChange>
              </w:rPr>
            </w:pPr>
          </w:p>
        </w:tc>
        <w:tc>
          <w:tcPr>
            <w:tcW w:w="3078" w:type="dxa"/>
            <w:tcMar>
              <w:top w:w="113" w:type="dxa"/>
              <w:bottom w:w="113" w:type="dxa"/>
            </w:tcMar>
          </w:tcPr>
          <w:p w14:paraId="0F5B1E0E">
            <w:pPr>
              <w:rPr>
                <w:rFonts w:ascii="Arial" w:hAnsi="Arial" w:cs="Arial"/>
                <w:sz w:val="20"/>
                <w:szCs w:val="20"/>
                <w:lang w:val="en-GB"/>
                <w:rPrChange w:id="3954" w:author="薛媛媛（Grace）" w:date="2025-11-18T13:55:33Z">
                  <w:rPr>
                    <w:sz w:val="20"/>
                    <w:szCs w:val="20"/>
                    <w:lang w:val="en-GB"/>
                  </w:rPr>
                </w:rPrChange>
              </w:rPr>
            </w:pPr>
          </w:p>
        </w:tc>
        <w:tc>
          <w:tcPr>
            <w:tcW w:w="3078" w:type="dxa"/>
            <w:tcMar>
              <w:top w:w="113" w:type="dxa"/>
              <w:bottom w:w="113" w:type="dxa"/>
            </w:tcMar>
          </w:tcPr>
          <w:p w14:paraId="54C21881">
            <w:pPr>
              <w:rPr>
                <w:rFonts w:hint="default" w:ascii="Arial" w:hAnsi="Arial" w:eastAsia="宋体" w:cs="Arial"/>
                <w:sz w:val="20"/>
                <w:szCs w:val="20"/>
                <w:lang w:val="en-US" w:eastAsia="zh-CN"/>
                <w:rPrChange w:id="3955" w:author="薛媛媛（Grace）" w:date="2025-11-18T13:55:33Z">
                  <w:rPr>
                    <w:rFonts w:hint="eastAsia" w:eastAsia="宋体"/>
                    <w:sz w:val="20"/>
                    <w:szCs w:val="20"/>
                    <w:lang w:val="en-US" w:eastAsia="zh-CN"/>
                  </w:rPr>
                </w:rPrChange>
              </w:rPr>
            </w:pPr>
            <w:ins w:id="3956" w:author="薛媛媛（Grace）" w:date="2025-11-17T17:59:51Z">
              <w:r>
                <w:rPr>
                  <w:rFonts w:hint="default" w:ascii="Arial" w:hAnsi="Arial" w:cs="Arial"/>
                  <w:sz w:val="20"/>
                  <w:szCs w:val="20"/>
                  <w:lang w:val="en-GB"/>
                  <w:rPrChange w:id="3957" w:author="薛媛媛（Grace）" w:date="2025-11-18T13:55:33Z">
                    <w:rPr>
                      <w:rFonts w:hint="eastAsia"/>
                      <w:sz w:val="20"/>
                      <w:szCs w:val="20"/>
                      <w:lang w:val="en-GB"/>
                    </w:rPr>
                  </w:rPrChange>
                </w:rPr>
                <w:t>The device is non-radiat</w:t>
              </w:r>
            </w:ins>
            <w:ins w:id="3959" w:author="薛媛媛（Grace）" w:date="2025-11-18T08:21:27Z">
              <w:r>
                <w:rPr>
                  <w:rFonts w:hint="default" w:ascii="Arial" w:hAnsi="Arial" w:eastAsia="宋体" w:cs="Arial"/>
                  <w:sz w:val="20"/>
                  <w:szCs w:val="20"/>
                  <w:lang w:val="en-US" w:eastAsia="zh-CN"/>
                  <w:rPrChange w:id="3960" w:author="薛媛媛（Grace）" w:date="2025-11-18T13:55:33Z">
                    <w:rPr>
                      <w:rFonts w:hint="eastAsia" w:eastAsia="宋体"/>
                      <w:sz w:val="20"/>
                      <w:szCs w:val="20"/>
                      <w:lang w:val="en-US" w:eastAsia="zh-CN"/>
                    </w:rPr>
                  </w:rPrChange>
                </w:rPr>
                <w:t>ion</w:t>
              </w:r>
            </w:ins>
          </w:p>
        </w:tc>
      </w:tr>
      <w:tr w14:paraId="627CB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5382E466">
            <w:pPr>
              <w:ind w:left="172"/>
              <w:rPr>
                <w:rFonts w:ascii="Arial" w:hAnsi="Arial" w:cs="Arial"/>
                <w:sz w:val="20"/>
                <w:szCs w:val="20"/>
                <w:lang w:val="en-GB"/>
                <w:rPrChange w:id="3962" w:author="薛媛媛（Grace）" w:date="2025-11-18T13:55:33Z">
                  <w:rPr>
                    <w:sz w:val="20"/>
                    <w:szCs w:val="20"/>
                    <w:lang w:val="en-GB"/>
                  </w:rPr>
                </w:rPrChange>
              </w:rPr>
            </w:pPr>
            <w:r>
              <w:rPr>
                <w:rFonts w:ascii="Arial" w:hAnsi="Arial" w:cs="Arial"/>
                <w:sz w:val="20"/>
                <w:szCs w:val="20"/>
                <w:lang w:val="en-GB"/>
                <w:rPrChange w:id="3963" w:author="薛媛媛（Grace）" w:date="2025-11-18T13:55:33Z">
                  <w:rPr>
                    <w:sz w:val="20"/>
                    <w:szCs w:val="20"/>
                    <w:lang w:val="en-GB"/>
                  </w:rPr>
                </w:rPrChange>
              </w:rPr>
              <w:t>(b)  The operating instructions for devices emitting hazardous or potentially hazardous radiation shall contain detailed information as to the nature of the emitted radiation, the means of protecting the patient and the user, and on ways of avoiding misuse and of reducing the risks inherent to installation as far as possible and appropriate. Information regarding the acceptance and performance testing, the acceptance criteria, and the maintenance procedure shall also be specified.</w:t>
            </w:r>
          </w:p>
        </w:tc>
        <w:tc>
          <w:tcPr>
            <w:tcW w:w="1198" w:type="dxa"/>
            <w:shd w:val="clear"/>
            <w:tcMar>
              <w:top w:w="113" w:type="dxa"/>
              <w:bottom w:w="113" w:type="dxa"/>
            </w:tcMar>
            <w:vAlign w:val="top"/>
          </w:tcPr>
          <w:p w14:paraId="080E931A">
            <w:pPr>
              <w:rPr>
                <w:ins w:id="3964" w:author="薛媛媛（Grace）" w:date="2025-11-18T08:21:40Z"/>
                <w:rFonts w:hint="default" w:ascii="Arial" w:hAnsi="Arial" w:eastAsia="宋体" w:cs="Arial"/>
                <w:sz w:val="20"/>
                <w:szCs w:val="20"/>
                <w:lang w:val="en-US" w:eastAsia="zh-CN"/>
                <w:rPrChange w:id="3965" w:author="薛媛媛（Grace）" w:date="2025-11-18T13:55:33Z">
                  <w:rPr>
                    <w:ins w:id="3966" w:author="薛媛媛（Grace）" w:date="2025-11-18T08:21:40Z"/>
                    <w:rFonts w:hint="eastAsia" w:eastAsia="宋体"/>
                    <w:sz w:val="20"/>
                    <w:szCs w:val="20"/>
                    <w:lang w:val="en-US" w:eastAsia="zh-CN"/>
                  </w:rPr>
                </w:rPrChange>
              </w:rPr>
            </w:pPr>
            <w:ins w:id="3967" w:author="薛媛媛（Grace）" w:date="2025-11-18T08:21:40Z">
              <w:r>
                <w:rPr>
                  <w:rFonts w:hint="default" w:ascii="Arial" w:hAnsi="Arial" w:eastAsia="宋体" w:cs="Arial"/>
                  <w:sz w:val="20"/>
                  <w:szCs w:val="20"/>
                  <w:lang w:val="en-US" w:eastAsia="zh-CN"/>
                  <w:rPrChange w:id="3968" w:author="薛媛媛（Grace）" w:date="2025-11-18T13:55:33Z">
                    <w:rPr>
                      <w:rFonts w:hint="eastAsia" w:eastAsia="宋体"/>
                      <w:sz w:val="20"/>
                      <w:szCs w:val="20"/>
                      <w:lang w:val="en-US" w:eastAsia="zh-CN"/>
                    </w:rPr>
                  </w:rPrChange>
                </w:rPr>
                <w:t>No</w:t>
              </w:r>
            </w:ins>
          </w:p>
          <w:p w14:paraId="4810CB25">
            <w:pPr>
              <w:rPr>
                <w:ins w:id="3970" w:author="薛媛媛（Grace）" w:date="2025-11-18T08:21:40Z"/>
                <w:rFonts w:ascii="Arial" w:hAnsi="Arial" w:cs="Arial" w:eastAsiaTheme="minorHAnsi"/>
                <w:sz w:val="20"/>
                <w:szCs w:val="20"/>
                <w:lang w:val="en-GB" w:eastAsia="en-US" w:bidi="ar-SA"/>
                <w:rPrChange w:id="3971" w:author="薛媛媛（Grace）" w:date="2025-11-18T13:55:33Z">
                  <w:rPr>
                    <w:ins w:id="3972" w:author="薛媛媛（Grace）" w:date="2025-11-18T08:21:40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45A01C23">
            <w:pPr>
              <w:rPr>
                <w:ins w:id="3973" w:author="薛媛媛（Grace）" w:date="2025-11-18T08:21:40Z"/>
                <w:rFonts w:ascii="Arial" w:hAnsi="Arial" w:cs="Arial" w:eastAsiaTheme="minorHAnsi"/>
                <w:sz w:val="20"/>
                <w:szCs w:val="20"/>
                <w:lang w:val="en-GB" w:eastAsia="en-US" w:bidi="ar-SA"/>
                <w:rPrChange w:id="3974" w:author="薛媛媛（Grace）" w:date="2025-11-18T13:55:33Z">
                  <w:rPr>
                    <w:ins w:id="3975" w:author="薛媛媛（Grace）" w:date="2025-11-18T08:21:40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7148D4D5">
            <w:pPr>
              <w:rPr>
                <w:ins w:id="3976" w:author="薛媛媛（Grace）" w:date="2025-11-18T08:21:40Z"/>
                <w:rFonts w:ascii="Arial" w:hAnsi="Arial" w:cs="Arial" w:eastAsiaTheme="minorHAnsi"/>
                <w:sz w:val="20"/>
                <w:szCs w:val="20"/>
                <w:lang w:val="en-GB" w:eastAsia="en-US" w:bidi="ar-SA"/>
                <w:rPrChange w:id="3977" w:author="薛媛媛（Grace）" w:date="2025-11-18T13:55:33Z">
                  <w:rPr>
                    <w:ins w:id="3978" w:author="薛媛媛（Grace）" w:date="2025-11-18T08:21:40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764BFC4C">
            <w:pPr>
              <w:rPr>
                <w:ins w:id="3979" w:author="薛媛媛（Grace）" w:date="2025-11-18T08:21:40Z"/>
                <w:rFonts w:hint="default" w:ascii="Arial" w:hAnsi="Arial" w:eastAsia="宋体" w:cs="Arial"/>
                <w:sz w:val="20"/>
                <w:szCs w:val="20"/>
                <w:lang w:val="en-GB" w:eastAsia="zh-CN" w:bidi="ar-SA"/>
                <w:rPrChange w:id="3980" w:author="薛媛媛（Grace）" w:date="2025-11-18T13:55:33Z">
                  <w:rPr>
                    <w:ins w:id="3981" w:author="薛媛媛（Grace）" w:date="2025-11-18T08:21:40Z"/>
                    <w:rFonts w:hint="eastAsia" w:ascii="Arial" w:hAnsi="Arial" w:eastAsia="宋体" w:cs="Arial"/>
                    <w:sz w:val="20"/>
                    <w:szCs w:val="20"/>
                    <w:lang w:val="en-GB" w:eastAsia="zh-CN" w:bidi="ar-SA"/>
                  </w:rPr>
                </w:rPrChange>
              </w:rPr>
            </w:pPr>
            <w:ins w:id="3982" w:author="薛媛媛（Grace）" w:date="2025-11-18T08:21:40Z">
              <w:r>
                <w:rPr>
                  <w:rFonts w:hint="default" w:ascii="Arial" w:hAnsi="Arial" w:cs="Arial"/>
                  <w:sz w:val="20"/>
                  <w:szCs w:val="20"/>
                  <w:lang w:val="en-GB"/>
                  <w:rPrChange w:id="3983" w:author="薛媛媛（Grace）" w:date="2025-11-18T13:55:33Z">
                    <w:rPr>
                      <w:rFonts w:hint="eastAsia"/>
                      <w:sz w:val="20"/>
                      <w:szCs w:val="20"/>
                      <w:lang w:val="en-GB"/>
                    </w:rPr>
                  </w:rPrChange>
                </w:rPr>
                <w:t>The device is non-radiat</w:t>
              </w:r>
            </w:ins>
            <w:ins w:id="3985" w:author="薛媛媛（Grace）" w:date="2025-11-18T08:21:40Z">
              <w:r>
                <w:rPr>
                  <w:rFonts w:hint="default" w:ascii="Arial" w:hAnsi="Arial" w:eastAsia="宋体" w:cs="Arial"/>
                  <w:sz w:val="20"/>
                  <w:szCs w:val="20"/>
                  <w:lang w:val="en-US" w:eastAsia="zh-CN"/>
                  <w:rPrChange w:id="3986" w:author="薛媛媛（Grace）" w:date="2025-11-18T13:55:33Z">
                    <w:rPr>
                      <w:rFonts w:hint="eastAsia" w:eastAsia="宋体"/>
                      <w:sz w:val="20"/>
                      <w:szCs w:val="20"/>
                      <w:lang w:val="en-US" w:eastAsia="zh-CN"/>
                    </w:rPr>
                  </w:rPrChange>
                </w:rPr>
                <w:t>ion</w:t>
              </w:r>
            </w:ins>
          </w:p>
        </w:tc>
      </w:tr>
      <w:tr w14:paraId="2DFC2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4D6CD267">
            <w:pPr>
              <w:rPr>
                <w:rFonts w:ascii="Arial" w:hAnsi="Arial" w:cs="Arial"/>
                <w:sz w:val="20"/>
                <w:szCs w:val="20"/>
                <w:lang w:val="en-GB"/>
                <w:rPrChange w:id="3988" w:author="薛媛媛（Grace）" w:date="2025-11-18T13:55:33Z">
                  <w:rPr>
                    <w:sz w:val="20"/>
                    <w:szCs w:val="20"/>
                    <w:lang w:val="en-GB"/>
                  </w:rPr>
                </w:rPrChange>
              </w:rPr>
            </w:pPr>
            <w:r>
              <w:rPr>
                <w:rFonts w:ascii="Arial" w:hAnsi="Arial" w:cs="Arial"/>
                <w:sz w:val="20"/>
                <w:szCs w:val="20"/>
                <w:lang w:val="en-GB"/>
                <w:rPrChange w:id="3989" w:author="薛媛媛（Grace）" w:date="2025-11-18T13:55:33Z">
                  <w:rPr>
                    <w:sz w:val="20"/>
                    <w:szCs w:val="20"/>
                    <w:lang w:val="en-GB"/>
                  </w:rPr>
                </w:rPrChange>
              </w:rPr>
              <w:t xml:space="preserve">16.2.   Intended radiation </w:t>
            </w:r>
          </w:p>
          <w:p w14:paraId="19CE7215">
            <w:pPr>
              <w:ind w:left="172"/>
              <w:rPr>
                <w:rFonts w:ascii="Arial" w:hAnsi="Arial" w:cs="Arial"/>
                <w:sz w:val="20"/>
                <w:szCs w:val="20"/>
                <w:lang w:val="en-GB"/>
                <w:rPrChange w:id="3990" w:author="薛媛媛（Grace）" w:date="2025-11-18T13:55:33Z">
                  <w:rPr>
                    <w:sz w:val="20"/>
                    <w:szCs w:val="20"/>
                    <w:lang w:val="en-GB"/>
                  </w:rPr>
                </w:rPrChange>
              </w:rPr>
            </w:pPr>
            <w:r>
              <w:rPr>
                <w:rFonts w:ascii="Arial" w:hAnsi="Arial" w:cs="Arial"/>
                <w:sz w:val="20"/>
                <w:szCs w:val="20"/>
                <w:lang w:val="en-GB"/>
                <w:rPrChange w:id="3991" w:author="薛媛媛（Grace）" w:date="2025-11-18T13:55:33Z">
                  <w:rPr>
                    <w:sz w:val="20"/>
                    <w:szCs w:val="20"/>
                    <w:lang w:val="en-GB"/>
                  </w:rPr>
                </w:rPrChange>
              </w:rPr>
              <w:t>(a)  Where devices are designed to emit hazardous, or potentially hazardous, levels of ionizing and/or non-ionizing radiation necessary for a specific medical purpose the benefit of which is considered to outweigh the risks inherent to the emission, it shall be possible for the user to control the emissions. Such devices shall be designed and manufactured to ensure reproducibility of relevant variable parameters within an acceptable tolerance.</w:t>
            </w:r>
          </w:p>
        </w:tc>
        <w:tc>
          <w:tcPr>
            <w:tcW w:w="1198" w:type="dxa"/>
            <w:shd w:val="clear"/>
            <w:tcMar>
              <w:top w:w="113" w:type="dxa"/>
              <w:bottom w:w="113" w:type="dxa"/>
            </w:tcMar>
            <w:vAlign w:val="top"/>
          </w:tcPr>
          <w:p w14:paraId="6BA4CAA1">
            <w:pPr>
              <w:rPr>
                <w:ins w:id="3992" w:author="薛媛媛（Grace）" w:date="2025-11-18T08:22:18Z"/>
                <w:rFonts w:hint="default" w:ascii="Arial" w:hAnsi="Arial" w:eastAsia="宋体" w:cs="Arial"/>
                <w:sz w:val="20"/>
                <w:szCs w:val="20"/>
                <w:lang w:val="en-US" w:eastAsia="zh-CN"/>
                <w:rPrChange w:id="3993" w:author="薛媛媛（Grace）" w:date="2025-11-18T13:55:33Z">
                  <w:rPr>
                    <w:ins w:id="3994" w:author="薛媛媛（Grace）" w:date="2025-11-18T08:22:18Z"/>
                    <w:rFonts w:hint="eastAsia" w:eastAsia="宋体"/>
                    <w:sz w:val="20"/>
                    <w:szCs w:val="20"/>
                    <w:lang w:val="en-US" w:eastAsia="zh-CN"/>
                  </w:rPr>
                </w:rPrChange>
              </w:rPr>
            </w:pPr>
            <w:ins w:id="3995" w:author="薛媛媛（Grace）" w:date="2025-11-18T08:22:18Z">
              <w:r>
                <w:rPr>
                  <w:rFonts w:hint="default" w:ascii="Arial" w:hAnsi="Arial" w:eastAsia="宋体" w:cs="Arial"/>
                  <w:sz w:val="20"/>
                  <w:szCs w:val="20"/>
                  <w:lang w:val="en-US" w:eastAsia="zh-CN"/>
                  <w:rPrChange w:id="3996" w:author="薛媛媛（Grace）" w:date="2025-11-18T13:55:33Z">
                    <w:rPr>
                      <w:rFonts w:hint="eastAsia" w:eastAsia="宋体"/>
                      <w:sz w:val="20"/>
                      <w:szCs w:val="20"/>
                      <w:lang w:val="en-US" w:eastAsia="zh-CN"/>
                    </w:rPr>
                  </w:rPrChange>
                </w:rPr>
                <w:t>No</w:t>
              </w:r>
            </w:ins>
          </w:p>
          <w:p w14:paraId="5EAF31D4">
            <w:pPr>
              <w:rPr>
                <w:ins w:id="3998" w:author="薛媛媛（Grace）" w:date="2025-11-18T08:22:17Z"/>
                <w:rFonts w:ascii="Arial" w:hAnsi="Arial" w:cs="Arial" w:eastAsiaTheme="minorHAnsi"/>
                <w:sz w:val="20"/>
                <w:szCs w:val="20"/>
                <w:lang w:val="en-GB" w:eastAsia="en-US" w:bidi="ar-SA"/>
                <w:rPrChange w:id="3999" w:author="薛媛媛（Grace）" w:date="2025-11-18T13:55:33Z">
                  <w:rPr>
                    <w:ins w:id="4000" w:author="薛媛媛（Grace）" w:date="2025-11-18T08:22:17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436EAB61">
            <w:pPr>
              <w:rPr>
                <w:ins w:id="4001" w:author="薛媛媛（Grace）" w:date="2025-11-18T08:22:17Z"/>
                <w:rFonts w:ascii="Arial" w:hAnsi="Arial" w:cs="Arial" w:eastAsiaTheme="minorHAnsi"/>
                <w:sz w:val="20"/>
                <w:szCs w:val="20"/>
                <w:lang w:val="en-GB" w:eastAsia="en-US" w:bidi="ar-SA"/>
                <w:rPrChange w:id="4002" w:author="薛媛媛（Grace）" w:date="2025-11-18T13:55:33Z">
                  <w:rPr>
                    <w:ins w:id="4003" w:author="薛媛媛（Grace）" w:date="2025-11-18T08:22:17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060C77B7">
            <w:pPr>
              <w:rPr>
                <w:ins w:id="4004" w:author="薛媛媛（Grace）" w:date="2025-11-18T08:22:17Z"/>
                <w:rFonts w:ascii="Arial" w:hAnsi="Arial" w:cs="Arial" w:eastAsiaTheme="minorHAnsi"/>
                <w:sz w:val="20"/>
                <w:szCs w:val="20"/>
                <w:lang w:val="en-GB" w:eastAsia="en-US" w:bidi="ar-SA"/>
                <w:rPrChange w:id="4005" w:author="薛媛媛（Grace）" w:date="2025-11-18T13:55:33Z">
                  <w:rPr>
                    <w:ins w:id="4006" w:author="薛媛媛（Grace）" w:date="2025-11-18T08:22:17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213E226E">
            <w:pPr>
              <w:rPr>
                <w:ins w:id="4007" w:author="薛媛媛（Grace）" w:date="2025-11-18T08:22:17Z"/>
                <w:rFonts w:hint="default" w:ascii="Arial" w:hAnsi="Arial" w:eastAsia="宋体" w:cs="Arial"/>
                <w:sz w:val="20"/>
                <w:szCs w:val="20"/>
                <w:lang w:val="en-GB" w:eastAsia="zh-CN" w:bidi="ar-SA"/>
                <w:rPrChange w:id="4008" w:author="薛媛媛（Grace）" w:date="2025-11-18T13:55:33Z">
                  <w:rPr>
                    <w:ins w:id="4009" w:author="薛媛媛（Grace）" w:date="2025-11-18T08:22:17Z"/>
                    <w:rFonts w:hint="eastAsia" w:ascii="Arial" w:hAnsi="Arial" w:eastAsia="宋体" w:cs="Arial"/>
                    <w:sz w:val="20"/>
                    <w:szCs w:val="20"/>
                    <w:lang w:val="en-GB" w:eastAsia="zh-CN" w:bidi="ar-SA"/>
                  </w:rPr>
                </w:rPrChange>
              </w:rPr>
            </w:pPr>
            <w:ins w:id="4010" w:author="薛媛媛（Grace）" w:date="2025-11-18T08:22:18Z">
              <w:r>
                <w:rPr>
                  <w:rFonts w:hint="default" w:ascii="Arial" w:hAnsi="Arial" w:cs="Arial"/>
                  <w:sz w:val="20"/>
                  <w:szCs w:val="20"/>
                  <w:lang w:val="en-GB"/>
                  <w:rPrChange w:id="4011" w:author="薛媛媛（Grace）" w:date="2025-11-18T13:55:33Z">
                    <w:rPr>
                      <w:rFonts w:hint="eastAsia"/>
                      <w:sz w:val="20"/>
                      <w:szCs w:val="20"/>
                      <w:lang w:val="en-GB"/>
                    </w:rPr>
                  </w:rPrChange>
                </w:rPr>
                <w:t>The device is non-radiat</w:t>
              </w:r>
            </w:ins>
            <w:ins w:id="4013" w:author="薛媛媛（Grace）" w:date="2025-11-18T08:22:18Z">
              <w:r>
                <w:rPr>
                  <w:rFonts w:hint="default" w:ascii="Arial" w:hAnsi="Arial" w:eastAsia="宋体" w:cs="Arial"/>
                  <w:sz w:val="20"/>
                  <w:szCs w:val="20"/>
                  <w:lang w:val="en-US" w:eastAsia="zh-CN"/>
                  <w:rPrChange w:id="4014" w:author="薛媛媛（Grace）" w:date="2025-11-18T13:55:33Z">
                    <w:rPr>
                      <w:rFonts w:hint="eastAsia" w:eastAsia="宋体"/>
                      <w:sz w:val="20"/>
                      <w:szCs w:val="20"/>
                      <w:lang w:val="en-US" w:eastAsia="zh-CN"/>
                    </w:rPr>
                  </w:rPrChange>
                </w:rPr>
                <w:t>ion</w:t>
              </w:r>
            </w:ins>
          </w:p>
        </w:tc>
      </w:tr>
      <w:tr w14:paraId="6E3AE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793F0165">
            <w:pPr>
              <w:tabs>
                <w:tab w:val="left" w:pos="595"/>
              </w:tabs>
              <w:spacing w:before="120" w:line="240" w:lineRule="auto"/>
              <w:ind w:left="172"/>
              <w:rPr>
                <w:rFonts w:ascii="Arial" w:hAnsi="Arial" w:cs="Arial"/>
                <w:sz w:val="20"/>
                <w:szCs w:val="20"/>
                <w:lang w:val="en-GB"/>
                <w:rPrChange w:id="4016" w:author="薛媛媛（Grace）" w:date="2025-11-18T13:55:33Z">
                  <w:rPr>
                    <w:sz w:val="20"/>
                    <w:szCs w:val="20"/>
                    <w:lang w:val="en-GB"/>
                  </w:rPr>
                </w:rPrChange>
              </w:rPr>
            </w:pPr>
            <w:r>
              <w:rPr>
                <w:rFonts w:ascii="Arial" w:hAnsi="Arial" w:cs="Arial"/>
                <w:sz w:val="20"/>
                <w:szCs w:val="20"/>
                <w:lang w:val="en-GB"/>
                <w:rPrChange w:id="4017" w:author="薛媛媛（Grace）" w:date="2025-11-18T13:55:33Z">
                  <w:rPr>
                    <w:sz w:val="20"/>
                    <w:szCs w:val="20"/>
                    <w:lang w:val="en-GB"/>
                  </w:rPr>
                </w:rPrChange>
              </w:rPr>
              <w:t>(b)  Where devices are intended to emit hazardous, or potentially hazardous, ionizing and/or non-ionizing radiation, they shall be fitted, where possible, with visual displays and/or audible warnings of such emissions.</w:t>
            </w:r>
          </w:p>
        </w:tc>
        <w:tc>
          <w:tcPr>
            <w:tcW w:w="1198" w:type="dxa"/>
            <w:shd w:val="clear"/>
            <w:tcMar>
              <w:top w:w="113" w:type="dxa"/>
              <w:bottom w:w="113" w:type="dxa"/>
            </w:tcMar>
            <w:vAlign w:val="top"/>
          </w:tcPr>
          <w:p w14:paraId="28160DBE">
            <w:pPr>
              <w:rPr>
                <w:ins w:id="4018" w:author="薛媛媛（Grace）" w:date="2025-11-18T08:22:24Z"/>
                <w:rFonts w:hint="default" w:ascii="Arial" w:hAnsi="Arial" w:eastAsia="宋体" w:cs="Arial"/>
                <w:sz w:val="20"/>
                <w:szCs w:val="20"/>
                <w:lang w:val="en-US" w:eastAsia="zh-CN"/>
                <w:rPrChange w:id="4019" w:author="薛媛媛（Grace）" w:date="2025-11-18T13:55:33Z">
                  <w:rPr>
                    <w:ins w:id="4020" w:author="薛媛媛（Grace）" w:date="2025-11-18T08:22:24Z"/>
                    <w:rFonts w:hint="eastAsia" w:eastAsia="宋体"/>
                    <w:sz w:val="20"/>
                    <w:szCs w:val="20"/>
                    <w:lang w:val="en-US" w:eastAsia="zh-CN"/>
                  </w:rPr>
                </w:rPrChange>
              </w:rPr>
            </w:pPr>
            <w:ins w:id="4021" w:author="薛媛媛（Grace）" w:date="2025-11-18T08:22:24Z">
              <w:r>
                <w:rPr>
                  <w:rFonts w:hint="default" w:ascii="Arial" w:hAnsi="Arial" w:eastAsia="宋体" w:cs="Arial"/>
                  <w:sz w:val="20"/>
                  <w:szCs w:val="20"/>
                  <w:lang w:val="en-US" w:eastAsia="zh-CN"/>
                  <w:rPrChange w:id="4022" w:author="薛媛媛（Grace）" w:date="2025-11-18T13:55:33Z">
                    <w:rPr>
                      <w:rFonts w:hint="eastAsia" w:eastAsia="宋体"/>
                      <w:sz w:val="20"/>
                      <w:szCs w:val="20"/>
                      <w:lang w:val="en-US" w:eastAsia="zh-CN"/>
                    </w:rPr>
                  </w:rPrChange>
                </w:rPr>
                <w:t>No</w:t>
              </w:r>
            </w:ins>
          </w:p>
          <w:p w14:paraId="0880C757">
            <w:pPr>
              <w:rPr>
                <w:ins w:id="4024" w:author="薛媛媛（Grace）" w:date="2025-11-18T08:22:24Z"/>
                <w:rFonts w:ascii="Arial" w:hAnsi="Arial" w:cs="Arial" w:eastAsiaTheme="minorHAnsi"/>
                <w:sz w:val="20"/>
                <w:szCs w:val="20"/>
                <w:lang w:val="en-GB" w:eastAsia="en-US" w:bidi="ar-SA"/>
                <w:rPrChange w:id="4025" w:author="薛媛媛（Grace）" w:date="2025-11-18T13:55:33Z">
                  <w:rPr>
                    <w:ins w:id="4026" w:author="薛媛媛（Grace）" w:date="2025-11-18T08:22:24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0174821C">
            <w:pPr>
              <w:rPr>
                <w:ins w:id="4027" w:author="薛媛媛（Grace）" w:date="2025-11-18T08:22:24Z"/>
                <w:rFonts w:ascii="Arial" w:hAnsi="Arial" w:cs="Arial" w:eastAsiaTheme="minorHAnsi"/>
                <w:sz w:val="20"/>
                <w:szCs w:val="20"/>
                <w:lang w:val="en-GB" w:eastAsia="en-US" w:bidi="ar-SA"/>
                <w:rPrChange w:id="4028" w:author="薛媛媛（Grace）" w:date="2025-11-18T13:55:33Z">
                  <w:rPr>
                    <w:ins w:id="4029" w:author="薛媛媛（Grace）" w:date="2025-11-18T08:22:24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4A8B81DB">
            <w:pPr>
              <w:rPr>
                <w:ins w:id="4030" w:author="薛媛媛（Grace）" w:date="2025-11-18T08:22:24Z"/>
                <w:rFonts w:ascii="Arial" w:hAnsi="Arial" w:cs="Arial" w:eastAsiaTheme="minorHAnsi"/>
                <w:sz w:val="20"/>
                <w:szCs w:val="20"/>
                <w:lang w:val="en-GB" w:eastAsia="en-US" w:bidi="ar-SA"/>
                <w:rPrChange w:id="4031" w:author="薛媛媛（Grace）" w:date="2025-11-18T13:55:33Z">
                  <w:rPr>
                    <w:ins w:id="4032" w:author="薛媛媛（Grace）" w:date="2025-11-18T08:22:24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7C6ECD29">
            <w:pPr>
              <w:rPr>
                <w:ins w:id="4033" w:author="薛媛媛（Grace）" w:date="2025-11-18T08:22:24Z"/>
                <w:rFonts w:hint="default" w:ascii="Arial" w:hAnsi="Arial" w:eastAsia="宋体" w:cs="Arial"/>
                <w:sz w:val="20"/>
                <w:szCs w:val="20"/>
                <w:lang w:val="en-GB" w:eastAsia="zh-CN" w:bidi="ar-SA"/>
                <w:rPrChange w:id="4034" w:author="薛媛媛（Grace）" w:date="2025-11-18T13:55:33Z">
                  <w:rPr>
                    <w:ins w:id="4035" w:author="薛媛媛（Grace）" w:date="2025-11-18T08:22:24Z"/>
                    <w:rFonts w:hint="eastAsia" w:ascii="Arial" w:hAnsi="Arial" w:eastAsia="宋体" w:cs="Arial"/>
                    <w:sz w:val="20"/>
                    <w:szCs w:val="20"/>
                    <w:lang w:val="en-GB" w:eastAsia="zh-CN" w:bidi="ar-SA"/>
                  </w:rPr>
                </w:rPrChange>
              </w:rPr>
            </w:pPr>
            <w:ins w:id="4036" w:author="薛媛媛（Grace）" w:date="2025-11-18T08:22:24Z">
              <w:r>
                <w:rPr>
                  <w:rFonts w:hint="default" w:ascii="Arial" w:hAnsi="Arial" w:cs="Arial"/>
                  <w:sz w:val="20"/>
                  <w:szCs w:val="20"/>
                  <w:lang w:val="en-GB"/>
                  <w:rPrChange w:id="4037" w:author="薛媛媛（Grace）" w:date="2025-11-18T13:55:33Z">
                    <w:rPr>
                      <w:rFonts w:hint="eastAsia"/>
                      <w:sz w:val="20"/>
                      <w:szCs w:val="20"/>
                      <w:lang w:val="en-GB"/>
                    </w:rPr>
                  </w:rPrChange>
                </w:rPr>
                <w:t>The device is non-radiat</w:t>
              </w:r>
            </w:ins>
            <w:ins w:id="4039" w:author="薛媛媛（Grace）" w:date="2025-11-18T08:22:24Z">
              <w:r>
                <w:rPr>
                  <w:rFonts w:hint="default" w:ascii="Arial" w:hAnsi="Arial" w:eastAsia="宋体" w:cs="Arial"/>
                  <w:sz w:val="20"/>
                  <w:szCs w:val="20"/>
                  <w:lang w:val="en-US" w:eastAsia="zh-CN"/>
                  <w:rPrChange w:id="4040" w:author="薛媛媛（Grace）" w:date="2025-11-18T13:55:33Z">
                    <w:rPr>
                      <w:rFonts w:hint="eastAsia" w:eastAsia="宋体"/>
                      <w:sz w:val="20"/>
                      <w:szCs w:val="20"/>
                      <w:lang w:val="en-US" w:eastAsia="zh-CN"/>
                    </w:rPr>
                  </w:rPrChange>
                </w:rPr>
                <w:t>ion</w:t>
              </w:r>
            </w:ins>
          </w:p>
        </w:tc>
      </w:tr>
      <w:tr w14:paraId="41011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35BC7D1C">
            <w:pPr>
              <w:tabs>
                <w:tab w:val="left" w:pos="595"/>
              </w:tabs>
              <w:spacing w:before="120" w:line="240" w:lineRule="auto"/>
              <w:rPr>
                <w:rFonts w:ascii="Arial" w:hAnsi="Arial" w:cs="Arial"/>
                <w:sz w:val="20"/>
                <w:szCs w:val="20"/>
                <w:lang w:val="en-GB"/>
                <w:rPrChange w:id="4042" w:author="薛媛媛（Grace）" w:date="2025-11-18T13:55:33Z">
                  <w:rPr>
                    <w:sz w:val="20"/>
                    <w:szCs w:val="20"/>
                    <w:lang w:val="en-GB"/>
                  </w:rPr>
                </w:rPrChange>
              </w:rPr>
            </w:pPr>
            <w:r>
              <w:rPr>
                <w:rFonts w:ascii="Arial" w:hAnsi="Arial" w:cs="Arial"/>
                <w:sz w:val="20"/>
                <w:szCs w:val="20"/>
                <w:lang w:val="en-GB"/>
                <w:rPrChange w:id="4043" w:author="薛媛媛（Grace）" w:date="2025-11-18T13:55:33Z">
                  <w:rPr>
                    <w:sz w:val="20"/>
                    <w:szCs w:val="20"/>
                    <w:lang w:val="en-GB"/>
                  </w:rPr>
                </w:rPrChange>
              </w:rPr>
              <w:t>16.3.</w:t>
            </w:r>
            <w:r>
              <w:rPr>
                <w:rFonts w:ascii="Arial" w:hAnsi="Arial" w:cs="Arial"/>
                <w:sz w:val="20"/>
                <w:szCs w:val="20"/>
                <w:lang w:val="en-GB"/>
                <w:rPrChange w:id="4044" w:author="薛媛媛（Grace）" w:date="2025-11-18T13:55:33Z">
                  <w:rPr>
                    <w:sz w:val="20"/>
                    <w:szCs w:val="20"/>
                    <w:lang w:val="en-GB"/>
                  </w:rPr>
                </w:rPrChange>
              </w:rPr>
              <w:tab/>
            </w:r>
            <w:r>
              <w:rPr>
                <w:rFonts w:ascii="Arial" w:hAnsi="Arial" w:cs="Arial"/>
                <w:sz w:val="20"/>
                <w:szCs w:val="20"/>
                <w:lang w:val="en-GB"/>
                <w:rPrChange w:id="4045" w:author="薛媛媛（Grace）" w:date="2025-11-18T13:55:33Z">
                  <w:rPr>
                    <w:sz w:val="20"/>
                    <w:szCs w:val="20"/>
                    <w:lang w:val="en-GB"/>
                  </w:rPr>
                </w:rPrChange>
              </w:rPr>
              <w:t>Devices shall be designed and manufactured in such a way that exposure of patients, users and other persons to the emission of unintended, stray or scattered radiation is reduced as far as possible. Where possible and appropriate, methods shall be selected which reduce the exposure to radiation of patients, users and other persons who may be affected.</w:t>
            </w:r>
          </w:p>
        </w:tc>
        <w:tc>
          <w:tcPr>
            <w:tcW w:w="1198" w:type="dxa"/>
            <w:shd w:val="clear"/>
            <w:tcMar>
              <w:top w:w="113" w:type="dxa"/>
              <w:bottom w:w="113" w:type="dxa"/>
            </w:tcMar>
            <w:vAlign w:val="top"/>
          </w:tcPr>
          <w:p w14:paraId="41CFE8AA">
            <w:pPr>
              <w:rPr>
                <w:ins w:id="4046" w:author="薛媛媛（Grace）" w:date="2025-11-18T08:22:40Z"/>
                <w:rFonts w:hint="default" w:ascii="Arial" w:hAnsi="Arial" w:eastAsia="宋体" w:cs="Arial"/>
                <w:sz w:val="20"/>
                <w:szCs w:val="20"/>
                <w:lang w:val="en-US" w:eastAsia="zh-CN"/>
                <w:rPrChange w:id="4047" w:author="薛媛媛（Grace）" w:date="2025-11-18T13:55:33Z">
                  <w:rPr>
                    <w:ins w:id="4048" w:author="薛媛媛（Grace）" w:date="2025-11-18T08:22:40Z"/>
                    <w:rFonts w:hint="eastAsia" w:eastAsia="宋体"/>
                    <w:sz w:val="20"/>
                    <w:szCs w:val="20"/>
                    <w:lang w:val="en-US" w:eastAsia="zh-CN"/>
                  </w:rPr>
                </w:rPrChange>
              </w:rPr>
            </w:pPr>
            <w:ins w:id="4049" w:author="薛媛媛（Grace）" w:date="2025-11-18T08:22:40Z">
              <w:r>
                <w:rPr>
                  <w:rFonts w:hint="default" w:ascii="Arial" w:hAnsi="Arial" w:eastAsia="宋体" w:cs="Arial"/>
                  <w:sz w:val="20"/>
                  <w:szCs w:val="20"/>
                  <w:lang w:val="en-US" w:eastAsia="zh-CN"/>
                  <w:rPrChange w:id="4050" w:author="薛媛媛（Grace）" w:date="2025-11-18T13:55:33Z">
                    <w:rPr>
                      <w:rFonts w:hint="eastAsia" w:eastAsia="宋体"/>
                      <w:sz w:val="20"/>
                      <w:szCs w:val="20"/>
                      <w:lang w:val="en-US" w:eastAsia="zh-CN"/>
                    </w:rPr>
                  </w:rPrChange>
                </w:rPr>
                <w:t>No</w:t>
              </w:r>
            </w:ins>
          </w:p>
          <w:p w14:paraId="0742D78C">
            <w:pPr>
              <w:rPr>
                <w:ins w:id="4052" w:author="薛媛媛（Grace）" w:date="2025-11-18T08:22:40Z"/>
                <w:rFonts w:ascii="Arial" w:hAnsi="Arial" w:cs="Arial" w:eastAsiaTheme="minorHAnsi"/>
                <w:sz w:val="20"/>
                <w:szCs w:val="20"/>
                <w:lang w:val="en-GB" w:eastAsia="en-US" w:bidi="ar-SA"/>
                <w:rPrChange w:id="4053" w:author="薛媛媛（Grace）" w:date="2025-11-18T13:55:33Z">
                  <w:rPr>
                    <w:ins w:id="4054" w:author="薛媛媛（Grace）" w:date="2025-11-18T08:22:40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5D4B2586">
            <w:pPr>
              <w:rPr>
                <w:ins w:id="4055" w:author="薛媛媛（Grace）" w:date="2025-11-18T08:22:40Z"/>
                <w:rFonts w:ascii="Arial" w:hAnsi="Arial" w:cs="Arial" w:eastAsiaTheme="minorHAnsi"/>
                <w:sz w:val="20"/>
                <w:szCs w:val="20"/>
                <w:lang w:val="en-GB" w:eastAsia="en-US" w:bidi="ar-SA"/>
                <w:rPrChange w:id="4056" w:author="薛媛媛（Grace）" w:date="2025-11-18T13:55:33Z">
                  <w:rPr>
                    <w:ins w:id="4057" w:author="薛媛媛（Grace）" w:date="2025-11-18T08:22:40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3F9C1C78">
            <w:pPr>
              <w:rPr>
                <w:ins w:id="4058" w:author="薛媛媛（Grace）" w:date="2025-11-18T08:22:40Z"/>
                <w:rFonts w:ascii="Arial" w:hAnsi="Arial" w:cs="Arial" w:eastAsiaTheme="minorHAnsi"/>
                <w:sz w:val="20"/>
                <w:szCs w:val="20"/>
                <w:lang w:val="en-GB" w:eastAsia="en-US" w:bidi="ar-SA"/>
                <w:rPrChange w:id="4059" w:author="薛媛媛（Grace）" w:date="2025-11-18T13:55:33Z">
                  <w:rPr>
                    <w:ins w:id="4060" w:author="薛媛媛（Grace）" w:date="2025-11-18T08:22:40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15274A51">
            <w:pPr>
              <w:rPr>
                <w:ins w:id="4061" w:author="薛媛媛（Grace）" w:date="2025-11-18T08:22:40Z"/>
                <w:rFonts w:hint="default" w:ascii="Arial" w:hAnsi="Arial" w:eastAsia="宋体" w:cs="Arial"/>
                <w:sz w:val="20"/>
                <w:szCs w:val="20"/>
                <w:lang w:val="en-GB" w:eastAsia="zh-CN" w:bidi="ar-SA"/>
                <w:rPrChange w:id="4062" w:author="薛媛媛（Grace）" w:date="2025-11-18T13:55:33Z">
                  <w:rPr>
                    <w:ins w:id="4063" w:author="薛媛媛（Grace）" w:date="2025-11-18T08:22:40Z"/>
                    <w:rFonts w:hint="eastAsia" w:ascii="Arial" w:hAnsi="Arial" w:eastAsia="宋体" w:cs="Arial"/>
                    <w:sz w:val="20"/>
                    <w:szCs w:val="20"/>
                    <w:lang w:val="en-GB" w:eastAsia="zh-CN" w:bidi="ar-SA"/>
                  </w:rPr>
                </w:rPrChange>
              </w:rPr>
            </w:pPr>
            <w:ins w:id="4064" w:author="薛媛媛（Grace）" w:date="2025-11-18T08:22:40Z">
              <w:r>
                <w:rPr>
                  <w:rFonts w:hint="default" w:ascii="Arial" w:hAnsi="Arial" w:cs="Arial"/>
                  <w:sz w:val="20"/>
                  <w:szCs w:val="20"/>
                  <w:lang w:val="en-GB"/>
                  <w:rPrChange w:id="4065" w:author="薛媛媛（Grace）" w:date="2025-11-18T13:55:33Z">
                    <w:rPr>
                      <w:rFonts w:hint="eastAsia"/>
                      <w:sz w:val="20"/>
                      <w:szCs w:val="20"/>
                      <w:lang w:val="en-GB"/>
                    </w:rPr>
                  </w:rPrChange>
                </w:rPr>
                <w:t>The device is non-radiat</w:t>
              </w:r>
            </w:ins>
            <w:ins w:id="4067" w:author="薛媛媛（Grace）" w:date="2025-11-18T08:22:40Z">
              <w:r>
                <w:rPr>
                  <w:rFonts w:hint="default" w:ascii="Arial" w:hAnsi="Arial" w:eastAsia="宋体" w:cs="Arial"/>
                  <w:sz w:val="20"/>
                  <w:szCs w:val="20"/>
                  <w:lang w:val="en-US" w:eastAsia="zh-CN"/>
                  <w:rPrChange w:id="4068" w:author="薛媛媛（Grace）" w:date="2025-11-18T13:55:33Z">
                    <w:rPr>
                      <w:rFonts w:hint="eastAsia" w:eastAsia="宋体"/>
                      <w:sz w:val="20"/>
                      <w:szCs w:val="20"/>
                      <w:lang w:val="en-US" w:eastAsia="zh-CN"/>
                    </w:rPr>
                  </w:rPrChange>
                </w:rPr>
                <w:t>ion</w:t>
              </w:r>
            </w:ins>
          </w:p>
        </w:tc>
      </w:tr>
      <w:tr w14:paraId="4B72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368E7DC7">
            <w:pPr>
              <w:rPr>
                <w:rFonts w:ascii="Arial" w:hAnsi="Arial" w:cs="Arial"/>
                <w:sz w:val="20"/>
                <w:szCs w:val="20"/>
                <w:lang w:val="en-GB"/>
                <w:rPrChange w:id="4070" w:author="薛媛媛（Grace）" w:date="2025-11-18T13:55:33Z">
                  <w:rPr>
                    <w:sz w:val="20"/>
                    <w:szCs w:val="20"/>
                    <w:lang w:val="en-GB"/>
                  </w:rPr>
                </w:rPrChange>
              </w:rPr>
            </w:pPr>
            <w:r>
              <w:rPr>
                <w:rFonts w:ascii="Arial" w:hAnsi="Arial" w:cs="Arial"/>
                <w:sz w:val="20"/>
                <w:szCs w:val="20"/>
                <w:lang w:val="en-GB"/>
                <w:rPrChange w:id="4071" w:author="薛媛媛（Grace）" w:date="2025-11-18T13:55:33Z">
                  <w:rPr>
                    <w:sz w:val="20"/>
                    <w:szCs w:val="20"/>
                    <w:lang w:val="en-GB"/>
                  </w:rPr>
                </w:rPrChange>
              </w:rPr>
              <w:t>16.4.</w:t>
            </w:r>
            <w:r>
              <w:rPr>
                <w:rFonts w:ascii="Arial" w:hAnsi="Arial" w:cs="Arial"/>
                <w:sz w:val="20"/>
                <w:szCs w:val="20"/>
                <w:lang w:val="en-GB"/>
                <w:rPrChange w:id="4072" w:author="薛媛媛（Grace）" w:date="2025-11-18T13:55:33Z">
                  <w:rPr>
                    <w:sz w:val="20"/>
                    <w:szCs w:val="20"/>
                    <w:lang w:val="en-GB"/>
                  </w:rPr>
                </w:rPrChange>
              </w:rPr>
              <w:tab/>
            </w:r>
            <w:r>
              <w:rPr>
                <w:rFonts w:ascii="Arial" w:hAnsi="Arial" w:cs="Arial"/>
                <w:sz w:val="20"/>
                <w:szCs w:val="20"/>
                <w:lang w:val="en-GB"/>
                <w:rPrChange w:id="4073" w:author="薛媛媛（Grace）" w:date="2025-11-18T13:55:33Z">
                  <w:rPr>
                    <w:sz w:val="20"/>
                    <w:szCs w:val="20"/>
                    <w:lang w:val="en-GB"/>
                  </w:rPr>
                </w:rPrChange>
              </w:rPr>
              <w:t>Ionising radiation</w:t>
            </w:r>
          </w:p>
          <w:p w14:paraId="769021B2">
            <w:pPr>
              <w:ind w:left="172"/>
              <w:rPr>
                <w:rFonts w:ascii="Arial" w:hAnsi="Arial" w:cs="Arial"/>
                <w:sz w:val="20"/>
                <w:szCs w:val="20"/>
                <w:lang w:val="en-GB"/>
                <w:rPrChange w:id="4074" w:author="薛媛媛（Grace）" w:date="2025-11-18T13:55:33Z">
                  <w:rPr>
                    <w:sz w:val="20"/>
                    <w:szCs w:val="20"/>
                    <w:lang w:val="en-GB"/>
                  </w:rPr>
                </w:rPrChange>
              </w:rPr>
            </w:pPr>
            <w:r>
              <w:rPr>
                <w:rFonts w:ascii="Arial" w:hAnsi="Arial" w:cs="Arial"/>
                <w:sz w:val="20"/>
                <w:szCs w:val="20"/>
                <w:lang w:val="en-GB"/>
                <w:rPrChange w:id="4075" w:author="薛媛媛（Grace）" w:date="2025-11-18T13:55:33Z">
                  <w:rPr>
                    <w:sz w:val="20"/>
                    <w:szCs w:val="20"/>
                    <w:lang w:val="en-GB"/>
                  </w:rPr>
                </w:rPrChange>
              </w:rPr>
              <w:t>(a)  Devices intended to emit ionizing radiation shall be designed and manufactured taking into account the requirements of the Directive 2013/59/Euratom laying down basic safety standards for protection against the dangers arising from exposure to ionising radiation.</w:t>
            </w:r>
          </w:p>
        </w:tc>
        <w:tc>
          <w:tcPr>
            <w:tcW w:w="1198" w:type="dxa"/>
            <w:tcMar>
              <w:top w:w="113" w:type="dxa"/>
              <w:bottom w:w="113" w:type="dxa"/>
            </w:tcMar>
          </w:tcPr>
          <w:p w14:paraId="583F838A">
            <w:pPr>
              <w:rPr>
                <w:ins w:id="4076" w:author="薛媛媛（Grace）" w:date="2025-11-18T08:24:59Z"/>
                <w:rFonts w:hint="default" w:ascii="Arial" w:hAnsi="Arial" w:eastAsia="宋体" w:cs="Arial"/>
                <w:sz w:val="20"/>
                <w:szCs w:val="20"/>
                <w:lang w:val="en-US" w:eastAsia="zh-CN"/>
                <w:rPrChange w:id="4077" w:author="薛媛媛（Grace）" w:date="2025-11-18T13:55:33Z">
                  <w:rPr>
                    <w:ins w:id="4078" w:author="薛媛媛（Grace）" w:date="2025-11-18T08:24:59Z"/>
                    <w:rFonts w:hint="eastAsia" w:eastAsia="宋体"/>
                    <w:sz w:val="20"/>
                    <w:szCs w:val="20"/>
                    <w:lang w:val="en-US" w:eastAsia="zh-CN"/>
                  </w:rPr>
                </w:rPrChange>
              </w:rPr>
            </w:pPr>
            <w:ins w:id="4079" w:author="薛媛媛（Grace）" w:date="2025-11-18T08:24:59Z">
              <w:r>
                <w:rPr>
                  <w:rFonts w:hint="default" w:ascii="Arial" w:hAnsi="Arial" w:eastAsia="宋体" w:cs="Arial"/>
                  <w:sz w:val="20"/>
                  <w:szCs w:val="20"/>
                  <w:lang w:val="en-US" w:eastAsia="zh-CN"/>
                  <w:rPrChange w:id="4080" w:author="薛媛媛（Grace）" w:date="2025-11-18T13:55:33Z">
                    <w:rPr>
                      <w:rFonts w:hint="eastAsia" w:eastAsia="宋体"/>
                      <w:sz w:val="20"/>
                      <w:szCs w:val="20"/>
                      <w:lang w:val="en-US" w:eastAsia="zh-CN"/>
                    </w:rPr>
                  </w:rPrChange>
                </w:rPr>
                <w:t>No</w:t>
              </w:r>
            </w:ins>
          </w:p>
          <w:p w14:paraId="14EE4067">
            <w:pPr>
              <w:rPr>
                <w:rFonts w:ascii="Arial" w:hAnsi="Arial" w:cs="Arial"/>
                <w:sz w:val="20"/>
                <w:szCs w:val="20"/>
                <w:lang w:val="en-GB"/>
                <w:rPrChange w:id="4082" w:author="薛媛媛（Grace）" w:date="2025-11-18T13:55:33Z">
                  <w:rPr>
                    <w:sz w:val="20"/>
                    <w:szCs w:val="20"/>
                    <w:lang w:val="en-GB"/>
                  </w:rPr>
                </w:rPrChange>
              </w:rPr>
            </w:pPr>
          </w:p>
        </w:tc>
        <w:tc>
          <w:tcPr>
            <w:tcW w:w="3078" w:type="dxa"/>
            <w:tcMar>
              <w:top w:w="113" w:type="dxa"/>
              <w:bottom w:w="113" w:type="dxa"/>
            </w:tcMar>
          </w:tcPr>
          <w:p w14:paraId="096BCA80">
            <w:pPr>
              <w:rPr>
                <w:rFonts w:ascii="Arial" w:hAnsi="Arial" w:cs="Arial"/>
                <w:sz w:val="20"/>
                <w:szCs w:val="20"/>
                <w:lang w:val="en-GB"/>
                <w:rPrChange w:id="4083" w:author="薛媛媛（Grace）" w:date="2025-11-18T13:55:33Z">
                  <w:rPr>
                    <w:sz w:val="20"/>
                    <w:szCs w:val="20"/>
                    <w:lang w:val="en-GB"/>
                  </w:rPr>
                </w:rPrChange>
              </w:rPr>
            </w:pPr>
          </w:p>
        </w:tc>
        <w:tc>
          <w:tcPr>
            <w:tcW w:w="3078" w:type="dxa"/>
            <w:tcMar>
              <w:top w:w="113" w:type="dxa"/>
              <w:bottom w:w="113" w:type="dxa"/>
            </w:tcMar>
          </w:tcPr>
          <w:p w14:paraId="78B0AD7A">
            <w:pPr>
              <w:rPr>
                <w:rFonts w:ascii="Arial" w:hAnsi="Arial" w:cs="Arial"/>
                <w:sz w:val="20"/>
                <w:szCs w:val="20"/>
                <w:lang w:val="en-GB"/>
                <w:rPrChange w:id="4084" w:author="薛媛媛（Grace）" w:date="2025-11-18T13:55:33Z">
                  <w:rPr>
                    <w:sz w:val="20"/>
                    <w:szCs w:val="20"/>
                    <w:lang w:val="en-GB"/>
                  </w:rPr>
                </w:rPrChange>
              </w:rPr>
            </w:pPr>
          </w:p>
        </w:tc>
        <w:tc>
          <w:tcPr>
            <w:tcW w:w="3078" w:type="dxa"/>
            <w:tcMar>
              <w:top w:w="113" w:type="dxa"/>
              <w:bottom w:w="113" w:type="dxa"/>
            </w:tcMar>
          </w:tcPr>
          <w:p w14:paraId="522EB07D">
            <w:pPr>
              <w:rPr>
                <w:rFonts w:ascii="Arial" w:hAnsi="Arial" w:cs="Arial"/>
                <w:sz w:val="20"/>
                <w:szCs w:val="20"/>
                <w:lang w:val="en-GB"/>
                <w:rPrChange w:id="4085" w:author="薛媛媛（Grace）" w:date="2025-11-18T13:55:33Z">
                  <w:rPr>
                    <w:sz w:val="20"/>
                    <w:szCs w:val="20"/>
                    <w:lang w:val="en-GB"/>
                  </w:rPr>
                </w:rPrChange>
              </w:rPr>
            </w:pPr>
            <w:ins w:id="4086" w:author="薛媛媛（Grace）" w:date="2025-11-18T08:24:22Z">
              <w:r>
                <w:rPr>
                  <w:rFonts w:ascii="Arial" w:hAnsi="Arial" w:eastAsia="等线" w:cs="Arial"/>
                  <w:sz w:val="20"/>
                  <w:szCs w:val="20"/>
                  <w:lang w:eastAsia="zh-CN"/>
                  <w:rPrChange w:id="4087" w:author="薛媛媛（Grace）" w:date="2025-11-18T13:55:39Z">
                    <w:rPr>
                      <w:rFonts w:ascii="Calibri" w:hAnsi="Calibri" w:eastAsia="等线" w:cs="Calibri"/>
                      <w:sz w:val="20"/>
                      <w:lang w:eastAsia="zh-CN"/>
                    </w:rPr>
                  </w:rPrChange>
                </w:rPr>
                <w:t>The device is non</w:t>
              </w:r>
            </w:ins>
            <w:ins w:id="4089" w:author="薛媛媛（Grace）" w:date="2025-11-18T08:24:29Z">
              <w:r>
                <w:rPr>
                  <w:rFonts w:hint="default" w:ascii="Arial" w:hAnsi="Arial" w:eastAsia="等线" w:cs="Arial"/>
                  <w:sz w:val="20"/>
                  <w:szCs w:val="20"/>
                  <w:lang w:val="en-US" w:eastAsia="zh-CN"/>
                  <w:rPrChange w:id="4090" w:author="薛媛媛（Grace）" w:date="2025-11-18T13:55:39Z">
                    <w:rPr>
                      <w:rFonts w:hint="eastAsia" w:ascii="Calibri" w:hAnsi="Calibri" w:eastAsia="等线" w:cs="Calibri"/>
                      <w:sz w:val="20"/>
                      <w:lang w:val="en-US" w:eastAsia="zh-CN"/>
                    </w:rPr>
                  </w:rPrChange>
                </w:rPr>
                <w:t>-</w:t>
              </w:r>
            </w:ins>
            <w:ins w:id="4092" w:author="薛媛媛（Grace）" w:date="2025-11-18T08:24:22Z">
              <w:r>
                <w:rPr>
                  <w:rFonts w:ascii="Arial" w:hAnsi="Arial" w:eastAsia="等线" w:cs="Arial"/>
                  <w:sz w:val="20"/>
                  <w:szCs w:val="20"/>
                  <w:lang w:eastAsia="zh-CN"/>
                  <w:rPrChange w:id="4093" w:author="薛媛媛（Grace）" w:date="2025-11-18T13:55:39Z">
                    <w:rPr>
                      <w:rFonts w:ascii="Calibri" w:hAnsi="Calibri" w:eastAsia="等线" w:cs="Calibri"/>
                      <w:sz w:val="20"/>
                      <w:lang w:eastAsia="zh-CN"/>
                    </w:rPr>
                  </w:rPrChange>
                </w:rPr>
                <w:t>Ioni</w:t>
              </w:r>
            </w:ins>
            <w:ins w:id="4095" w:author="薛媛媛（Grace）" w:date="2025-11-18T08:24:40Z">
              <w:r>
                <w:rPr>
                  <w:rFonts w:hint="default" w:ascii="Arial" w:hAnsi="Arial" w:eastAsia="等线" w:cs="Arial"/>
                  <w:sz w:val="20"/>
                  <w:szCs w:val="20"/>
                  <w:lang w:val="en-US" w:eastAsia="zh-CN"/>
                  <w:rPrChange w:id="4096" w:author="薛媛媛（Grace）" w:date="2025-11-18T13:55:39Z">
                    <w:rPr>
                      <w:rFonts w:hint="eastAsia" w:ascii="Calibri" w:hAnsi="Calibri" w:eastAsia="等线" w:cs="Calibri"/>
                      <w:sz w:val="20"/>
                      <w:lang w:val="en-US" w:eastAsia="zh-CN"/>
                    </w:rPr>
                  </w:rPrChange>
                </w:rPr>
                <w:t>z</w:t>
              </w:r>
            </w:ins>
            <w:ins w:id="4098" w:author="薛媛媛（Grace）" w:date="2025-11-18T08:24:22Z">
              <w:r>
                <w:rPr>
                  <w:rFonts w:ascii="Arial" w:hAnsi="Arial" w:eastAsia="等线" w:cs="Arial"/>
                  <w:sz w:val="20"/>
                  <w:szCs w:val="20"/>
                  <w:lang w:eastAsia="zh-CN"/>
                  <w:rPrChange w:id="4099" w:author="薛媛媛（Grace）" w:date="2025-11-18T13:55:39Z">
                    <w:rPr>
                      <w:rFonts w:ascii="Calibri" w:hAnsi="Calibri" w:eastAsia="等线" w:cs="Calibri"/>
                      <w:sz w:val="20"/>
                      <w:lang w:eastAsia="zh-CN"/>
                    </w:rPr>
                  </w:rPrChange>
                </w:rPr>
                <w:t>ing radiation</w:t>
              </w:r>
            </w:ins>
          </w:p>
        </w:tc>
      </w:tr>
      <w:tr w14:paraId="6E427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0DDDFC08">
            <w:pPr>
              <w:ind w:left="172"/>
              <w:rPr>
                <w:rFonts w:ascii="Arial" w:hAnsi="Arial" w:cs="Arial"/>
                <w:sz w:val="20"/>
                <w:szCs w:val="20"/>
                <w:lang w:val="en-GB"/>
                <w:rPrChange w:id="4101" w:author="薛媛媛（Grace）" w:date="2025-11-18T13:55:33Z">
                  <w:rPr>
                    <w:sz w:val="20"/>
                    <w:szCs w:val="20"/>
                    <w:lang w:val="en-GB"/>
                  </w:rPr>
                </w:rPrChange>
              </w:rPr>
            </w:pPr>
            <w:r>
              <w:rPr>
                <w:rFonts w:ascii="Arial" w:hAnsi="Arial" w:cs="Arial"/>
                <w:sz w:val="20"/>
                <w:szCs w:val="20"/>
                <w:lang w:val="en-GB"/>
                <w:rPrChange w:id="4102" w:author="薛媛媛（Grace）" w:date="2025-11-18T13:55:33Z">
                  <w:rPr>
                    <w:sz w:val="20"/>
                    <w:szCs w:val="20"/>
                    <w:lang w:val="en-GB"/>
                  </w:rPr>
                </w:rPrChange>
              </w:rPr>
              <w:t>(b)  Devices intended to emit ionising radiation shall be designed and manufactured in such a way as to ensure that, where possible, taking into account the intended use, the quantity, geometry and quality of the radiation emitted can be varied and controlled, and, if possible, monitored during treatment.</w:t>
            </w:r>
          </w:p>
        </w:tc>
        <w:tc>
          <w:tcPr>
            <w:tcW w:w="1198" w:type="dxa"/>
            <w:shd w:val="clear"/>
            <w:tcMar>
              <w:top w:w="113" w:type="dxa"/>
              <w:bottom w:w="113" w:type="dxa"/>
            </w:tcMar>
            <w:vAlign w:val="top"/>
          </w:tcPr>
          <w:p w14:paraId="3B198EE5">
            <w:pPr>
              <w:rPr>
                <w:ins w:id="4103" w:author="薛媛媛（Grace）" w:date="2025-11-18T08:25:27Z"/>
                <w:rFonts w:hint="default" w:ascii="Arial" w:hAnsi="Arial" w:eastAsia="宋体" w:cs="Arial"/>
                <w:sz w:val="20"/>
                <w:szCs w:val="20"/>
                <w:lang w:val="en-US" w:eastAsia="zh-CN"/>
                <w:rPrChange w:id="4104" w:author="薛媛媛（Grace）" w:date="2025-11-18T13:55:33Z">
                  <w:rPr>
                    <w:ins w:id="4105" w:author="薛媛媛（Grace）" w:date="2025-11-18T08:25:27Z"/>
                    <w:rFonts w:hint="eastAsia" w:eastAsia="宋体"/>
                    <w:sz w:val="20"/>
                    <w:szCs w:val="20"/>
                    <w:lang w:val="en-US" w:eastAsia="zh-CN"/>
                  </w:rPr>
                </w:rPrChange>
              </w:rPr>
            </w:pPr>
            <w:ins w:id="4106" w:author="薛媛媛（Grace）" w:date="2025-11-18T08:25:27Z">
              <w:r>
                <w:rPr>
                  <w:rFonts w:hint="default" w:ascii="Arial" w:hAnsi="Arial" w:eastAsia="宋体" w:cs="Arial"/>
                  <w:sz w:val="20"/>
                  <w:szCs w:val="20"/>
                  <w:lang w:val="en-US" w:eastAsia="zh-CN"/>
                  <w:rPrChange w:id="4107" w:author="薛媛媛（Grace）" w:date="2025-11-18T13:55:33Z">
                    <w:rPr>
                      <w:rFonts w:hint="eastAsia" w:eastAsia="宋体"/>
                      <w:sz w:val="20"/>
                      <w:szCs w:val="20"/>
                      <w:lang w:val="en-US" w:eastAsia="zh-CN"/>
                    </w:rPr>
                  </w:rPrChange>
                </w:rPr>
                <w:t>No</w:t>
              </w:r>
            </w:ins>
          </w:p>
          <w:p w14:paraId="1C9E16DB">
            <w:pPr>
              <w:rPr>
                <w:ins w:id="4109" w:author="薛媛媛（Grace）" w:date="2025-11-18T08:25:27Z"/>
                <w:rFonts w:ascii="Arial" w:hAnsi="Arial" w:cs="Arial" w:eastAsiaTheme="minorHAnsi"/>
                <w:sz w:val="20"/>
                <w:szCs w:val="20"/>
                <w:lang w:val="en-GB" w:eastAsia="en-US" w:bidi="ar-SA"/>
                <w:rPrChange w:id="4110" w:author="薛媛媛（Grace）" w:date="2025-11-18T13:55:33Z">
                  <w:rPr>
                    <w:ins w:id="4111" w:author="薛媛媛（Grace）" w:date="2025-11-18T08:25:27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27084441">
            <w:pPr>
              <w:rPr>
                <w:ins w:id="4112" w:author="薛媛媛（Grace）" w:date="2025-11-18T08:25:27Z"/>
                <w:rFonts w:ascii="Arial" w:hAnsi="Arial" w:cs="Arial" w:eastAsiaTheme="minorHAnsi"/>
                <w:sz w:val="20"/>
                <w:szCs w:val="20"/>
                <w:lang w:val="en-GB" w:eastAsia="en-US" w:bidi="ar-SA"/>
                <w:rPrChange w:id="4113" w:author="薛媛媛（Grace）" w:date="2025-11-18T13:55:33Z">
                  <w:rPr>
                    <w:ins w:id="4114" w:author="薛媛媛（Grace）" w:date="2025-11-18T08:25:27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06BD0307">
            <w:pPr>
              <w:rPr>
                <w:ins w:id="4115" w:author="薛媛媛（Grace）" w:date="2025-11-18T08:25:27Z"/>
                <w:rFonts w:ascii="Arial" w:hAnsi="Arial" w:cs="Arial" w:eastAsiaTheme="minorHAnsi"/>
                <w:sz w:val="20"/>
                <w:szCs w:val="20"/>
                <w:lang w:val="en-GB" w:eastAsia="en-US" w:bidi="ar-SA"/>
                <w:rPrChange w:id="4116" w:author="薛媛媛（Grace）" w:date="2025-11-18T13:55:33Z">
                  <w:rPr>
                    <w:ins w:id="4117" w:author="薛媛媛（Grace）" w:date="2025-11-18T08:25:27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4BA75DC3">
            <w:pPr>
              <w:rPr>
                <w:ins w:id="4118" w:author="薛媛媛（Grace）" w:date="2025-11-18T08:25:27Z"/>
                <w:rFonts w:ascii="Arial" w:hAnsi="Arial" w:cs="Arial" w:eastAsiaTheme="minorHAnsi"/>
                <w:sz w:val="20"/>
                <w:szCs w:val="20"/>
                <w:lang w:val="en-GB" w:eastAsia="en-US" w:bidi="ar-SA"/>
                <w:rPrChange w:id="4119" w:author="薛媛媛（Grace）" w:date="2025-11-18T13:55:33Z">
                  <w:rPr>
                    <w:ins w:id="4120" w:author="薛媛媛（Grace）" w:date="2025-11-18T08:25:27Z"/>
                    <w:rFonts w:ascii="Arial" w:hAnsi="Arial" w:cs="Arial" w:eastAsiaTheme="minorHAnsi"/>
                    <w:sz w:val="20"/>
                    <w:szCs w:val="20"/>
                    <w:lang w:val="en-GB" w:eastAsia="en-US" w:bidi="ar-SA"/>
                  </w:rPr>
                </w:rPrChange>
              </w:rPr>
            </w:pPr>
            <w:ins w:id="4121" w:author="薛媛媛（Grace）" w:date="2025-11-18T08:25:27Z">
              <w:r>
                <w:rPr>
                  <w:rFonts w:ascii="Arial" w:hAnsi="Arial" w:eastAsia="等线" w:cs="Arial"/>
                  <w:sz w:val="20"/>
                  <w:szCs w:val="20"/>
                  <w:lang w:eastAsia="zh-CN"/>
                  <w:rPrChange w:id="4122" w:author="薛媛媛（Grace）" w:date="2025-11-18T13:55:39Z">
                    <w:rPr>
                      <w:rFonts w:ascii="Calibri" w:hAnsi="Calibri" w:eastAsia="等线" w:cs="Calibri"/>
                      <w:sz w:val="20"/>
                      <w:lang w:eastAsia="zh-CN"/>
                    </w:rPr>
                  </w:rPrChange>
                </w:rPr>
                <w:t>The device is non</w:t>
              </w:r>
            </w:ins>
            <w:ins w:id="4124" w:author="薛媛媛（Grace）" w:date="2025-11-18T08:25:27Z">
              <w:r>
                <w:rPr>
                  <w:rFonts w:hint="default" w:ascii="Arial" w:hAnsi="Arial" w:eastAsia="等线" w:cs="Arial"/>
                  <w:sz w:val="20"/>
                  <w:szCs w:val="20"/>
                  <w:lang w:val="en-US" w:eastAsia="zh-CN"/>
                  <w:rPrChange w:id="4125" w:author="薛媛媛（Grace）" w:date="2025-11-18T13:55:39Z">
                    <w:rPr>
                      <w:rFonts w:hint="eastAsia" w:ascii="Calibri" w:hAnsi="Calibri" w:eastAsia="等线" w:cs="Calibri"/>
                      <w:sz w:val="20"/>
                      <w:lang w:val="en-US" w:eastAsia="zh-CN"/>
                    </w:rPr>
                  </w:rPrChange>
                </w:rPr>
                <w:t>-</w:t>
              </w:r>
            </w:ins>
            <w:ins w:id="4127" w:author="薛媛媛（Grace）" w:date="2025-11-18T08:25:27Z">
              <w:r>
                <w:rPr>
                  <w:rFonts w:ascii="Arial" w:hAnsi="Arial" w:eastAsia="等线" w:cs="Arial"/>
                  <w:sz w:val="20"/>
                  <w:szCs w:val="20"/>
                  <w:lang w:eastAsia="zh-CN"/>
                  <w:rPrChange w:id="4128" w:author="薛媛媛（Grace）" w:date="2025-11-18T13:55:39Z">
                    <w:rPr>
                      <w:rFonts w:ascii="Calibri" w:hAnsi="Calibri" w:eastAsia="等线" w:cs="Calibri"/>
                      <w:sz w:val="20"/>
                      <w:lang w:eastAsia="zh-CN"/>
                    </w:rPr>
                  </w:rPrChange>
                </w:rPr>
                <w:t>Ioni</w:t>
              </w:r>
            </w:ins>
            <w:ins w:id="4130" w:author="薛媛媛（Grace）" w:date="2025-11-18T08:25:27Z">
              <w:r>
                <w:rPr>
                  <w:rFonts w:hint="default" w:ascii="Arial" w:hAnsi="Arial" w:eastAsia="等线" w:cs="Arial"/>
                  <w:sz w:val="20"/>
                  <w:szCs w:val="20"/>
                  <w:lang w:val="en-US" w:eastAsia="zh-CN"/>
                  <w:rPrChange w:id="4131" w:author="薛媛媛（Grace）" w:date="2025-11-18T13:55:39Z">
                    <w:rPr>
                      <w:rFonts w:hint="eastAsia" w:ascii="Calibri" w:hAnsi="Calibri" w:eastAsia="等线" w:cs="Calibri"/>
                      <w:sz w:val="20"/>
                      <w:lang w:val="en-US" w:eastAsia="zh-CN"/>
                    </w:rPr>
                  </w:rPrChange>
                </w:rPr>
                <w:t>z</w:t>
              </w:r>
            </w:ins>
            <w:ins w:id="4133" w:author="薛媛媛（Grace）" w:date="2025-11-18T08:25:27Z">
              <w:r>
                <w:rPr>
                  <w:rFonts w:ascii="Arial" w:hAnsi="Arial" w:eastAsia="等线" w:cs="Arial"/>
                  <w:sz w:val="20"/>
                  <w:szCs w:val="20"/>
                  <w:lang w:eastAsia="zh-CN"/>
                  <w:rPrChange w:id="4134" w:author="薛媛媛（Grace）" w:date="2025-11-18T13:55:39Z">
                    <w:rPr>
                      <w:rFonts w:ascii="Calibri" w:hAnsi="Calibri" w:eastAsia="等线" w:cs="Calibri"/>
                      <w:sz w:val="20"/>
                      <w:lang w:eastAsia="zh-CN"/>
                    </w:rPr>
                  </w:rPrChange>
                </w:rPr>
                <w:t>ing radiation</w:t>
              </w:r>
            </w:ins>
          </w:p>
        </w:tc>
      </w:tr>
      <w:tr w14:paraId="18D96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11DBA755">
            <w:pPr>
              <w:ind w:left="172"/>
              <w:rPr>
                <w:rFonts w:ascii="Arial" w:hAnsi="Arial" w:cs="Arial"/>
                <w:sz w:val="20"/>
                <w:szCs w:val="20"/>
                <w:lang w:val="en-GB"/>
                <w:rPrChange w:id="4136" w:author="薛媛媛（Grace）" w:date="2025-11-18T13:55:33Z">
                  <w:rPr>
                    <w:sz w:val="20"/>
                    <w:szCs w:val="20"/>
                    <w:lang w:val="en-GB"/>
                  </w:rPr>
                </w:rPrChange>
              </w:rPr>
            </w:pPr>
            <w:r>
              <w:rPr>
                <w:rFonts w:ascii="Arial" w:hAnsi="Arial" w:cs="Arial"/>
                <w:sz w:val="20"/>
                <w:szCs w:val="20"/>
                <w:lang w:val="en-GB"/>
                <w:rPrChange w:id="4137" w:author="薛媛媛（Grace）" w:date="2025-11-18T13:55:33Z">
                  <w:rPr>
                    <w:sz w:val="20"/>
                    <w:szCs w:val="20"/>
                    <w:lang w:val="en-GB"/>
                  </w:rPr>
                </w:rPrChange>
              </w:rPr>
              <w:t>(c)  Devices emitting ionising radiation intended for diagnostic radiology shall be designed and manufactured in such a way as to achieve an image and/or output quality that are appropriate to the intended medical purpose whilst minimising radiation exposure of the patient and user.</w:t>
            </w:r>
          </w:p>
        </w:tc>
        <w:tc>
          <w:tcPr>
            <w:tcW w:w="1198" w:type="dxa"/>
            <w:shd w:val="clear"/>
            <w:tcMar>
              <w:top w:w="113" w:type="dxa"/>
              <w:bottom w:w="113" w:type="dxa"/>
            </w:tcMar>
            <w:vAlign w:val="top"/>
          </w:tcPr>
          <w:p w14:paraId="598EEAB2">
            <w:pPr>
              <w:rPr>
                <w:ins w:id="4138" w:author="薛媛媛（Grace）" w:date="2025-11-18T08:25:29Z"/>
                <w:rFonts w:hint="default" w:ascii="Arial" w:hAnsi="Arial" w:eastAsia="宋体" w:cs="Arial"/>
                <w:sz w:val="20"/>
                <w:szCs w:val="20"/>
                <w:lang w:val="en-US" w:eastAsia="zh-CN"/>
                <w:rPrChange w:id="4139" w:author="薛媛媛（Grace）" w:date="2025-11-18T13:55:33Z">
                  <w:rPr>
                    <w:ins w:id="4140" w:author="薛媛媛（Grace）" w:date="2025-11-18T08:25:29Z"/>
                    <w:rFonts w:hint="eastAsia" w:eastAsia="宋体"/>
                    <w:sz w:val="20"/>
                    <w:szCs w:val="20"/>
                    <w:lang w:val="en-US" w:eastAsia="zh-CN"/>
                  </w:rPr>
                </w:rPrChange>
              </w:rPr>
            </w:pPr>
            <w:ins w:id="4141" w:author="薛媛媛（Grace）" w:date="2025-11-18T08:25:29Z">
              <w:r>
                <w:rPr>
                  <w:rFonts w:hint="default" w:ascii="Arial" w:hAnsi="Arial" w:eastAsia="宋体" w:cs="Arial"/>
                  <w:sz w:val="20"/>
                  <w:szCs w:val="20"/>
                  <w:lang w:val="en-US" w:eastAsia="zh-CN"/>
                  <w:rPrChange w:id="4142" w:author="薛媛媛（Grace）" w:date="2025-11-18T13:55:33Z">
                    <w:rPr>
                      <w:rFonts w:hint="eastAsia" w:eastAsia="宋体"/>
                      <w:sz w:val="20"/>
                      <w:szCs w:val="20"/>
                      <w:lang w:val="en-US" w:eastAsia="zh-CN"/>
                    </w:rPr>
                  </w:rPrChange>
                </w:rPr>
                <w:t>No</w:t>
              </w:r>
            </w:ins>
          </w:p>
          <w:p w14:paraId="53C39429">
            <w:pPr>
              <w:rPr>
                <w:ins w:id="4144" w:author="薛媛媛（Grace）" w:date="2025-11-18T08:25:29Z"/>
                <w:rFonts w:ascii="Arial" w:hAnsi="Arial" w:cs="Arial" w:eastAsiaTheme="minorHAnsi"/>
                <w:sz w:val="20"/>
                <w:szCs w:val="20"/>
                <w:lang w:val="en-GB" w:eastAsia="en-US" w:bidi="ar-SA"/>
                <w:rPrChange w:id="4145" w:author="薛媛媛（Grace）" w:date="2025-11-18T13:55:33Z">
                  <w:rPr>
                    <w:ins w:id="4146" w:author="薛媛媛（Grace）" w:date="2025-11-18T08:25:29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4F6C5209">
            <w:pPr>
              <w:rPr>
                <w:ins w:id="4147" w:author="薛媛媛（Grace）" w:date="2025-11-18T08:25:29Z"/>
                <w:rFonts w:ascii="Arial" w:hAnsi="Arial" w:cs="Arial" w:eastAsiaTheme="minorHAnsi"/>
                <w:sz w:val="20"/>
                <w:szCs w:val="20"/>
                <w:lang w:val="en-GB" w:eastAsia="en-US" w:bidi="ar-SA"/>
                <w:rPrChange w:id="4148" w:author="薛媛媛（Grace）" w:date="2025-11-18T13:55:33Z">
                  <w:rPr>
                    <w:ins w:id="4149" w:author="薛媛媛（Grace）" w:date="2025-11-18T08:25:29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386CBF18">
            <w:pPr>
              <w:rPr>
                <w:ins w:id="4150" w:author="薛媛媛（Grace）" w:date="2025-11-18T08:25:29Z"/>
                <w:rFonts w:ascii="Arial" w:hAnsi="Arial" w:cs="Arial" w:eastAsiaTheme="minorHAnsi"/>
                <w:sz w:val="20"/>
                <w:szCs w:val="20"/>
                <w:lang w:val="en-GB" w:eastAsia="en-US" w:bidi="ar-SA"/>
                <w:rPrChange w:id="4151" w:author="薛媛媛（Grace）" w:date="2025-11-18T13:55:33Z">
                  <w:rPr>
                    <w:ins w:id="4152" w:author="薛媛媛（Grace）" w:date="2025-11-18T08:25:29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6A9FAD16">
            <w:pPr>
              <w:rPr>
                <w:ins w:id="4153" w:author="薛媛媛（Grace）" w:date="2025-11-18T08:25:29Z"/>
                <w:rFonts w:ascii="Arial" w:hAnsi="Arial" w:cs="Arial" w:eastAsiaTheme="minorHAnsi"/>
                <w:sz w:val="20"/>
                <w:szCs w:val="20"/>
                <w:lang w:val="en-GB" w:eastAsia="en-US" w:bidi="ar-SA"/>
                <w:rPrChange w:id="4154" w:author="薛媛媛（Grace）" w:date="2025-11-18T13:55:33Z">
                  <w:rPr>
                    <w:ins w:id="4155" w:author="薛媛媛（Grace）" w:date="2025-11-18T08:25:29Z"/>
                    <w:rFonts w:ascii="Arial" w:hAnsi="Arial" w:cs="Arial" w:eastAsiaTheme="minorHAnsi"/>
                    <w:sz w:val="20"/>
                    <w:szCs w:val="20"/>
                    <w:lang w:val="en-GB" w:eastAsia="en-US" w:bidi="ar-SA"/>
                  </w:rPr>
                </w:rPrChange>
              </w:rPr>
            </w:pPr>
            <w:ins w:id="4156" w:author="薛媛媛（Grace）" w:date="2025-11-18T08:25:29Z">
              <w:r>
                <w:rPr>
                  <w:rFonts w:ascii="Arial" w:hAnsi="Arial" w:eastAsia="等线" w:cs="Arial"/>
                  <w:sz w:val="20"/>
                  <w:szCs w:val="20"/>
                  <w:lang w:eastAsia="zh-CN"/>
                  <w:rPrChange w:id="4157" w:author="薛媛媛（Grace）" w:date="2025-11-18T13:55:39Z">
                    <w:rPr>
                      <w:rFonts w:ascii="Calibri" w:hAnsi="Calibri" w:eastAsia="等线" w:cs="Calibri"/>
                      <w:sz w:val="20"/>
                      <w:lang w:eastAsia="zh-CN"/>
                    </w:rPr>
                  </w:rPrChange>
                </w:rPr>
                <w:t>The device is non</w:t>
              </w:r>
            </w:ins>
            <w:ins w:id="4159" w:author="薛媛媛（Grace）" w:date="2025-11-18T08:25:29Z">
              <w:r>
                <w:rPr>
                  <w:rFonts w:hint="default" w:ascii="Arial" w:hAnsi="Arial" w:eastAsia="等线" w:cs="Arial"/>
                  <w:sz w:val="20"/>
                  <w:szCs w:val="20"/>
                  <w:lang w:val="en-US" w:eastAsia="zh-CN"/>
                  <w:rPrChange w:id="4160" w:author="薛媛媛（Grace）" w:date="2025-11-18T13:55:39Z">
                    <w:rPr>
                      <w:rFonts w:hint="eastAsia" w:ascii="Calibri" w:hAnsi="Calibri" w:eastAsia="等线" w:cs="Calibri"/>
                      <w:sz w:val="20"/>
                      <w:lang w:val="en-US" w:eastAsia="zh-CN"/>
                    </w:rPr>
                  </w:rPrChange>
                </w:rPr>
                <w:t>-</w:t>
              </w:r>
            </w:ins>
            <w:ins w:id="4162" w:author="薛媛媛（Grace）" w:date="2025-11-18T08:25:29Z">
              <w:r>
                <w:rPr>
                  <w:rFonts w:ascii="Arial" w:hAnsi="Arial" w:eastAsia="等线" w:cs="Arial"/>
                  <w:sz w:val="20"/>
                  <w:szCs w:val="20"/>
                  <w:lang w:eastAsia="zh-CN"/>
                  <w:rPrChange w:id="4163" w:author="薛媛媛（Grace）" w:date="2025-11-18T13:55:39Z">
                    <w:rPr>
                      <w:rFonts w:ascii="Calibri" w:hAnsi="Calibri" w:eastAsia="等线" w:cs="Calibri"/>
                      <w:sz w:val="20"/>
                      <w:lang w:eastAsia="zh-CN"/>
                    </w:rPr>
                  </w:rPrChange>
                </w:rPr>
                <w:t>Ioni</w:t>
              </w:r>
            </w:ins>
            <w:ins w:id="4165" w:author="薛媛媛（Grace）" w:date="2025-11-18T08:25:29Z">
              <w:r>
                <w:rPr>
                  <w:rFonts w:hint="default" w:ascii="Arial" w:hAnsi="Arial" w:eastAsia="等线" w:cs="Arial"/>
                  <w:sz w:val="20"/>
                  <w:szCs w:val="20"/>
                  <w:lang w:val="en-US" w:eastAsia="zh-CN"/>
                  <w:rPrChange w:id="4166" w:author="薛媛媛（Grace）" w:date="2025-11-18T13:55:39Z">
                    <w:rPr>
                      <w:rFonts w:hint="eastAsia" w:ascii="Calibri" w:hAnsi="Calibri" w:eastAsia="等线" w:cs="Calibri"/>
                      <w:sz w:val="20"/>
                      <w:lang w:val="en-US" w:eastAsia="zh-CN"/>
                    </w:rPr>
                  </w:rPrChange>
                </w:rPr>
                <w:t>z</w:t>
              </w:r>
            </w:ins>
            <w:ins w:id="4168" w:author="薛媛媛（Grace）" w:date="2025-11-18T08:25:29Z">
              <w:r>
                <w:rPr>
                  <w:rFonts w:ascii="Arial" w:hAnsi="Arial" w:eastAsia="等线" w:cs="Arial"/>
                  <w:sz w:val="20"/>
                  <w:szCs w:val="20"/>
                  <w:lang w:eastAsia="zh-CN"/>
                  <w:rPrChange w:id="4169" w:author="薛媛媛（Grace）" w:date="2025-11-18T13:55:39Z">
                    <w:rPr>
                      <w:rFonts w:ascii="Calibri" w:hAnsi="Calibri" w:eastAsia="等线" w:cs="Calibri"/>
                      <w:sz w:val="20"/>
                      <w:lang w:eastAsia="zh-CN"/>
                    </w:rPr>
                  </w:rPrChange>
                </w:rPr>
                <w:t>ing radiation</w:t>
              </w:r>
            </w:ins>
          </w:p>
        </w:tc>
      </w:tr>
      <w:tr w14:paraId="607AF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1D8DD5F8">
            <w:pPr>
              <w:ind w:left="172"/>
              <w:rPr>
                <w:rFonts w:ascii="Arial" w:hAnsi="Arial" w:cs="Arial"/>
                <w:b/>
                <w:sz w:val="20"/>
                <w:szCs w:val="20"/>
                <w:lang w:val="en-GB"/>
                <w:rPrChange w:id="4171" w:author="薛媛媛（Grace）" w:date="2025-11-18T13:55:33Z">
                  <w:rPr>
                    <w:b/>
                    <w:sz w:val="20"/>
                    <w:szCs w:val="20"/>
                    <w:lang w:val="en-GB"/>
                  </w:rPr>
                </w:rPrChange>
              </w:rPr>
            </w:pPr>
            <w:r>
              <w:rPr>
                <w:rFonts w:ascii="Arial" w:hAnsi="Arial" w:cs="Arial"/>
                <w:sz w:val="20"/>
                <w:szCs w:val="20"/>
                <w:lang w:val="en-GB"/>
                <w:rPrChange w:id="4172" w:author="薛媛媛（Grace）" w:date="2025-11-18T13:55:33Z">
                  <w:rPr>
                    <w:sz w:val="20"/>
                    <w:szCs w:val="20"/>
                    <w:lang w:val="en-GB"/>
                  </w:rPr>
                </w:rPrChange>
              </w:rPr>
              <w:t>(d)  Devices that emit ionising radiation and are intended for therapeutic radiology shall be designed and manufactured in such a way as to enable reliable monitoring and control of the delivered dose, the beam type, energy and, where appropriate, the quality of radiation.</w:t>
            </w:r>
          </w:p>
        </w:tc>
        <w:tc>
          <w:tcPr>
            <w:tcW w:w="1198" w:type="dxa"/>
            <w:shd w:val="clear"/>
            <w:tcMar>
              <w:top w:w="113" w:type="dxa"/>
              <w:bottom w:w="113" w:type="dxa"/>
            </w:tcMar>
            <w:vAlign w:val="top"/>
          </w:tcPr>
          <w:p w14:paraId="4BAC5670">
            <w:pPr>
              <w:rPr>
                <w:ins w:id="4173" w:author="薛媛媛（Grace）" w:date="2025-11-18T08:25:31Z"/>
                <w:rFonts w:hint="default" w:ascii="Arial" w:hAnsi="Arial" w:eastAsia="宋体" w:cs="Arial"/>
                <w:sz w:val="20"/>
                <w:szCs w:val="20"/>
                <w:lang w:val="en-US" w:eastAsia="zh-CN"/>
                <w:rPrChange w:id="4174" w:author="薛媛媛（Grace）" w:date="2025-11-18T13:55:33Z">
                  <w:rPr>
                    <w:ins w:id="4175" w:author="薛媛媛（Grace）" w:date="2025-11-18T08:25:31Z"/>
                    <w:rFonts w:hint="eastAsia" w:eastAsia="宋体"/>
                    <w:sz w:val="20"/>
                    <w:szCs w:val="20"/>
                    <w:lang w:val="en-US" w:eastAsia="zh-CN"/>
                  </w:rPr>
                </w:rPrChange>
              </w:rPr>
            </w:pPr>
            <w:ins w:id="4176" w:author="薛媛媛（Grace）" w:date="2025-11-18T08:25:31Z">
              <w:r>
                <w:rPr>
                  <w:rFonts w:hint="default" w:ascii="Arial" w:hAnsi="Arial" w:eastAsia="宋体" w:cs="Arial"/>
                  <w:sz w:val="20"/>
                  <w:szCs w:val="20"/>
                  <w:lang w:val="en-US" w:eastAsia="zh-CN"/>
                  <w:rPrChange w:id="4177" w:author="薛媛媛（Grace）" w:date="2025-11-18T13:55:33Z">
                    <w:rPr>
                      <w:rFonts w:hint="eastAsia" w:eastAsia="宋体"/>
                      <w:sz w:val="20"/>
                      <w:szCs w:val="20"/>
                      <w:lang w:val="en-US" w:eastAsia="zh-CN"/>
                    </w:rPr>
                  </w:rPrChange>
                </w:rPr>
                <w:t>No</w:t>
              </w:r>
            </w:ins>
          </w:p>
          <w:p w14:paraId="43D2B959">
            <w:pPr>
              <w:rPr>
                <w:ins w:id="4179" w:author="薛媛媛（Grace）" w:date="2025-11-18T08:25:31Z"/>
                <w:rFonts w:ascii="Arial" w:hAnsi="Arial" w:cs="Arial" w:eastAsiaTheme="minorHAnsi"/>
                <w:sz w:val="20"/>
                <w:szCs w:val="20"/>
                <w:lang w:val="en-GB" w:eastAsia="en-US" w:bidi="ar-SA"/>
                <w:rPrChange w:id="4180" w:author="薛媛媛（Grace）" w:date="2025-11-18T13:55:33Z">
                  <w:rPr>
                    <w:ins w:id="4181" w:author="薛媛媛（Grace）" w:date="2025-11-18T08:25:31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174F6C92">
            <w:pPr>
              <w:rPr>
                <w:ins w:id="4182" w:author="薛媛媛（Grace）" w:date="2025-11-18T08:25:31Z"/>
                <w:rFonts w:ascii="Arial" w:hAnsi="Arial" w:cs="Arial" w:eastAsiaTheme="minorHAnsi"/>
                <w:sz w:val="20"/>
                <w:szCs w:val="20"/>
                <w:lang w:val="en-GB" w:eastAsia="en-US" w:bidi="ar-SA"/>
                <w:rPrChange w:id="4183" w:author="薛媛媛（Grace）" w:date="2025-11-18T13:55:33Z">
                  <w:rPr>
                    <w:ins w:id="4184" w:author="薛媛媛（Grace）" w:date="2025-11-18T08:25:31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50DD00F9">
            <w:pPr>
              <w:rPr>
                <w:ins w:id="4185" w:author="薛媛媛（Grace）" w:date="2025-11-18T08:25:31Z"/>
                <w:rFonts w:ascii="Arial" w:hAnsi="Arial" w:cs="Arial" w:eastAsiaTheme="minorHAnsi"/>
                <w:sz w:val="20"/>
                <w:szCs w:val="20"/>
                <w:lang w:val="en-GB" w:eastAsia="en-US" w:bidi="ar-SA"/>
                <w:rPrChange w:id="4186" w:author="薛媛媛（Grace）" w:date="2025-11-18T13:55:33Z">
                  <w:rPr>
                    <w:ins w:id="4187" w:author="薛媛媛（Grace）" w:date="2025-11-18T08:25:31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7E77746F">
            <w:pPr>
              <w:rPr>
                <w:ins w:id="4188" w:author="薛媛媛（Grace）" w:date="2025-11-18T08:25:31Z"/>
                <w:rFonts w:ascii="Arial" w:hAnsi="Arial" w:cs="Arial" w:eastAsiaTheme="minorHAnsi"/>
                <w:sz w:val="20"/>
                <w:szCs w:val="20"/>
                <w:lang w:val="en-GB" w:eastAsia="en-US" w:bidi="ar-SA"/>
                <w:rPrChange w:id="4189" w:author="薛媛媛（Grace）" w:date="2025-11-18T13:55:33Z">
                  <w:rPr>
                    <w:ins w:id="4190" w:author="薛媛媛（Grace）" w:date="2025-11-18T08:25:31Z"/>
                    <w:rFonts w:ascii="Arial" w:hAnsi="Arial" w:cs="Arial" w:eastAsiaTheme="minorHAnsi"/>
                    <w:sz w:val="20"/>
                    <w:szCs w:val="20"/>
                    <w:lang w:val="en-GB" w:eastAsia="en-US" w:bidi="ar-SA"/>
                  </w:rPr>
                </w:rPrChange>
              </w:rPr>
            </w:pPr>
            <w:ins w:id="4191" w:author="薛媛媛（Grace）" w:date="2025-11-18T08:25:32Z">
              <w:r>
                <w:rPr>
                  <w:rFonts w:ascii="Arial" w:hAnsi="Arial" w:eastAsia="等线" w:cs="Arial"/>
                  <w:sz w:val="20"/>
                  <w:szCs w:val="20"/>
                  <w:lang w:eastAsia="zh-CN"/>
                  <w:rPrChange w:id="4192" w:author="薛媛媛（Grace）" w:date="2025-11-18T13:55:39Z">
                    <w:rPr>
                      <w:rFonts w:ascii="Calibri" w:hAnsi="Calibri" w:eastAsia="等线" w:cs="Calibri"/>
                      <w:sz w:val="20"/>
                      <w:lang w:eastAsia="zh-CN"/>
                    </w:rPr>
                  </w:rPrChange>
                </w:rPr>
                <w:t>The device is non</w:t>
              </w:r>
            </w:ins>
            <w:ins w:id="4194" w:author="薛媛媛（Grace）" w:date="2025-11-18T08:25:32Z">
              <w:r>
                <w:rPr>
                  <w:rFonts w:hint="default" w:ascii="Arial" w:hAnsi="Arial" w:eastAsia="等线" w:cs="Arial"/>
                  <w:sz w:val="20"/>
                  <w:szCs w:val="20"/>
                  <w:lang w:val="en-US" w:eastAsia="zh-CN"/>
                  <w:rPrChange w:id="4195" w:author="薛媛媛（Grace）" w:date="2025-11-18T13:55:39Z">
                    <w:rPr>
                      <w:rFonts w:hint="eastAsia" w:ascii="Calibri" w:hAnsi="Calibri" w:eastAsia="等线" w:cs="Calibri"/>
                      <w:sz w:val="20"/>
                      <w:lang w:val="en-US" w:eastAsia="zh-CN"/>
                    </w:rPr>
                  </w:rPrChange>
                </w:rPr>
                <w:t>-</w:t>
              </w:r>
            </w:ins>
            <w:ins w:id="4197" w:author="薛媛媛（Grace）" w:date="2025-11-18T08:25:32Z">
              <w:r>
                <w:rPr>
                  <w:rFonts w:ascii="Arial" w:hAnsi="Arial" w:eastAsia="等线" w:cs="Arial"/>
                  <w:sz w:val="20"/>
                  <w:szCs w:val="20"/>
                  <w:lang w:eastAsia="zh-CN"/>
                  <w:rPrChange w:id="4198" w:author="薛媛媛（Grace）" w:date="2025-11-18T13:55:39Z">
                    <w:rPr>
                      <w:rFonts w:ascii="Calibri" w:hAnsi="Calibri" w:eastAsia="等线" w:cs="Calibri"/>
                      <w:sz w:val="20"/>
                      <w:lang w:eastAsia="zh-CN"/>
                    </w:rPr>
                  </w:rPrChange>
                </w:rPr>
                <w:t>Ioni</w:t>
              </w:r>
            </w:ins>
            <w:ins w:id="4200" w:author="薛媛媛（Grace）" w:date="2025-11-18T08:25:32Z">
              <w:r>
                <w:rPr>
                  <w:rFonts w:hint="default" w:ascii="Arial" w:hAnsi="Arial" w:eastAsia="等线" w:cs="Arial"/>
                  <w:sz w:val="20"/>
                  <w:szCs w:val="20"/>
                  <w:lang w:val="en-US" w:eastAsia="zh-CN"/>
                  <w:rPrChange w:id="4201" w:author="薛媛媛（Grace）" w:date="2025-11-18T13:55:39Z">
                    <w:rPr>
                      <w:rFonts w:hint="eastAsia" w:ascii="Calibri" w:hAnsi="Calibri" w:eastAsia="等线" w:cs="Calibri"/>
                      <w:sz w:val="20"/>
                      <w:lang w:val="en-US" w:eastAsia="zh-CN"/>
                    </w:rPr>
                  </w:rPrChange>
                </w:rPr>
                <w:t>z</w:t>
              </w:r>
            </w:ins>
            <w:ins w:id="4203" w:author="薛媛媛（Grace）" w:date="2025-11-18T08:25:32Z">
              <w:r>
                <w:rPr>
                  <w:rFonts w:ascii="Arial" w:hAnsi="Arial" w:eastAsia="等线" w:cs="Arial"/>
                  <w:sz w:val="20"/>
                  <w:szCs w:val="20"/>
                  <w:lang w:eastAsia="zh-CN"/>
                  <w:rPrChange w:id="4204" w:author="薛媛媛（Grace）" w:date="2025-11-18T13:55:39Z">
                    <w:rPr>
                      <w:rFonts w:ascii="Calibri" w:hAnsi="Calibri" w:eastAsia="等线" w:cs="Calibri"/>
                      <w:sz w:val="20"/>
                      <w:lang w:eastAsia="zh-CN"/>
                    </w:rPr>
                  </w:rPrChange>
                </w:rPr>
                <w:t>ing radiation</w:t>
              </w:r>
            </w:ins>
          </w:p>
        </w:tc>
      </w:tr>
      <w:tr w14:paraId="36196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34A92208">
            <w:pPr>
              <w:rPr>
                <w:rFonts w:ascii="Arial" w:hAnsi="Arial" w:cs="Arial"/>
                <w:b/>
                <w:sz w:val="20"/>
                <w:szCs w:val="20"/>
                <w:lang w:val="en-GB"/>
                <w:rPrChange w:id="4206" w:author="薛媛媛（Grace）" w:date="2025-11-18T13:55:33Z">
                  <w:rPr>
                    <w:b/>
                    <w:sz w:val="20"/>
                    <w:szCs w:val="20"/>
                    <w:lang w:val="en-GB"/>
                  </w:rPr>
                </w:rPrChange>
              </w:rPr>
            </w:pPr>
            <w:r>
              <w:rPr>
                <w:rFonts w:ascii="Arial" w:hAnsi="Arial" w:cs="Arial"/>
                <w:b/>
                <w:sz w:val="20"/>
                <w:szCs w:val="20"/>
                <w:lang w:val="en-GB"/>
                <w:rPrChange w:id="4207" w:author="薛媛媛（Grace）" w:date="2025-11-18T13:55:33Z">
                  <w:rPr>
                    <w:b/>
                    <w:sz w:val="20"/>
                    <w:szCs w:val="20"/>
                    <w:lang w:val="en-GB"/>
                  </w:rPr>
                </w:rPrChange>
              </w:rPr>
              <w:t>17.</w:t>
            </w:r>
            <w:r>
              <w:rPr>
                <w:rFonts w:ascii="Arial" w:hAnsi="Arial" w:cs="Arial"/>
                <w:b/>
                <w:sz w:val="20"/>
                <w:szCs w:val="20"/>
                <w:lang w:val="en-GB"/>
                <w:rPrChange w:id="4208" w:author="薛媛媛（Grace）" w:date="2025-11-18T13:55:33Z">
                  <w:rPr>
                    <w:b/>
                    <w:sz w:val="20"/>
                    <w:szCs w:val="20"/>
                    <w:lang w:val="en-GB"/>
                  </w:rPr>
                </w:rPrChange>
              </w:rPr>
              <w:tab/>
            </w:r>
            <w:r>
              <w:rPr>
                <w:rFonts w:ascii="Arial" w:hAnsi="Arial" w:cs="Arial"/>
                <w:b/>
                <w:sz w:val="20"/>
                <w:szCs w:val="20"/>
                <w:lang w:val="en-GB"/>
                <w:rPrChange w:id="4209" w:author="薛媛媛（Grace）" w:date="2025-11-18T13:55:33Z">
                  <w:rPr>
                    <w:b/>
                    <w:sz w:val="20"/>
                    <w:szCs w:val="20"/>
                    <w:lang w:val="en-GB"/>
                  </w:rPr>
                </w:rPrChange>
              </w:rPr>
              <w:t>Electronic programmable systems — devices that incorporate electronic programmable systems and software that are devices in themselves</w:t>
            </w:r>
          </w:p>
        </w:tc>
        <w:tc>
          <w:tcPr>
            <w:tcW w:w="1198" w:type="dxa"/>
            <w:tcMar>
              <w:top w:w="113" w:type="dxa"/>
              <w:bottom w:w="113" w:type="dxa"/>
            </w:tcMar>
          </w:tcPr>
          <w:p w14:paraId="5F532B5D">
            <w:pPr>
              <w:rPr>
                <w:rFonts w:ascii="Arial" w:hAnsi="Arial" w:cs="Arial"/>
                <w:sz w:val="20"/>
                <w:szCs w:val="20"/>
                <w:lang w:val="en-GB"/>
                <w:rPrChange w:id="4210" w:author="薛媛媛（Grace）" w:date="2025-11-18T13:55:33Z">
                  <w:rPr>
                    <w:sz w:val="20"/>
                    <w:szCs w:val="20"/>
                    <w:lang w:val="en-GB"/>
                  </w:rPr>
                </w:rPrChange>
              </w:rPr>
            </w:pPr>
          </w:p>
        </w:tc>
        <w:tc>
          <w:tcPr>
            <w:tcW w:w="3078" w:type="dxa"/>
            <w:tcMar>
              <w:top w:w="113" w:type="dxa"/>
              <w:bottom w:w="113" w:type="dxa"/>
            </w:tcMar>
          </w:tcPr>
          <w:p w14:paraId="6AEB24FE">
            <w:pPr>
              <w:rPr>
                <w:rFonts w:ascii="Arial" w:hAnsi="Arial" w:cs="Arial"/>
                <w:sz w:val="20"/>
                <w:szCs w:val="20"/>
                <w:lang w:val="en-GB"/>
                <w:rPrChange w:id="4211" w:author="薛媛媛（Grace）" w:date="2025-11-18T13:55:33Z">
                  <w:rPr>
                    <w:sz w:val="20"/>
                    <w:szCs w:val="20"/>
                    <w:lang w:val="en-GB"/>
                  </w:rPr>
                </w:rPrChange>
              </w:rPr>
            </w:pPr>
          </w:p>
        </w:tc>
        <w:tc>
          <w:tcPr>
            <w:tcW w:w="3078" w:type="dxa"/>
            <w:tcMar>
              <w:top w:w="113" w:type="dxa"/>
              <w:bottom w:w="113" w:type="dxa"/>
            </w:tcMar>
          </w:tcPr>
          <w:p w14:paraId="7F9FB2DB">
            <w:pPr>
              <w:rPr>
                <w:rFonts w:ascii="Arial" w:hAnsi="Arial" w:cs="Arial"/>
                <w:sz w:val="20"/>
                <w:szCs w:val="20"/>
                <w:lang w:val="en-GB"/>
                <w:rPrChange w:id="4212" w:author="薛媛媛（Grace）" w:date="2025-11-18T13:55:33Z">
                  <w:rPr>
                    <w:sz w:val="20"/>
                    <w:szCs w:val="20"/>
                    <w:lang w:val="en-GB"/>
                  </w:rPr>
                </w:rPrChange>
              </w:rPr>
            </w:pPr>
          </w:p>
        </w:tc>
        <w:tc>
          <w:tcPr>
            <w:tcW w:w="3078" w:type="dxa"/>
            <w:tcMar>
              <w:top w:w="113" w:type="dxa"/>
              <w:bottom w:w="113" w:type="dxa"/>
            </w:tcMar>
          </w:tcPr>
          <w:p w14:paraId="5F81C05D">
            <w:pPr>
              <w:rPr>
                <w:rFonts w:ascii="Arial" w:hAnsi="Arial" w:cs="Arial"/>
                <w:sz w:val="20"/>
                <w:szCs w:val="20"/>
                <w:lang w:val="en-GB"/>
                <w:rPrChange w:id="4213" w:author="薛媛媛（Grace）" w:date="2025-11-18T13:55:33Z">
                  <w:rPr>
                    <w:sz w:val="20"/>
                    <w:szCs w:val="20"/>
                    <w:lang w:val="en-GB"/>
                  </w:rPr>
                </w:rPrChange>
              </w:rPr>
            </w:pPr>
          </w:p>
        </w:tc>
      </w:tr>
      <w:tr w14:paraId="3E221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5D91E9B8">
            <w:pPr>
              <w:rPr>
                <w:rFonts w:ascii="Arial" w:hAnsi="Arial" w:cs="Arial"/>
                <w:sz w:val="20"/>
                <w:szCs w:val="20"/>
                <w:lang w:val="en-GB"/>
                <w:rPrChange w:id="4214" w:author="薛媛媛（Grace）" w:date="2025-11-18T13:55:33Z">
                  <w:rPr>
                    <w:sz w:val="20"/>
                    <w:szCs w:val="20"/>
                    <w:lang w:val="en-GB"/>
                  </w:rPr>
                </w:rPrChange>
              </w:rPr>
            </w:pPr>
            <w:r>
              <w:rPr>
                <w:rFonts w:ascii="Arial" w:hAnsi="Arial" w:cs="Arial"/>
                <w:sz w:val="20"/>
                <w:szCs w:val="20"/>
                <w:lang w:val="en-GB"/>
                <w:rPrChange w:id="4215" w:author="薛媛媛（Grace）" w:date="2025-11-18T13:55:33Z">
                  <w:rPr>
                    <w:sz w:val="20"/>
                    <w:szCs w:val="20"/>
                    <w:lang w:val="en-GB"/>
                  </w:rPr>
                </w:rPrChange>
              </w:rPr>
              <w:t>17.1.</w:t>
            </w:r>
            <w:r>
              <w:rPr>
                <w:rFonts w:ascii="Arial" w:hAnsi="Arial" w:cs="Arial"/>
                <w:sz w:val="20"/>
                <w:szCs w:val="20"/>
                <w:lang w:val="en-GB"/>
                <w:rPrChange w:id="4216" w:author="薛媛媛（Grace）" w:date="2025-11-18T13:55:33Z">
                  <w:rPr>
                    <w:sz w:val="20"/>
                    <w:szCs w:val="20"/>
                    <w:lang w:val="en-GB"/>
                  </w:rPr>
                </w:rPrChange>
              </w:rPr>
              <w:tab/>
            </w:r>
            <w:r>
              <w:rPr>
                <w:rFonts w:ascii="Arial" w:hAnsi="Arial" w:cs="Arial"/>
                <w:sz w:val="20"/>
                <w:szCs w:val="20"/>
                <w:lang w:val="en-GB"/>
                <w:rPrChange w:id="4217" w:author="薛媛媛（Grace）" w:date="2025-11-18T13:55:33Z">
                  <w:rPr>
                    <w:sz w:val="20"/>
                    <w:szCs w:val="20"/>
                    <w:lang w:val="en-GB"/>
                  </w:rPr>
                </w:rPrChange>
              </w:rPr>
              <w:t>Devices that incorporate electronic programmable systems, including software, or software that are devices in themselves, shall be designed to ensure repeatability, reliability and performance in line with their intended use. In the event of a single fault condition, appropriate means shall be adopted to eliminate or reduce as far as possible consequent risks or impairment of performance.</w:t>
            </w:r>
          </w:p>
        </w:tc>
        <w:tc>
          <w:tcPr>
            <w:tcW w:w="1198" w:type="dxa"/>
            <w:shd w:val="clear"/>
            <w:tcMar>
              <w:top w:w="113" w:type="dxa"/>
              <w:bottom w:w="113" w:type="dxa"/>
            </w:tcMar>
            <w:vAlign w:val="top"/>
          </w:tcPr>
          <w:p w14:paraId="1792E6C9">
            <w:pPr>
              <w:rPr>
                <w:ins w:id="4218" w:author="薛媛媛（Grace）" w:date="2025-11-18T08:26:04Z"/>
                <w:rFonts w:hint="default" w:ascii="Arial" w:hAnsi="Arial" w:eastAsia="宋体" w:cs="Arial"/>
                <w:sz w:val="20"/>
                <w:szCs w:val="20"/>
                <w:lang w:val="en-US" w:eastAsia="zh-CN"/>
                <w:rPrChange w:id="4219" w:author="薛媛媛（Grace）" w:date="2025-11-18T13:55:33Z">
                  <w:rPr>
                    <w:ins w:id="4220" w:author="薛媛媛（Grace）" w:date="2025-11-18T08:26:04Z"/>
                    <w:rFonts w:hint="eastAsia" w:eastAsia="宋体"/>
                    <w:sz w:val="20"/>
                    <w:szCs w:val="20"/>
                    <w:lang w:val="en-US" w:eastAsia="zh-CN"/>
                  </w:rPr>
                </w:rPrChange>
              </w:rPr>
            </w:pPr>
            <w:ins w:id="4221" w:author="薛媛媛（Grace）" w:date="2025-11-18T08:26:04Z">
              <w:r>
                <w:rPr>
                  <w:rFonts w:hint="default" w:ascii="Arial" w:hAnsi="Arial" w:eastAsia="宋体" w:cs="Arial"/>
                  <w:sz w:val="20"/>
                  <w:szCs w:val="20"/>
                  <w:lang w:val="en-US" w:eastAsia="zh-CN"/>
                  <w:rPrChange w:id="4222" w:author="薛媛媛（Grace）" w:date="2025-11-18T13:55:33Z">
                    <w:rPr>
                      <w:rFonts w:hint="eastAsia" w:eastAsia="宋体"/>
                      <w:sz w:val="20"/>
                      <w:szCs w:val="20"/>
                      <w:lang w:val="en-US" w:eastAsia="zh-CN"/>
                    </w:rPr>
                  </w:rPrChange>
                </w:rPr>
                <w:t>No</w:t>
              </w:r>
            </w:ins>
          </w:p>
          <w:p w14:paraId="7876F953">
            <w:pPr>
              <w:rPr>
                <w:ins w:id="4224" w:author="薛媛媛（Grace）" w:date="2025-11-18T08:26:04Z"/>
                <w:rFonts w:ascii="Arial" w:hAnsi="Arial" w:cs="Arial" w:eastAsiaTheme="minorHAnsi"/>
                <w:sz w:val="20"/>
                <w:szCs w:val="20"/>
                <w:lang w:val="en-GB" w:eastAsia="en-US" w:bidi="ar-SA"/>
                <w:rPrChange w:id="4225" w:author="薛媛媛（Grace）" w:date="2025-11-18T13:55:33Z">
                  <w:rPr>
                    <w:ins w:id="4226" w:author="薛媛媛（Grace）" w:date="2025-11-18T08:26:04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001CA1DF">
            <w:pPr>
              <w:rPr>
                <w:ins w:id="4227" w:author="薛媛媛（Grace）" w:date="2025-11-18T08:26:04Z"/>
                <w:rFonts w:ascii="Arial" w:hAnsi="Arial" w:cs="Arial" w:eastAsiaTheme="minorHAnsi"/>
                <w:sz w:val="20"/>
                <w:szCs w:val="20"/>
                <w:lang w:val="en-GB" w:eastAsia="en-US" w:bidi="ar-SA"/>
                <w:rPrChange w:id="4228" w:author="薛媛媛（Grace）" w:date="2025-11-18T13:55:33Z">
                  <w:rPr>
                    <w:ins w:id="4229" w:author="薛媛媛（Grace）" w:date="2025-11-18T08:26:04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7E22EBEF">
            <w:pPr>
              <w:rPr>
                <w:ins w:id="4230" w:author="薛媛媛（Grace）" w:date="2025-11-18T08:26:04Z"/>
                <w:rFonts w:ascii="Arial" w:hAnsi="Arial" w:cs="Arial" w:eastAsiaTheme="minorHAnsi"/>
                <w:sz w:val="20"/>
                <w:szCs w:val="20"/>
                <w:lang w:val="en-GB" w:eastAsia="en-US" w:bidi="ar-SA"/>
                <w:rPrChange w:id="4231" w:author="薛媛媛（Grace）" w:date="2025-11-18T13:55:33Z">
                  <w:rPr>
                    <w:ins w:id="4232" w:author="薛媛媛（Grace）" w:date="2025-11-18T08:26:04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471C3C54">
            <w:pPr>
              <w:rPr>
                <w:ins w:id="4233" w:author="薛媛媛（Grace）" w:date="2025-11-18T08:26:04Z"/>
                <w:rFonts w:ascii="Arial" w:hAnsi="Arial" w:cs="Arial" w:eastAsiaTheme="minorHAnsi"/>
                <w:sz w:val="20"/>
                <w:szCs w:val="20"/>
                <w:lang w:val="en-GB" w:eastAsia="en-US" w:bidi="ar-SA"/>
                <w:rPrChange w:id="4234" w:author="薛媛媛（Grace）" w:date="2025-11-18T13:55:33Z">
                  <w:rPr>
                    <w:ins w:id="4235" w:author="薛媛媛（Grace）" w:date="2025-11-18T08:26:04Z"/>
                    <w:rFonts w:ascii="Arial" w:hAnsi="Arial" w:cs="Arial" w:eastAsiaTheme="minorHAnsi"/>
                    <w:sz w:val="20"/>
                    <w:szCs w:val="20"/>
                    <w:lang w:val="en-GB" w:eastAsia="en-US" w:bidi="ar-SA"/>
                  </w:rPr>
                </w:rPrChange>
              </w:rPr>
            </w:pPr>
            <w:ins w:id="4236" w:author="薛媛媛（Grace）" w:date="2025-11-18T08:26:04Z">
              <w:r>
                <w:rPr>
                  <w:rFonts w:ascii="Arial" w:hAnsi="Arial" w:eastAsia="等线" w:cs="Arial"/>
                  <w:sz w:val="20"/>
                  <w:szCs w:val="20"/>
                  <w:lang w:eastAsia="zh-CN"/>
                  <w:rPrChange w:id="4237" w:author="薛媛媛（Grace）" w:date="2025-11-18T13:55:39Z">
                    <w:rPr>
                      <w:rFonts w:ascii="Calibri" w:hAnsi="Calibri" w:eastAsia="等线" w:cs="Calibri"/>
                      <w:sz w:val="20"/>
                      <w:lang w:eastAsia="zh-CN"/>
                    </w:rPr>
                  </w:rPrChange>
                </w:rPr>
                <w:t>The device is non</w:t>
              </w:r>
            </w:ins>
            <w:ins w:id="4239" w:author="薛媛媛（Grace）" w:date="2025-11-18T08:26:04Z">
              <w:r>
                <w:rPr>
                  <w:rFonts w:hint="default" w:ascii="Arial" w:hAnsi="Arial" w:eastAsia="等线" w:cs="Arial"/>
                  <w:sz w:val="20"/>
                  <w:szCs w:val="20"/>
                  <w:lang w:val="en-US" w:eastAsia="zh-CN"/>
                  <w:rPrChange w:id="4240" w:author="薛媛媛（Grace）" w:date="2025-11-18T13:55:39Z">
                    <w:rPr>
                      <w:rFonts w:hint="eastAsia" w:ascii="Calibri" w:hAnsi="Calibri" w:eastAsia="等线" w:cs="Calibri"/>
                      <w:sz w:val="20"/>
                      <w:lang w:val="en-US" w:eastAsia="zh-CN"/>
                    </w:rPr>
                  </w:rPrChange>
                </w:rPr>
                <w:t>-</w:t>
              </w:r>
            </w:ins>
            <w:ins w:id="4242" w:author="薛媛媛（Grace）" w:date="2025-11-18T08:26:18Z">
              <w:r>
                <w:rPr>
                  <w:rFonts w:hint="default" w:ascii="Arial" w:hAnsi="Arial" w:eastAsia="等线" w:cs="Arial"/>
                  <w:sz w:val="20"/>
                  <w:szCs w:val="20"/>
                  <w:lang w:val="en-US" w:eastAsia="zh-CN"/>
                  <w:rPrChange w:id="4243" w:author="薛媛媛（Grace）" w:date="2025-11-18T13:55:39Z">
                    <w:rPr>
                      <w:rFonts w:hint="eastAsia" w:ascii="Calibri" w:hAnsi="Calibri" w:eastAsia="等线" w:cs="Calibri"/>
                      <w:sz w:val="20"/>
                      <w:lang w:val="en-US" w:eastAsia="zh-CN"/>
                    </w:rPr>
                  </w:rPrChange>
                </w:rPr>
                <w:t>Electronic programmable systems</w:t>
              </w:r>
            </w:ins>
          </w:p>
        </w:tc>
      </w:tr>
      <w:tr w14:paraId="5B82C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086BEEA6">
            <w:pPr>
              <w:rPr>
                <w:rFonts w:ascii="Arial" w:hAnsi="Arial" w:cs="Arial"/>
                <w:sz w:val="20"/>
                <w:szCs w:val="20"/>
                <w:lang w:val="en-GB"/>
                <w:rPrChange w:id="4245" w:author="薛媛媛（Grace）" w:date="2025-11-18T13:55:33Z">
                  <w:rPr>
                    <w:sz w:val="20"/>
                    <w:szCs w:val="20"/>
                    <w:lang w:val="en-GB"/>
                  </w:rPr>
                </w:rPrChange>
              </w:rPr>
            </w:pPr>
            <w:r>
              <w:rPr>
                <w:rFonts w:ascii="Arial" w:hAnsi="Arial" w:cs="Arial"/>
                <w:sz w:val="20"/>
                <w:szCs w:val="20"/>
                <w:lang w:val="en-GB"/>
                <w:rPrChange w:id="4246" w:author="薛媛媛（Grace）" w:date="2025-11-18T13:55:33Z">
                  <w:rPr>
                    <w:sz w:val="20"/>
                    <w:szCs w:val="20"/>
                    <w:lang w:val="en-GB"/>
                  </w:rPr>
                </w:rPrChange>
              </w:rPr>
              <w:t>17.2.</w:t>
            </w:r>
            <w:r>
              <w:rPr>
                <w:rFonts w:ascii="Arial" w:hAnsi="Arial" w:cs="Arial"/>
                <w:sz w:val="20"/>
                <w:szCs w:val="20"/>
                <w:lang w:val="en-GB"/>
                <w:rPrChange w:id="4247" w:author="薛媛媛（Grace）" w:date="2025-11-18T13:55:33Z">
                  <w:rPr>
                    <w:sz w:val="20"/>
                    <w:szCs w:val="20"/>
                    <w:lang w:val="en-GB"/>
                  </w:rPr>
                </w:rPrChange>
              </w:rPr>
              <w:tab/>
            </w:r>
            <w:r>
              <w:rPr>
                <w:rFonts w:ascii="Arial" w:hAnsi="Arial" w:cs="Arial"/>
                <w:sz w:val="20"/>
                <w:szCs w:val="20"/>
                <w:lang w:val="en-GB"/>
                <w:rPrChange w:id="4248" w:author="薛媛媛（Grace）" w:date="2025-11-18T13:55:33Z">
                  <w:rPr>
                    <w:sz w:val="20"/>
                    <w:szCs w:val="20"/>
                    <w:lang w:val="en-GB"/>
                  </w:rPr>
                </w:rPrChange>
              </w:rPr>
              <w:t>For devices that incorporate software or for software that are devices in themselves, the software shall be developed and manufactured in accordance with the state of the art taking into account the principles of development life cycle, risk management, including information security, verification and validation.</w:t>
            </w:r>
          </w:p>
        </w:tc>
        <w:tc>
          <w:tcPr>
            <w:tcW w:w="1198" w:type="dxa"/>
            <w:shd w:val="clear" w:color="auto" w:fill="auto"/>
            <w:tcMar>
              <w:top w:w="113" w:type="dxa"/>
              <w:bottom w:w="113" w:type="dxa"/>
            </w:tcMar>
            <w:vAlign w:val="top"/>
          </w:tcPr>
          <w:p w14:paraId="027C86BF">
            <w:pPr>
              <w:rPr>
                <w:ins w:id="4249" w:author="薛媛媛（Grace）" w:date="2025-11-18T08:26:25Z"/>
                <w:rFonts w:hint="default" w:ascii="Arial" w:hAnsi="Arial" w:eastAsia="宋体" w:cs="Arial"/>
                <w:sz w:val="20"/>
                <w:szCs w:val="20"/>
                <w:lang w:val="en-US" w:eastAsia="zh-CN"/>
                <w:rPrChange w:id="4250" w:author="薛媛媛（Grace）" w:date="2025-11-18T13:55:33Z">
                  <w:rPr>
                    <w:ins w:id="4251" w:author="薛媛媛（Grace）" w:date="2025-11-18T08:26:25Z"/>
                    <w:rFonts w:hint="eastAsia" w:eastAsia="宋体"/>
                    <w:sz w:val="20"/>
                    <w:szCs w:val="20"/>
                    <w:lang w:val="en-US" w:eastAsia="zh-CN"/>
                  </w:rPr>
                </w:rPrChange>
              </w:rPr>
            </w:pPr>
            <w:ins w:id="4252" w:author="薛媛媛（Grace）" w:date="2025-11-18T08:26:25Z">
              <w:r>
                <w:rPr>
                  <w:rFonts w:hint="default" w:ascii="Arial" w:hAnsi="Arial" w:eastAsia="宋体" w:cs="Arial"/>
                  <w:sz w:val="20"/>
                  <w:szCs w:val="20"/>
                  <w:lang w:val="en-US" w:eastAsia="zh-CN"/>
                  <w:rPrChange w:id="4253" w:author="薛媛媛（Grace）" w:date="2025-11-18T13:55:33Z">
                    <w:rPr>
                      <w:rFonts w:hint="eastAsia" w:eastAsia="宋体"/>
                      <w:sz w:val="20"/>
                      <w:szCs w:val="20"/>
                      <w:lang w:val="en-US" w:eastAsia="zh-CN"/>
                    </w:rPr>
                  </w:rPrChange>
                </w:rPr>
                <w:t>No</w:t>
              </w:r>
            </w:ins>
          </w:p>
          <w:p w14:paraId="6B89F355">
            <w:pPr>
              <w:rPr>
                <w:ins w:id="4255" w:author="薛媛媛（Grace）" w:date="2025-11-18T08:26:25Z"/>
                <w:rFonts w:ascii="Arial" w:hAnsi="Arial" w:cs="Arial" w:eastAsiaTheme="minorHAnsi"/>
                <w:sz w:val="20"/>
                <w:szCs w:val="20"/>
                <w:lang w:val="en-GB" w:eastAsia="en-US" w:bidi="ar-SA"/>
                <w:rPrChange w:id="4256" w:author="薛媛媛（Grace）" w:date="2025-11-18T13:55:33Z">
                  <w:rPr>
                    <w:ins w:id="4257" w:author="薛媛媛（Grace）" w:date="2025-11-18T08:26:25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00484625">
            <w:pPr>
              <w:rPr>
                <w:ins w:id="4258" w:author="薛媛媛（Grace）" w:date="2025-11-18T08:26:25Z"/>
                <w:rFonts w:ascii="Arial" w:hAnsi="Arial" w:cs="Arial" w:eastAsiaTheme="minorHAnsi"/>
                <w:sz w:val="20"/>
                <w:szCs w:val="20"/>
                <w:lang w:val="en-GB" w:eastAsia="en-US" w:bidi="ar-SA"/>
                <w:rPrChange w:id="4259" w:author="薛媛媛（Grace）" w:date="2025-11-18T13:55:33Z">
                  <w:rPr>
                    <w:ins w:id="4260" w:author="薛媛媛（Grace）" w:date="2025-11-18T08:26:25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3527706F">
            <w:pPr>
              <w:rPr>
                <w:ins w:id="4261" w:author="薛媛媛（Grace）" w:date="2025-11-18T08:26:25Z"/>
                <w:rFonts w:ascii="Arial" w:hAnsi="Arial" w:cs="Arial" w:eastAsiaTheme="minorHAnsi"/>
                <w:sz w:val="20"/>
                <w:szCs w:val="20"/>
                <w:lang w:val="en-GB" w:eastAsia="en-US" w:bidi="ar-SA"/>
                <w:rPrChange w:id="4262" w:author="薛媛媛（Grace）" w:date="2025-11-18T13:55:33Z">
                  <w:rPr>
                    <w:ins w:id="4263" w:author="薛媛媛（Grace）" w:date="2025-11-18T08:26:25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0F1D9F7E">
            <w:pPr>
              <w:rPr>
                <w:ins w:id="4264" w:author="薛媛媛（Grace）" w:date="2025-11-18T08:26:25Z"/>
                <w:rFonts w:ascii="Arial" w:hAnsi="Arial" w:cs="Arial" w:eastAsiaTheme="minorHAnsi"/>
                <w:sz w:val="20"/>
                <w:szCs w:val="20"/>
                <w:lang w:val="en-GB" w:eastAsia="en-US" w:bidi="ar-SA"/>
                <w:rPrChange w:id="4265" w:author="薛媛媛（Grace）" w:date="2025-11-18T13:55:33Z">
                  <w:rPr>
                    <w:ins w:id="4266" w:author="薛媛媛（Grace）" w:date="2025-11-18T08:26:25Z"/>
                    <w:rFonts w:ascii="Arial" w:hAnsi="Arial" w:cs="Arial" w:eastAsiaTheme="minorHAnsi"/>
                    <w:sz w:val="20"/>
                    <w:szCs w:val="20"/>
                    <w:lang w:val="en-GB" w:eastAsia="en-US" w:bidi="ar-SA"/>
                  </w:rPr>
                </w:rPrChange>
              </w:rPr>
            </w:pPr>
            <w:ins w:id="4267" w:author="薛媛媛（Grace）" w:date="2025-11-18T08:26:25Z">
              <w:r>
                <w:rPr>
                  <w:rFonts w:ascii="Arial" w:hAnsi="Arial" w:eastAsia="等线" w:cs="Arial"/>
                  <w:sz w:val="20"/>
                  <w:szCs w:val="20"/>
                  <w:lang w:eastAsia="zh-CN"/>
                  <w:rPrChange w:id="4268" w:author="薛媛媛（Grace）" w:date="2025-11-18T13:55:39Z">
                    <w:rPr>
                      <w:rFonts w:ascii="Calibri" w:hAnsi="Calibri" w:eastAsia="等线" w:cs="Calibri"/>
                      <w:sz w:val="20"/>
                      <w:lang w:eastAsia="zh-CN"/>
                    </w:rPr>
                  </w:rPrChange>
                </w:rPr>
                <w:t>The device is non</w:t>
              </w:r>
            </w:ins>
            <w:ins w:id="4270" w:author="薛媛媛（Grace）" w:date="2025-11-18T08:26:25Z">
              <w:r>
                <w:rPr>
                  <w:rFonts w:hint="default" w:ascii="Arial" w:hAnsi="Arial" w:eastAsia="等线" w:cs="Arial"/>
                  <w:sz w:val="20"/>
                  <w:szCs w:val="20"/>
                  <w:lang w:val="en-US" w:eastAsia="zh-CN"/>
                  <w:rPrChange w:id="4271" w:author="薛媛媛（Grace）" w:date="2025-11-18T13:55:39Z">
                    <w:rPr>
                      <w:rFonts w:hint="eastAsia" w:ascii="Calibri" w:hAnsi="Calibri" w:eastAsia="等线" w:cs="Calibri"/>
                      <w:sz w:val="20"/>
                      <w:lang w:val="en-US" w:eastAsia="zh-CN"/>
                    </w:rPr>
                  </w:rPrChange>
                </w:rPr>
                <w:t>-</w:t>
              </w:r>
            </w:ins>
            <w:ins w:id="4273" w:author="薛媛媛（Grace）" w:date="2025-11-18T08:27:25Z">
              <w:r>
                <w:rPr>
                  <w:rFonts w:hint="default" w:ascii="Arial" w:hAnsi="Arial" w:eastAsia="等线" w:cs="Arial"/>
                  <w:sz w:val="20"/>
                  <w:szCs w:val="20"/>
                  <w:lang w:val="en-US" w:eastAsia="zh-CN"/>
                  <w:rPrChange w:id="4274" w:author="薛媛媛（Grace）" w:date="2025-11-18T13:55:39Z">
                    <w:rPr>
                      <w:rFonts w:hint="eastAsia" w:ascii="Calibri" w:hAnsi="Calibri" w:eastAsia="等线" w:cs="Calibri"/>
                      <w:sz w:val="20"/>
                      <w:lang w:val="en-US" w:eastAsia="zh-CN"/>
                    </w:rPr>
                  </w:rPrChange>
                </w:rPr>
                <w:t>software or for software that are devices in themselves</w:t>
              </w:r>
            </w:ins>
          </w:p>
        </w:tc>
      </w:tr>
      <w:tr w14:paraId="0B35C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65D92B28">
            <w:pPr>
              <w:rPr>
                <w:rFonts w:ascii="Arial" w:hAnsi="Arial" w:cs="Arial"/>
                <w:sz w:val="20"/>
                <w:szCs w:val="20"/>
                <w:lang w:val="en-GB"/>
                <w:rPrChange w:id="4276" w:author="薛媛媛（Grace）" w:date="2025-11-18T13:55:33Z">
                  <w:rPr>
                    <w:sz w:val="20"/>
                    <w:szCs w:val="20"/>
                    <w:lang w:val="en-GB"/>
                  </w:rPr>
                </w:rPrChange>
              </w:rPr>
            </w:pPr>
            <w:r>
              <w:rPr>
                <w:rFonts w:ascii="Arial" w:hAnsi="Arial" w:cs="Arial"/>
                <w:sz w:val="20"/>
                <w:szCs w:val="20"/>
                <w:lang w:val="en-GB"/>
                <w:rPrChange w:id="4277" w:author="薛媛媛（Grace）" w:date="2025-11-18T13:55:33Z">
                  <w:rPr>
                    <w:sz w:val="20"/>
                    <w:szCs w:val="20"/>
                    <w:lang w:val="en-GB"/>
                  </w:rPr>
                </w:rPrChange>
              </w:rPr>
              <w:t>17.3.</w:t>
            </w:r>
            <w:r>
              <w:rPr>
                <w:rFonts w:ascii="Arial" w:hAnsi="Arial" w:cs="Arial"/>
                <w:sz w:val="20"/>
                <w:szCs w:val="20"/>
                <w:lang w:val="en-GB"/>
                <w:rPrChange w:id="4278" w:author="薛媛媛（Grace）" w:date="2025-11-18T13:55:33Z">
                  <w:rPr>
                    <w:sz w:val="20"/>
                    <w:szCs w:val="20"/>
                    <w:lang w:val="en-GB"/>
                  </w:rPr>
                </w:rPrChange>
              </w:rPr>
              <w:tab/>
            </w:r>
            <w:r>
              <w:rPr>
                <w:rFonts w:ascii="Arial" w:hAnsi="Arial" w:cs="Arial"/>
                <w:sz w:val="20"/>
                <w:szCs w:val="20"/>
                <w:lang w:val="en-GB"/>
                <w:rPrChange w:id="4279" w:author="薛媛媛（Grace）" w:date="2025-11-18T13:55:33Z">
                  <w:rPr>
                    <w:sz w:val="20"/>
                    <w:szCs w:val="20"/>
                    <w:lang w:val="en-GB"/>
                  </w:rPr>
                </w:rPrChange>
              </w:rPr>
              <w:t>Software referred to in this Section that is intended to be used in combination with mobile computing platforms shall be designed and manufactured taking into account the specific features of the mobile platform (e.g. size and contrast ratio of the screen) and the external factors related to their use (varying environment as regards level of light or noise).</w:t>
            </w:r>
          </w:p>
        </w:tc>
        <w:tc>
          <w:tcPr>
            <w:tcW w:w="1198" w:type="dxa"/>
            <w:shd w:val="clear" w:color="auto" w:fill="auto"/>
            <w:tcMar>
              <w:top w:w="113" w:type="dxa"/>
              <w:bottom w:w="113" w:type="dxa"/>
            </w:tcMar>
            <w:vAlign w:val="top"/>
          </w:tcPr>
          <w:p w14:paraId="4AED37A4">
            <w:pPr>
              <w:rPr>
                <w:ins w:id="4280" w:author="薛媛媛（Grace）" w:date="2025-11-18T08:26:27Z"/>
                <w:rFonts w:hint="default" w:ascii="Arial" w:hAnsi="Arial" w:eastAsia="宋体" w:cs="Arial"/>
                <w:sz w:val="20"/>
                <w:szCs w:val="20"/>
                <w:lang w:val="en-US" w:eastAsia="zh-CN"/>
                <w:rPrChange w:id="4281" w:author="薛媛媛（Grace）" w:date="2025-11-18T13:55:33Z">
                  <w:rPr>
                    <w:ins w:id="4282" w:author="薛媛媛（Grace）" w:date="2025-11-18T08:26:27Z"/>
                    <w:rFonts w:hint="eastAsia" w:eastAsia="宋体"/>
                    <w:sz w:val="20"/>
                    <w:szCs w:val="20"/>
                    <w:lang w:val="en-US" w:eastAsia="zh-CN"/>
                  </w:rPr>
                </w:rPrChange>
              </w:rPr>
            </w:pPr>
            <w:ins w:id="4283" w:author="薛媛媛（Grace）" w:date="2025-11-18T08:26:27Z">
              <w:r>
                <w:rPr>
                  <w:rFonts w:hint="default" w:ascii="Arial" w:hAnsi="Arial" w:eastAsia="宋体" w:cs="Arial"/>
                  <w:sz w:val="20"/>
                  <w:szCs w:val="20"/>
                  <w:lang w:val="en-US" w:eastAsia="zh-CN"/>
                  <w:rPrChange w:id="4284" w:author="薛媛媛（Grace）" w:date="2025-11-18T13:55:33Z">
                    <w:rPr>
                      <w:rFonts w:hint="eastAsia" w:eastAsia="宋体"/>
                      <w:sz w:val="20"/>
                      <w:szCs w:val="20"/>
                      <w:lang w:val="en-US" w:eastAsia="zh-CN"/>
                    </w:rPr>
                  </w:rPrChange>
                </w:rPr>
                <w:t>No</w:t>
              </w:r>
            </w:ins>
          </w:p>
          <w:p w14:paraId="054B4F34">
            <w:pPr>
              <w:rPr>
                <w:ins w:id="4286" w:author="薛媛媛（Grace）" w:date="2025-11-18T08:26:27Z"/>
                <w:rFonts w:ascii="Arial" w:hAnsi="Arial" w:cs="Arial" w:eastAsiaTheme="minorHAnsi"/>
                <w:sz w:val="20"/>
                <w:szCs w:val="20"/>
                <w:lang w:val="en-GB" w:eastAsia="en-US" w:bidi="ar-SA"/>
                <w:rPrChange w:id="4287" w:author="薛媛媛（Grace）" w:date="2025-11-18T13:55:33Z">
                  <w:rPr>
                    <w:ins w:id="4288" w:author="薛媛媛（Grace）" w:date="2025-11-18T08:26:27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5309460D">
            <w:pPr>
              <w:rPr>
                <w:ins w:id="4289" w:author="薛媛媛（Grace）" w:date="2025-11-18T08:26:27Z"/>
                <w:rFonts w:ascii="Arial" w:hAnsi="Arial" w:cs="Arial" w:eastAsiaTheme="minorHAnsi"/>
                <w:sz w:val="20"/>
                <w:szCs w:val="20"/>
                <w:lang w:val="en-GB" w:eastAsia="en-US" w:bidi="ar-SA"/>
                <w:rPrChange w:id="4290" w:author="薛媛媛（Grace）" w:date="2025-11-18T13:55:33Z">
                  <w:rPr>
                    <w:ins w:id="4291" w:author="薛媛媛（Grace）" w:date="2025-11-18T08:26:27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3B0F6D9A">
            <w:pPr>
              <w:rPr>
                <w:ins w:id="4292" w:author="薛媛媛（Grace）" w:date="2025-11-18T08:26:27Z"/>
                <w:rFonts w:ascii="Arial" w:hAnsi="Arial" w:cs="Arial" w:eastAsiaTheme="minorHAnsi"/>
                <w:sz w:val="20"/>
                <w:szCs w:val="20"/>
                <w:lang w:val="en-GB" w:eastAsia="en-US" w:bidi="ar-SA"/>
                <w:rPrChange w:id="4293" w:author="薛媛媛（Grace）" w:date="2025-11-18T13:55:33Z">
                  <w:rPr>
                    <w:ins w:id="4294" w:author="薛媛媛（Grace）" w:date="2025-11-18T08:26:27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2F1A30C1">
            <w:pPr>
              <w:rPr>
                <w:ins w:id="4295" w:author="薛媛媛（Grace）" w:date="2025-11-18T08:26:27Z"/>
                <w:rFonts w:ascii="Arial" w:hAnsi="Arial" w:cs="Arial" w:eastAsiaTheme="minorHAnsi"/>
                <w:sz w:val="20"/>
                <w:szCs w:val="20"/>
                <w:lang w:val="en-GB" w:eastAsia="en-US" w:bidi="ar-SA"/>
                <w:rPrChange w:id="4296" w:author="薛媛媛（Grace）" w:date="2025-11-18T13:55:33Z">
                  <w:rPr>
                    <w:ins w:id="4297" w:author="薛媛媛（Grace）" w:date="2025-11-18T08:26:27Z"/>
                    <w:rFonts w:ascii="Arial" w:hAnsi="Arial" w:cs="Arial" w:eastAsiaTheme="minorHAnsi"/>
                    <w:sz w:val="20"/>
                    <w:szCs w:val="20"/>
                    <w:lang w:val="en-GB" w:eastAsia="en-US" w:bidi="ar-SA"/>
                  </w:rPr>
                </w:rPrChange>
              </w:rPr>
            </w:pPr>
            <w:ins w:id="4298" w:author="薛媛媛（Grace）" w:date="2025-11-18T08:27:41Z">
              <w:r>
                <w:rPr>
                  <w:rFonts w:ascii="Arial" w:hAnsi="Arial" w:eastAsia="等线" w:cs="Arial"/>
                  <w:sz w:val="20"/>
                  <w:szCs w:val="20"/>
                  <w:lang w:eastAsia="zh-CN"/>
                  <w:rPrChange w:id="4299" w:author="薛媛媛（Grace）" w:date="2025-11-18T13:55:39Z">
                    <w:rPr>
                      <w:rFonts w:ascii="Calibri" w:hAnsi="Calibri" w:eastAsia="等线" w:cs="Calibri"/>
                      <w:sz w:val="20"/>
                      <w:lang w:eastAsia="zh-CN"/>
                    </w:rPr>
                  </w:rPrChange>
                </w:rPr>
                <w:t>The device is non</w:t>
              </w:r>
            </w:ins>
            <w:ins w:id="4301" w:author="薛媛媛（Grace）" w:date="2025-11-18T08:27:41Z">
              <w:r>
                <w:rPr>
                  <w:rFonts w:hint="default" w:ascii="Arial" w:hAnsi="Arial" w:eastAsia="等线" w:cs="Arial"/>
                  <w:sz w:val="20"/>
                  <w:szCs w:val="20"/>
                  <w:lang w:val="en-US" w:eastAsia="zh-CN"/>
                  <w:rPrChange w:id="4302" w:author="薛媛媛（Grace）" w:date="2025-11-18T13:55:39Z">
                    <w:rPr>
                      <w:rFonts w:hint="eastAsia" w:ascii="Calibri" w:hAnsi="Calibri" w:eastAsia="等线" w:cs="Calibri"/>
                      <w:sz w:val="20"/>
                      <w:lang w:val="en-US" w:eastAsia="zh-CN"/>
                    </w:rPr>
                  </w:rPrChange>
                </w:rPr>
                <w:t>-software or for software that are devices in themselves</w:t>
              </w:r>
            </w:ins>
          </w:p>
        </w:tc>
      </w:tr>
      <w:tr w14:paraId="53802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59F4AD1A">
            <w:pPr>
              <w:rPr>
                <w:rFonts w:ascii="Arial" w:hAnsi="Arial" w:cs="Arial"/>
                <w:sz w:val="20"/>
                <w:szCs w:val="20"/>
                <w:lang w:val="en-GB"/>
                <w:rPrChange w:id="4304" w:author="薛媛媛（Grace）" w:date="2025-11-18T13:55:33Z">
                  <w:rPr>
                    <w:sz w:val="20"/>
                    <w:szCs w:val="20"/>
                    <w:lang w:val="en-GB"/>
                  </w:rPr>
                </w:rPrChange>
              </w:rPr>
            </w:pPr>
            <w:r>
              <w:rPr>
                <w:rFonts w:ascii="Arial" w:hAnsi="Arial" w:cs="Arial"/>
                <w:sz w:val="20"/>
                <w:szCs w:val="20"/>
                <w:lang w:val="en-GB"/>
                <w:rPrChange w:id="4305" w:author="薛媛媛（Grace）" w:date="2025-11-18T13:55:33Z">
                  <w:rPr>
                    <w:sz w:val="20"/>
                    <w:szCs w:val="20"/>
                    <w:lang w:val="en-GB"/>
                  </w:rPr>
                </w:rPrChange>
              </w:rPr>
              <w:t>17.4.</w:t>
            </w:r>
            <w:r>
              <w:rPr>
                <w:rFonts w:ascii="Arial" w:hAnsi="Arial" w:cs="Arial"/>
                <w:sz w:val="20"/>
                <w:szCs w:val="20"/>
                <w:lang w:val="en-GB"/>
                <w:rPrChange w:id="4306" w:author="薛媛媛（Grace）" w:date="2025-11-18T13:55:33Z">
                  <w:rPr>
                    <w:sz w:val="20"/>
                    <w:szCs w:val="20"/>
                    <w:lang w:val="en-GB"/>
                  </w:rPr>
                </w:rPrChange>
              </w:rPr>
              <w:tab/>
            </w:r>
            <w:r>
              <w:rPr>
                <w:rFonts w:ascii="Arial" w:hAnsi="Arial" w:cs="Arial"/>
                <w:sz w:val="20"/>
                <w:szCs w:val="20"/>
                <w:lang w:val="en-GB"/>
                <w:rPrChange w:id="4307" w:author="薛媛媛（Grace）" w:date="2025-11-18T13:55:33Z">
                  <w:rPr>
                    <w:sz w:val="20"/>
                    <w:szCs w:val="20"/>
                    <w:lang w:val="en-GB"/>
                  </w:rPr>
                </w:rPrChange>
              </w:rPr>
              <w:t>Manufacturers shall set out minimum requirements concerning hardware, IT networks characteristics and IT security measures, including protection against unauthorised access, necessary to run the software as intended.</w:t>
            </w:r>
          </w:p>
        </w:tc>
        <w:tc>
          <w:tcPr>
            <w:tcW w:w="1198" w:type="dxa"/>
            <w:shd w:val="clear" w:color="auto" w:fill="auto"/>
            <w:tcMar>
              <w:top w:w="113" w:type="dxa"/>
              <w:bottom w:w="113" w:type="dxa"/>
            </w:tcMar>
            <w:vAlign w:val="top"/>
          </w:tcPr>
          <w:p w14:paraId="1521D1B0">
            <w:pPr>
              <w:rPr>
                <w:ins w:id="4308" w:author="薛媛媛（Grace）" w:date="2025-11-18T08:26:29Z"/>
                <w:rFonts w:hint="default" w:ascii="Arial" w:hAnsi="Arial" w:eastAsia="宋体" w:cs="Arial"/>
                <w:sz w:val="20"/>
                <w:szCs w:val="20"/>
                <w:lang w:val="en-US" w:eastAsia="zh-CN"/>
                <w:rPrChange w:id="4309" w:author="薛媛媛（Grace）" w:date="2025-11-18T13:55:33Z">
                  <w:rPr>
                    <w:ins w:id="4310" w:author="薛媛媛（Grace）" w:date="2025-11-18T08:26:29Z"/>
                    <w:rFonts w:hint="eastAsia" w:eastAsia="宋体"/>
                    <w:sz w:val="20"/>
                    <w:szCs w:val="20"/>
                    <w:lang w:val="en-US" w:eastAsia="zh-CN"/>
                  </w:rPr>
                </w:rPrChange>
              </w:rPr>
            </w:pPr>
            <w:ins w:id="4311" w:author="薛媛媛（Grace）" w:date="2025-11-18T08:26:29Z">
              <w:r>
                <w:rPr>
                  <w:rFonts w:hint="default" w:ascii="Arial" w:hAnsi="Arial" w:eastAsia="宋体" w:cs="Arial"/>
                  <w:sz w:val="20"/>
                  <w:szCs w:val="20"/>
                  <w:lang w:val="en-US" w:eastAsia="zh-CN"/>
                  <w:rPrChange w:id="4312" w:author="薛媛媛（Grace）" w:date="2025-11-18T13:55:33Z">
                    <w:rPr>
                      <w:rFonts w:hint="eastAsia" w:eastAsia="宋体"/>
                      <w:sz w:val="20"/>
                      <w:szCs w:val="20"/>
                      <w:lang w:val="en-US" w:eastAsia="zh-CN"/>
                    </w:rPr>
                  </w:rPrChange>
                </w:rPr>
                <w:t>No</w:t>
              </w:r>
            </w:ins>
          </w:p>
          <w:p w14:paraId="256086DF">
            <w:pPr>
              <w:rPr>
                <w:ins w:id="4314" w:author="薛媛媛（Grace）" w:date="2025-11-18T08:26:29Z"/>
                <w:rFonts w:ascii="Arial" w:hAnsi="Arial" w:cs="Arial" w:eastAsiaTheme="minorHAnsi"/>
                <w:sz w:val="20"/>
                <w:szCs w:val="20"/>
                <w:lang w:val="en-GB" w:eastAsia="en-US" w:bidi="ar-SA"/>
                <w:rPrChange w:id="4315" w:author="薛媛媛（Grace）" w:date="2025-11-18T13:55:33Z">
                  <w:rPr>
                    <w:ins w:id="4316" w:author="薛媛媛（Grace）" w:date="2025-11-18T08:26:29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4145586E">
            <w:pPr>
              <w:rPr>
                <w:ins w:id="4317" w:author="薛媛媛（Grace）" w:date="2025-11-18T08:26:29Z"/>
                <w:rFonts w:ascii="Arial" w:hAnsi="Arial" w:cs="Arial" w:eastAsiaTheme="minorHAnsi"/>
                <w:sz w:val="20"/>
                <w:szCs w:val="20"/>
                <w:lang w:val="en-GB" w:eastAsia="en-US" w:bidi="ar-SA"/>
                <w:rPrChange w:id="4318" w:author="薛媛媛（Grace）" w:date="2025-11-18T13:55:33Z">
                  <w:rPr>
                    <w:ins w:id="4319" w:author="薛媛媛（Grace）" w:date="2025-11-18T08:26:29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0C647255">
            <w:pPr>
              <w:rPr>
                <w:ins w:id="4320" w:author="薛媛媛（Grace）" w:date="2025-11-18T08:26:29Z"/>
                <w:rFonts w:ascii="Arial" w:hAnsi="Arial" w:cs="Arial" w:eastAsiaTheme="minorHAnsi"/>
                <w:sz w:val="20"/>
                <w:szCs w:val="20"/>
                <w:lang w:val="en-GB" w:eastAsia="en-US" w:bidi="ar-SA"/>
                <w:rPrChange w:id="4321" w:author="薛媛媛（Grace）" w:date="2025-11-18T13:55:33Z">
                  <w:rPr>
                    <w:ins w:id="4322" w:author="薛媛媛（Grace）" w:date="2025-11-18T08:26:29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2259C3B1">
            <w:pPr>
              <w:rPr>
                <w:ins w:id="4323" w:author="薛媛媛（Grace）" w:date="2025-11-18T08:26:29Z"/>
                <w:rFonts w:ascii="Arial" w:hAnsi="Arial" w:cs="Arial" w:eastAsiaTheme="minorHAnsi"/>
                <w:sz w:val="20"/>
                <w:szCs w:val="20"/>
                <w:lang w:val="en-GB" w:eastAsia="en-US" w:bidi="ar-SA"/>
                <w:rPrChange w:id="4324" w:author="薛媛媛（Grace）" w:date="2025-11-18T13:55:33Z">
                  <w:rPr>
                    <w:ins w:id="4325" w:author="薛媛媛（Grace）" w:date="2025-11-18T08:26:29Z"/>
                    <w:rFonts w:ascii="Arial" w:hAnsi="Arial" w:cs="Arial" w:eastAsiaTheme="minorHAnsi"/>
                    <w:sz w:val="20"/>
                    <w:szCs w:val="20"/>
                    <w:lang w:val="en-GB" w:eastAsia="en-US" w:bidi="ar-SA"/>
                  </w:rPr>
                </w:rPrChange>
              </w:rPr>
            </w:pPr>
            <w:ins w:id="4326" w:author="薛媛媛（Grace）" w:date="2025-11-18T08:28:13Z">
              <w:r>
                <w:rPr>
                  <w:rFonts w:ascii="Arial" w:hAnsi="Arial" w:eastAsia="等线" w:cs="Arial"/>
                  <w:sz w:val="20"/>
                  <w:szCs w:val="20"/>
                  <w:lang w:eastAsia="zh-CN"/>
                  <w:rPrChange w:id="4327" w:author="薛媛媛（Grace）" w:date="2025-11-18T13:55:39Z">
                    <w:rPr>
                      <w:rFonts w:ascii="Calibri" w:hAnsi="Calibri" w:eastAsia="等线" w:cs="Calibri"/>
                      <w:sz w:val="20"/>
                      <w:lang w:eastAsia="zh-CN"/>
                    </w:rPr>
                  </w:rPrChange>
                </w:rPr>
                <w:t>The device is non</w:t>
              </w:r>
            </w:ins>
            <w:ins w:id="4329" w:author="薛媛媛（Grace）" w:date="2025-11-18T08:28:13Z">
              <w:r>
                <w:rPr>
                  <w:rFonts w:hint="default" w:ascii="Arial" w:hAnsi="Arial" w:eastAsia="等线" w:cs="Arial"/>
                  <w:sz w:val="20"/>
                  <w:szCs w:val="20"/>
                  <w:lang w:val="en-US" w:eastAsia="zh-CN"/>
                  <w:rPrChange w:id="4330" w:author="薛媛媛（Grace）" w:date="2025-11-18T13:55:39Z">
                    <w:rPr>
                      <w:rFonts w:hint="eastAsia" w:ascii="Calibri" w:hAnsi="Calibri" w:eastAsia="等线" w:cs="Calibri"/>
                      <w:sz w:val="20"/>
                      <w:lang w:val="en-US" w:eastAsia="zh-CN"/>
                    </w:rPr>
                  </w:rPrChange>
                </w:rPr>
                <w:t>-software or for software that are devices in themselves</w:t>
              </w:r>
            </w:ins>
          </w:p>
        </w:tc>
      </w:tr>
      <w:tr w14:paraId="5226B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007434DF">
            <w:pPr>
              <w:rPr>
                <w:rFonts w:ascii="Arial" w:hAnsi="Arial" w:cs="Arial"/>
                <w:b/>
                <w:sz w:val="20"/>
                <w:szCs w:val="20"/>
                <w:lang w:val="en-GB"/>
                <w:rPrChange w:id="4332" w:author="薛媛媛（Grace）" w:date="2025-11-18T13:55:33Z">
                  <w:rPr>
                    <w:b/>
                    <w:sz w:val="20"/>
                    <w:szCs w:val="20"/>
                    <w:lang w:val="en-GB"/>
                  </w:rPr>
                </w:rPrChange>
              </w:rPr>
            </w:pPr>
            <w:r>
              <w:rPr>
                <w:rFonts w:ascii="Arial" w:hAnsi="Arial" w:cs="Arial"/>
                <w:b/>
                <w:sz w:val="20"/>
                <w:szCs w:val="20"/>
                <w:lang w:val="en-GB"/>
                <w:rPrChange w:id="4333" w:author="薛媛媛（Grace）" w:date="2025-11-18T13:55:33Z">
                  <w:rPr>
                    <w:b/>
                    <w:sz w:val="20"/>
                    <w:szCs w:val="20"/>
                    <w:lang w:val="en-GB"/>
                  </w:rPr>
                </w:rPrChange>
              </w:rPr>
              <w:t>18.</w:t>
            </w:r>
            <w:r>
              <w:rPr>
                <w:rFonts w:ascii="Arial" w:hAnsi="Arial" w:cs="Arial"/>
                <w:b/>
                <w:sz w:val="20"/>
                <w:szCs w:val="20"/>
                <w:lang w:val="en-GB"/>
                <w:rPrChange w:id="4334" w:author="薛媛媛（Grace）" w:date="2025-11-18T13:55:33Z">
                  <w:rPr>
                    <w:b/>
                    <w:sz w:val="20"/>
                    <w:szCs w:val="20"/>
                    <w:lang w:val="en-GB"/>
                  </w:rPr>
                </w:rPrChange>
              </w:rPr>
              <w:tab/>
            </w:r>
            <w:r>
              <w:rPr>
                <w:rFonts w:ascii="Arial" w:hAnsi="Arial" w:cs="Arial"/>
                <w:b/>
                <w:sz w:val="20"/>
                <w:szCs w:val="20"/>
                <w:lang w:val="en-GB"/>
                <w:rPrChange w:id="4335" w:author="薛媛媛（Grace）" w:date="2025-11-18T13:55:33Z">
                  <w:rPr>
                    <w:b/>
                    <w:sz w:val="20"/>
                    <w:szCs w:val="20"/>
                    <w:lang w:val="en-GB"/>
                  </w:rPr>
                </w:rPrChange>
              </w:rPr>
              <w:t>Active devices and devices connected to them</w:t>
            </w:r>
          </w:p>
        </w:tc>
        <w:tc>
          <w:tcPr>
            <w:tcW w:w="1198" w:type="dxa"/>
            <w:tcMar>
              <w:top w:w="113" w:type="dxa"/>
              <w:bottom w:w="113" w:type="dxa"/>
            </w:tcMar>
          </w:tcPr>
          <w:p w14:paraId="2566A369">
            <w:pPr>
              <w:rPr>
                <w:rFonts w:ascii="Arial" w:hAnsi="Arial" w:cs="Arial"/>
                <w:sz w:val="20"/>
                <w:szCs w:val="20"/>
                <w:lang w:val="en-GB"/>
                <w:rPrChange w:id="4336" w:author="薛媛媛（Grace）" w:date="2025-11-18T13:55:33Z">
                  <w:rPr>
                    <w:sz w:val="20"/>
                    <w:szCs w:val="20"/>
                    <w:lang w:val="en-GB"/>
                  </w:rPr>
                </w:rPrChange>
              </w:rPr>
            </w:pPr>
          </w:p>
        </w:tc>
        <w:tc>
          <w:tcPr>
            <w:tcW w:w="3078" w:type="dxa"/>
            <w:tcMar>
              <w:top w:w="113" w:type="dxa"/>
              <w:bottom w:w="113" w:type="dxa"/>
            </w:tcMar>
          </w:tcPr>
          <w:p w14:paraId="1729F539">
            <w:pPr>
              <w:rPr>
                <w:rFonts w:ascii="Arial" w:hAnsi="Arial" w:cs="Arial"/>
                <w:sz w:val="20"/>
                <w:szCs w:val="20"/>
                <w:lang w:val="en-GB"/>
                <w:rPrChange w:id="4337" w:author="薛媛媛（Grace）" w:date="2025-11-18T13:55:33Z">
                  <w:rPr>
                    <w:sz w:val="20"/>
                    <w:szCs w:val="20"/>
                    <w:lang w:val="en-GB"/>
                  </w:rPr>
                </w:rPrChange>
              </w:rPr>
            </w:pPr>
          </w:p>
        </w:tc>
        <w:tc>
          <w:tcPr>
            <w:tcW w:w="3078" w:type="dxa"/>
            <w:tcMar>
              <w:top w:w="113" w:type="dxa"/>
              <w:bottom w:w="113" w:type="dxa"/>
            </w:tcMar>
          </w:tcPr>
          <w:p w14:paraId="284D8D5D">
            <w:pPr>
              <w:rPr>
                <w:rFonts w:ascii="Arial" w:hAnsi="Arial" w:cs="Arial"/>
                <w:sz w:val="20"/>
                <w:szCs w:val="20"/>
                <w:lang w:val="en-GB"/>
                <w:rPrChange w:id="4338" w:author="薛媛媛（Grace）" w:date="2025-11-18T13:55:33Z">
                  <w:rPr>
                    <w:sz w:val="20"/>
                    <w:szCs w:val="20"/>
                    <w:lang w:val="en-GB"/>
                  </w:rPr>
                </w:rPrChange>
              </w:rPr>
            </w:pPr>
          </w:p>
        </w:tc>
        <w:tc>
          <w:tcPr>
            <w:tcW w:w="3078" w:type="dxa"/>
            <w:tcMar>
              <w:top w:w="113" w:type="dxa"/>
              <w:bottom w:w="113" w:type="dxa"/>
            </w:tcMar>
          </w:tcPr>
          <w:p w14:paraId="2D158227">
            <w:pPr>
              <w:rPr>
                <w:rFonts w:ascii="Arial" w:hAnsi="Arial" w:cs="Arial"/>
                <w:sz w:val="20"/>
                <w:szCs w:val="20"/>
                <w:lang w:val="en-GB"/>
                <w:rPrChange w:id="4339" w:author="薛媛媛（Grace）" w:date="2025-11-18T13:55:33Z">
                  <w:rPr>
                    <w:sz w:val="20"/>
                    <w:szCs w:val="20"/>
                    <w:lang w:val="en-GB"/>
                  </w:rPr>
                </w:rPrChange>
              </w:rPr>
            </w:pPr>
          </w:p>
        </w:tc>
      </w:tr>
      <w:tr w14:paraId="05365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5494BE76">
            <w:pPr>
              <w:rPr>
                <w:rFonts w:ascii="Arial" w:hAnsi="Arial" w:cs="Arial"/>
                <w:b/>
                <w:sz w:val="20"/>
                <w:szCs w:val="20"/>
                <w:lang w:val="en-GB"/>
                <w:rPrChange w:id="4340" w:author="薛媛媛（Grace）" w:date="2025-11-18T13:55:33Z">
                  <w:rPr>
                    <w:b/>
                    <w:sz w:val="20"/>
                    <w:szCs w:val="20"/>
                    <w:lang w:val="en-GB"/>
                  </w:rPr>
                </w:rPrChange>
              </w:rPr>
            </w:pPr>
            <w:r>
              <w:rPr>
                <w:rFonts w:ascii="Arial" w:hAnsi="Arial" w:cs="Arial"/>
                <w:sz w:val="20"/>
                <w:szCs w:val="20"/>
                <w:lang w:val="en-GB"/>
                <w:rPrChange w:id="4341" w:author="薛媛媛（Grace）" w:date="2025-11-18T13:55:33Z">
                  <w:rPr>
                    <w:sz w:val="20"/>
                    <w:szCs w:val="20"/>
                    <w:lang w:val="en-GB"/>
                  </w:rPr>
                </w:rPrChange>
              </w:rPr>
              <w:t>18.1.</w:t>
            </w:r>
            <w:r>
              <w:rPr>
                <w:rFonts w:ascii="Arial" w:hAnsi="Arial" w:cs="Arial"/>
                <w:sz w:val="20"/>
                <w:szCs w:val="20"/>
                <w:lang w:val="en-GB"/>
                <w:rPrChange w:id="4342" w:author="薛媛媛（Grace）" w:date="2025-11-18T13:55:33Z">
                  <w:rPr>
                    <w:sz w:val="20"/>
                    <w:szCs w:val="20"/>
                    <w:lang w:val="en-GB"/>
                  </w:rPr>
                </w:rPrChange>
              </w:rPr>
              <w:tab/>
            </w:r>
            <w:r>
              <w:rPr>
                <w:rFonts w:ascii="Arial" w:hAnsi="Arial" w:cs="Arial"/>
                <w:sz w:val="20"/>
                <w:szCs w:val="20"/>
                <w:lang w:val="en-GB"/>
                <w:rPrChange w:id="4343" w:author="薛媛媛（Grace）" w:date="2025-11-18T13:55:33Z">
                  <w:rPr>
                    <w:sz w:val="20"/>
                    <w:szCs w:val="20"/>
                    <w:lang w:val="en-GB"/>
                  </w:rPr>
                </w:rPrChange>
              </w:rPr>
              <w:t>For non-implantable active devices, in the event of a single fault condition, appropriate means shall be adopted to eliminate or reduce as far as possible consequent risks.</w:t>
            </w:r>
          </w:p>
        </w:tc>
        <w:tc>
          <w:tcPr>
            <w:tcW w:w="1198" w:type="dxa"/>
            <w:tcMar>
              <w:top w:w="113" w:type="dxa"/>
              <w:bottom w:w="113" w:type="dxa"/>
            </w:tcMar>
          </w:tcPr>
          <w:p w14:paraId="6DB3879A">
            <w:pPr>
              <w:rPr>
                <w:ins w:id="4344" w:author="薛媛媛（Grace）" w:date="2025-11-18T08:30:17Z"/>
                <w:rFonts w:hint="default" w:ascii="Arial" w:hAnsi="Arial" w:eastAsia="宋体" w:cs="Arial"/>
                <w:sz w:val="20"/>
                <w:szCs w:val="20"/>
                <w:lang w:val="en-US" w:eastAsia="zh-CN"/>
                <w:rPrChange w:id="4345" w:author="薛媛媛（Grace）" w:date="2025-11-18T13:55:33Z">
                  <w:rPr>
                    <w:ins w:id="4346" w:author="薛媛媛（Grace）" w:date="2025-11-18T08:30:17Z"/>
                    <w:rFonts w:hint="eastAsia" w:eastAsia="宋体"/>
                    <w:sz w:val="20"/>
                    <w:szCs w:val="20"/>
                    <w:lang w:val="en-US" w:eastAsia="zh-CN"/>
                  </w:rPr>
                </w:rPrChange>
              </w:rPr>
            </w:pPr>
            <w:ins w:id="4347" w:author="薛媛媛（Grace）" w:date="2025-11-18T08:30:17Z">
              <w:r>
                <w:rPr>
                  <w:rFonts w:hint="default" w:ascii="Arial" w:hAnsi="Arial" w:eastAsia="宋体" w:cs="Arial"/>
                  <w:sz w:val="20"/>
                  <w:szCs w:val="20"/>
                  <w:lang w:val="en-US" w:eastAsia="zh-CN"/>
                  <w:rPrChange w:id="4348" w:author="薛媛媛（Grace）" w:date="2025-11-18T13:55:33Z">
                    <w:rPr>
                      <w:rFonts w:hint="eastAsia" w:eastAsia="宋体"/>
                      <w:sz w:val="20"/>
                      <w:szCs w:val="20"/>
                      <w:lang w:val="en-US" w:eastAsia="zh-CN"/>
                    </w:rPr>
                  </w:rPrChange>
                </w:rPr>
                <w:t>No</w:t>
              </w:r>
            </w:ins>
          </w:p>
          <w:p w14:paraId="2549EFFA">
            <w:pPr>
              <w:rPr>
                <w:rFonts w:ascii="Arial" w:hAnsi="Arial" w:cs="Arial"/>
                <w:sz w:val="20"/>
                <w:szCs w:val="20"/>
                <w:lang w:val="en-GB"/>
                <w:rPrChange w:id="4350" w:author="薛媛媛（Grace）" w:date="2025-11-18T13:55:33Z">
                  <w:rPr>
                    <w:sz w:val="20"/>
                    <w:szCs w:val="20"/>
                    <w:lang w:val="en-GB"/>
                  </w:rPr>
                </w:rPrChange>
              </w:rPr>
            </w:pPr>
          </w:p>
        </w:tc>
        <w:tc>
          <w:tcPr>
            <w:tcW w:w="3078" w:type="dxa"/>
            <w:tcMar>
              <w:top w:w="113" w:type="dxa"/>
              <w:bottom w:w="113" w:type="dxa"/>
            </w:tcMar>
          </w:tcPr>
          <w:p w14:paraId="18472756">
            <w:pPr>
              <w:rPr>
                <w:rFonts w:ascii="Arial" w:hAnsi="Arial" w:cs="Arial"/>
                <w:sz w:val="20"/>
                <w:szCs w:val="20"/>
                <w:lang w:val="en-GB"/>
                <w:rPrChange w:id="4351" w:author="薛媛媛（Grace）" w:date="2025-11-18T13:55:33Z">
                  <w:rPr>
                    <w:sz w:val="20"/>
                    <w:szCs w:val="20"/>
                    <w:lang w:val="en-GB"/>
                  </w:rPr>
                </w:rPrChange>
              </w:rPr>
            </w:pPr>
          </w:p>
        </w:tc>
        <w:tc>
          <w:tcPr>
            <w:tcW w:w="3078" w:type="dxa"/>
            <w:tcMar>
              <w:top w:w="113" w:type="dxa"/>
              <w:bottom w:w="113" w:type="dxa"/>
            </w:tcMar>
          </w:tcPr>
          <w:p w14:paraId="42E97F3A">
            <w:pPr>
              <w:rPr>
                <w:rFonts w:ascii="Arial" w:hAnsi="Arial" w:cs="Arial"/>
                <w:sz w:val="20"/>
                <w:szCs w:val="20"/>
                <w:lang w:val="en-GB"/>
                <w:rPrChange w:id="4352" w:author="薛媛媛（Grace）" w:date="2025-11-18T13:55:33Z">
                  <w:rPr>
                    <w:sz w:val="20"/>
                    <w:szCs w:val="20"/>
                    <w:lang w:val="en-GB"/>
                  </w:rPr>
                </w:rPrChange>
              </w:rPr>
            </w:pPr>
          </w:p>
        </w:tc>
        <w:tc>
          <w:tcPr>
            <w:tcW w:w="3078" w:type="dxa"/>
            <w:tcMar>
              <w:top w:w="113" w:type="dxa"/>
              <w:bottom w:w="113" w:type="dxa"/>
            </w:tcMar>
          </w:tcPr>
          <w:p w14:paraId="4B1D2ADC">
            <w:pPr>
              <w:rPr>
                <w:rFonts w:ascii="Arial" w:hAnsi="Arial" w:cs="Arial"/>
                <w:sz w:val="20"/>
                <w:szCs w:val="20"/>
                <w:lang w:val="en-GB"/>
                <w:rPrChange w:id="4353" w:author="薛媛媛（Grace）" w:date="2025-11-18T13:55:33Z">
                  <w:rPr>
                    <w:sz w:val="20"/>
                    <w:szCs w:val="20"/>
                    <w:lang w:val="en-GB"/>
                  </w:rPr>
                </w:rPrChange>
              </w:rPr>
            </w:pPr>
            <w:ins w:id="4354" w:author="薛媛媛（Grace）" w:date="2025-11-18T08:29:29Z">
              <w:r>
                <w:rPr>
                  <w:rFonts w:ascii="Arial" w:hAnsi="Arial" w:eastAsia="等线" w:cs="Arial"/>
                  <w:sz w:val="20"/>
                  <w:szCs w:val="20"/>
                  <w:lang w:eastAsia="zh-CN"/>
                  <w:rPrChange w:id="4355" w:author="薛媛媛（Grace）" w:date="2025-11-18T13:55:39Z">
                    <w:rPr>
                      <w:rFonts w:ascii="Calibri" w:hAnsi="Calibri" w:eastAsia="等线" w:cs="Calibri"/>
                      <w:sz w:val="20"/>
                      <w:lang w:eastAsia="zh-CN"/>
                    </w:rPr>
                  </w:rPrChange>
                </w:rPr>
                <w:t>The device is non</w:t>
              </w:r>
            </w:ins>
            <w:ins w:id="4357" w:author="薛媛媛（Grace）" w:date="2025-11-18T08:29:29Z">
              <w:r>
                <w:rPr>
                  <w:rFonts w:hint="default" w:ascii="Arial" w:hAnsi="Arial" w:eastAsia="等线" w:cs="Arial"/>
                  <w:sz w:val="20"/>
                  <w:szCs w:val="20"/>
                  <w:lang w:val="en-US" w:eastAsia="zh-CN"/>
                  <w:rPrChange w:id="4358" w:author="薛媛媛（Grace）" w:date="2025-11-18T13:55:39Z">
                    <w:rPr>
                      <w:rFonts w:hint="eastAsia" w:ascii="Calibri" w:hAnsi="Calibri" w:eastAsia="等线" w:cs="Calibri"/>
                      <w:sz w:val="20"/>
                      <w:lang w:val="en-US" w:eastAsia="zh-CN"/>
                    </w:rPr>
                  </w:rPrChange>
                </w:rPr>
                <w:t>-</w:t>
              </w:r>
            </w:ins>
            <w:ins w:id="4360" w:author="薛媛媛（Grace）" w:date="2025-11-18T08:29:44Z">
              <w:r>
                <w:rPr>
                  <w:rFonts w:hint="default" w:ascii="Arial" w:hAnsi="Arial" w:eastAsia="等线" w:cs="Arial"/>
                  <w:sz w:val="20"/>
                  <w:szCs w:val="20"/>
                  <w:lang w:val="en-US" w:eastAsia="zh-CN"/>
                  <w:rPrChange w:id="4361" w:author="薛媛媛（Grace）" w:date="2025-11-18T13:55:39Z">
                    <w:rPr>
                      <w:rFonts w:hint="eastAsia" w:ascii="Calibri" w:hAnsi="Calibri" w:eastAsia="等线" w:cs="Calibri"/>
                      <w:sz w:val="20"/>
                      <w:lang w:val="en-US" w:eastAsia="zh-CN"/>
                    </w:rPr>
                  </w:rPrChange>
                </w:rPr>
                <w:t xml:space="preserve">Active device and devices connected to </w:t>
              </w:r>
            </w:ins>
            <w:ins w:id="4363" w:author="薛媛媛（Grace）" w:date="2025-11-18T08:29:58Z">
              <w:r>
                <w:rPr>
                  <w:rFonts w:hint="default" w:ascii="Arial" w:hAnsi="Arial" w:eastAsia="等线" w:cs="Arial"/>
                  <w:sz w:val="20"/>
                  <w:szCs w:val="20"/>
                  <w:lang w:val="en-US" w:eastAsia="zh-CN"/>
                  <w:rPrChange w:id="4364" w:author="薛媛媛（Grace）" w:date="2025-11-18T13:55:39Z">
                    <w:rPr>
                      <w:rFonts w:hint="eastAsia" w:ascii="Calibri" w:hAnsi="Calibri" w:eastAsia="等线" w:cs="Calibri"/>
                      <w:sz w:val="20"/>
                      <w:lang w:val="en-US" w:eastAsia="zh-CN"/>
                    </w:rPr>
                  </w:rPrChange>
                </w:rPr>
                <w:t>it</w:t>
              </w:r>
            </w:ins>
          </w:p>
        </w:tc>
      </w:tr>
      <w:tr w14:paraId="0A93C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4147CF59">
            <w:pPr>
              <w:rPr>
                <w:rFonts w:ascii="Arial" w:hAnsi="Arial" w:cs="Arial"/>
                <w:b/>
                <w:sz w:val="20"/>
                <w:szCs w:val="20"/>
                <w:lang w:val="en-GB"/>
                <w:rPrChange w:id="4366" w:author="薛媛媛（Grace）" w:date="2025-11-18T13:55:33Z">
                  <w:rPr>
                    <w:b/>
                    <w:sz w:val="20"/>
                    <w:szCs w:val="20"/>
                    <w:lang w:val="en-GB"/>
                  </w:rPr>
                </w:rPrChange>
              </w:rPr>
            </w:pPr>
            <w:r>
              <w:rPr>
                <w:rFonts w:ascii="Arial" w:hAnsi="Arial" w:cs="Arial"/>
                <w:sz w:val="20"/>
                <w:szCs w:val="20"/>
                <w:lang w:val="en-GB"/>
                <w:rPrChange w:id="4367" w:author="薛媛媛（Grace）" w:date="2025-11-18T13:55:33Z">
                  <w:rPr>
                    <w:sz w:val="20"/>
                    <w:szCs w:val="20"/>
                    <w:lang w:val="en-GB"/>
                  </w:rPr>
                </w:rPrChange>
              </w:rPr>
              <w:t>18.2.</w:t>
            </w:r>
            <w:r>
              <w:rPr>
                <w:rFonts w:ascii="Arial" w:hAnsi="Arial" w:cs="Arial"/>
                <w:sz w:val="20"/>
                <w:szCs w:val="20"/>
                <w:lang w:val="en-GB"/>
                <w:rPrChange w:id="4368" w:author="薛媛媛（Grace）" w:date="2025-11-18T13:55:33Z">
                  <w:rPr>
                    <w:sz w:val="20"/>
                    <w:szCs w:val="20"/>
                    <w:lang w:val="en-GB"/>
                  </w:rPr>
                </w:rPrChange>
              </w:rPr>
              <w:tab/>
            </w:r>
            <w:r>
              <w:rPr>
                <w:rFonts w:ascii="Arial" w:hAnsi="Arial" w:cs="Arial"/>
                <w:sz w:val="20"/>
                <w:szCs w:val="20"/>
                <w:lang w:val="en-GB"/>
                <w:rPrChange w:id="4369" w:author="薛媛媛（Grace）" w:date="2025-11-18T13:55:33Z">
                  <w:rPr>
                    <w:sz w:val="20"/>
                    <w:szCs w:val="20"/>
                    <w:lang w:val="en-GB"/>
                  </w:rPr>
                </w:rPrChange>
              </w:rPr>
              <w:t>Devices where the safety of the patient depends on an internal power supply shall be equipped with a means of determining the state of the power supply and an appropriate warning or indication for when the capacity of the power supply becomes critical. If necessary, such warning or indication shall be given prior to the power supply becoming critical.</w:t>
            </w:r>
          </w:p>
        </w:tc>
        <w:tc>
          <w:tcPr>
            <w:tcW w:w="1198" w:type="dxa"/>
            <w:shd w:val="clear"/>
            <w:tcMar>
              <w:top w:w="113" w:type="dxa"/>
              <w:bottom w:w="113" w:type="dxa"/>
            </w:tcMar>
            <w:vAlign w:val="top"/>
          </w:tcPr>
          <w:p w14:paraId="23031E12">
            <w:pPr>
              <w:rPr>
                <w:ins w:id="4370" w:author="薛媛媛（Grace）" w:date="2025-11-18T08:30:23Z"/>
                <w:rFonts w:hint="default" w:ascii="Arial" w:hAnsi="Arial" w:eastAsia="宋体" w:cs="Arial"/>
                <w:sz w:val="20"/>
                <w:szCs w:val="20"/>
                <w:lang w:val="en-US" w:eastAsia="zh-CN"/>
                <w:rPrChange w:id="4371" w:author="薛媛媛（Grace）" w:date="2025-11-18T13:55:33Z">
                  <w:rPr>
                    <w:ins w:id="4372" w:author="薛媛媛（Grace）" w:date="2025-11-18T08:30:23Z"/>
                    <w:rFonts w:hint="eastAsia" w:eastAsia="宋体"/>
                    <w:sz w:val="20"/>
                    <w:szCs w:val="20"/>
                    <w:lang w:val="en-US" w:eastAsia="zh-CN"/>
                  </w:rPr>
                </w:rPrChange>
              </w:rPr>
            </w:pPr>
            <w:ins w:id="4373" w:author="薛媛媛（Grace）" w:date="2025-11-18T08:30:23Z">
              <w:r>
                <w:rPr>
                  <w:rFonts w:hint="default" w:ascii="Arial" w:hAnsi="Arial" w:eastAsia="宋体" w:cs="Arial"/>
                  <w:sz w:val="20"/>
                  <w:szCs w:val="20"/>
                  <w:lang w:val="en-US" w:eastAsia="zh-CN"/>
                  <w:rPrChange w:id="4374" w:author="薛媛媛（Grace）" w:date="2025-11-18T13:55:33Z">
                    <w:rPr>
                      <w:rFonts w:hint="eastAsia" w:eastAsia="宋体"/>
                      <w:sz w:val="20"/>
                      <w:szCs w:val="20"/>
                      <w:lang w:val="en-US" w:eastAsia="zh-CN"/>
                    </w:rPr>
                  </w:rPrChange>
                </w:rPr>
                <w:t>No</w:t>
              </w:r>
            </w:ins>
          </w:p>
          <w:p w14:paraId="3F237CAF">
            <w:pPr>
              <w:rPr>
                <w:ins w:id="4376" w:author="薛媛媛（Grace）" w:date="2025-11-18T08:30:23Z"/>
                <w:rFonts w:ascii="Arial" w:hAnsi="Arial" w:cs="Arial" w:eastAsiaTheme="minorHAnsi"/>
                <w:sz w:val="20"/>
                <w:szCs w:val="20"/>
                <w:lang w:val="en-GB" w:eastAsia="en-US" w:bidi="ar-SA"/>
                <w:rPrChange w:id="4377" w:author="薛媛媛（Grace）" w:date="2025-11-18T13:55:33Z">
                  <w:rPr>
                    <w:ins w:id="4378" w:author="薛媛媛（Grace）" w:date="2025-11-18T08:30:23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05F8DCC9">
            <w:pPr>
              <w:rPr>
                <w:ins w:id="4379" w:author="薛媛媛（Grace）" w:date="2025-11-18T08:30:23Z"/>
                <w:rFonts w:ascii="Arial" w:hAnsi="Arial" w:cs="Arial" w:eastAsiaTheme="minorHAnsi"/>
                <w:sz w:val="20"/>
                <w:szCs w:val="20"/>
                <w:lang w:val="en-GB" w:eastAsia="en-US" w:bidi="ar-SA"/>
                <w:rPrChange w:id="4380" w:author="薛媛媛（Grace）" w:date="2025-11-18T13:55:33Z">
                  <w:rPr>
                    <w:ins w:id="4381" w:author="薛媛媛（Grace）" w:date="2025-11-18T08:30:23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445ABAEF">
            <w:pPr>
              <w:rPr>
                <w:ins w:id="4382" w:author="薛媛媛（Grace）" w:date="2025-11-18T08:30:23Z"/>
                <w:rFonts w:ascii="Arial" w:hAnsi="Arial" w:cs="Arial" w:eastAsiaTheme="minorHAnsi"/>
                <w:sz w:val="20"/>
                <w:szCs w:val="20"/>
                <w:lang w:val="en-GB" w:eastAsia="en-US" w:bidi="ar-SA"/>
                <w:rPrChange w:id="4383" w:author="薛媛媛（Grace）" w:date="2025-11-18T13:55:33Z">
                  <w:rPr>
                    <w:ins w:id="4384" w:author="薛媛媛（Grace）" w:date="2025-11-18T08:30:23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33147C26">
            <w:pPr>
              <w:rPr>
                <w:ins w:id="4385" w:author="薛媛媛（Grace）" w:date="2025-11-18T08:30:23Z"/>
                <w:rFonts w:ascii="Arial" w:hAnsi="Arial" w:cs="Arial" w:eastAsiaTheme="minorHAnsi"/>
                <w:sz w:val="20"/>
                <w:szCs w:val="20"/>
                <w:lang w:val="en-GB" w:eastAsia="en-US" w:bidi="ar-SA"/>
                <w:rPrChange w:id="4386" w:author="薛媛媛（Grace）" w:date="2025-11-18T13:55:33Z">
                  <w:rPr>
                    <w:ins w:id="4387" w:author="薛媛媛（Grace）" w:date="2025-11-18T08:30:23Z"/>
                    <w:rFonts w:ascii="Arial" w:hAnsi="Arial" w:cs="Arial" w:eastAsiaTheme="minorHAnsi"/>
                    <w:sz w:val="20"/>
                    <w:szCs w:val="20"/>
                    <w:lang w:val="en-GB" w:eastAsia="en-US" w:bidi="ar-SA"/>
                  </w:rPr>
                </w:rPrChange>
              </w:rPr>
            </w:pPr>
            <w:ins w:id="4388" w:author="薛媛媛（Grace）" w:date="2025-11-18T08:30:23Z">
              <w:r>
                <w:rPr>
                  <w:rFonts w:ascii="Arial" w:hAnsi="Arial" w:eastAsia="等线" w:cs="Arial"/>
                  <w:sz w:val="20"/>
                  <w:szCs w:val="20"/>
                  <w:lang w:eastAsia="zh-CN"/>
                  <w:rPrChange w:id="4389" w:author="薛媛媛（Grace）" w:date="2025-11-18T13:55:39Z">
                    <w:rPr>
                      <w:rFonts w:ascii="Calibri" w:hAnsi="Calibri" w:eastAsia="等线" w:cs="Calibri"/>
                      <w:sz w:val="20"/>
                      <w:lang w:eastAsia="zh-CN"/>
                    </w:rPr>
                  </w:rPrChange>
                </w:rPr>
                <w:t>The device is non</w:t>
              </w:r>
            </w:ins>
            <w:ins w:id="4391" w:author="薛媛媛（Grace）" w:date="2025-11-18T08:30:23Z">
              <w:r>
                <w:rPr>
                  <w:rFonts w:hint="default" w:ascii="Arial" w:hAnsi="Arial" w:eastAsia="等线" w:cs="Arial"/>
                  <w:sz w:val="20"/>
                  <w:szCs w:val="20"/>
                  <w:lang w:val="en-US" w:eastAsia="zh-CN"/>
                  <w:rPrChange w:id="4392" w:author="薛媛媛（Grace）" w:date="2025-11-18T13:55:39Z">
                    <w:rPr>
                      <w:rFonts w:hint="eastAsia" w:ascii="Calibri" w:hAnsi="Calibri" w:eastAsia="等线" w:cs="Calibri"/>
                      <w:sz w:val="20"/>
                      <w:lang w:val="en-US" w:eastAsia="zh-CN"/>
                    </w:rPr>
                  </w:rPrChange>
                </w:rPr>
                <w:t>-Active device and devices connected to it</w:t>
              </w:r>
            </w:ins>
          </w:p>
        </w:tc>
      </w:tr>
      <w:tr w14:paraId="45BCC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2833C8B3">
            <w:pPr>
              <w:rPr>
                <w:rFonts w:ascii="Arial" w:hAnsi="Arial" w:cs="Arial"/>
                <w:b/>
                <w:sz w:val="20"/>
                <w:szCs w:val="20"/>
                <w:lang w:val="en-GB"/>
                <w:rPrChange w:id="4394" w:author="薛媛媛（Grace）" w:date="2025-11-18T13:55:33Z">
                  <w:rPr>
                    <w:b/>
                    <w:sz w:val="20"/>
                    <w:szCs w:val="20"/>
                    <w:lang w:val="en-GB"/>
                  </w:rPr>
                </w:rPrChange>
              </w:rPr>
            </w:pPr>
            <w:r>
              <w:rPr>
                <w:rFonts w:ascii="Arial" w:hAnsi="Arial" w:cs="Arial"/>
                <w:sz w:val="20"/>
                <w:szCs w:val="20"/>
                <w:lang w:val="en-GB"/>
                <w:rPrChange w:id="4395" w:author="薛媛媛（Grace）" w:date="2025-11-18T13:55:33Z">
                  <w:rPr>
                    <w:sz w:val="20"/>
                    <w:szCs w:val="20"/>
                    <w:lang w:val="en-GB"/>
                  </w:rPr>
                </w:rPrChange>
              </w:rPr>
              <w:t>18.3.</w:t>
            </w:r>
            <w:r>
              <w:rPr>
                <w:rFonts w:ascii="Arial" w:hAnsi="Arial" w:cs="Arial"/>
                <w:sz w:val="20"/>
                <w:szCs w:val="20"/>
                <w:lang w:val="en-GB"/>
                <w:rPrChange w:id="4396" w:author="薛媛媛（Grace）" w:date="2025-11-18T13:55:33Z">
                  <w:rPr>
                    <w:sz w:val="20"/>
                    <w:szCs w:val="20"/>
                    <w:lang w:val="en-GB"/>
                  </w:rPr>
                </w:rPrChange>
              </w:rPr>
              <w:tab/>
            </w:r>
            <w:r>
              <w:rPr>
                <w:rFonts w:ascii="Arial" w:hAnsi="Arial" w:cs="Arial"/>
                <w:sz w:val="20"/>
                <w:szCs w:val="20"/>
                <w:lang w:val="en-GB"/>
                <w:rPrChange w:id="4397" w:author="薛媛媛（Grace）" w:date="2025-11-18T13:55:33Z">
                  <w:rPr>
                    <w:sz w:val="20"/>
                    <w:szCs w:val="20"/>
                    <w:lang w:val="en-GB"/>
                  </w:rPr>
                </w:rPrChange>
              </w:rPr>
              <w:t>Devices where the safety of the patient depends on an external power supply shall include an alarm system to signal any power failure.</w:t>
            </w:r>
          </w:p>
        </w:tc>
        <w:tc>
          <w:tcPr>
            <w:tcW w:w="1198" w:type="dxa"/>
            <w:shd w:val="clear"/>
            <w:tcMar>
              <w:top w:w="113" w:type="dxa"/>
              <w:bottom w:w="113" w:type="dxa"/>
            </w:tcMar>
            <w:vAlign w:val="top"/>
          </w:tcPr>
          <w:p w14:paraId="59B84975">
            <w:pPr>
              <w:rPr>
                <w:ins w:id="4398" w:author="薛媛媛（Grace）" w:date="2025-11-18T08:30:31Z"/>
                <w:rFonts w:hint="default" w:ascii="Arial" w:hAnsi="Arial" w:eastAsia="宋体" w:cs="Arial"/>
                <w:sz w:val="20"/>
                <w:szCs w:val="20"/>
                <w:lang w:val="en-US" w:eastAsia="zh-CN"/>
                <w:rPrChange w:id="4399" w:author="薛媛媛（Grace）" w:date="2025-11-18T13:55:33Z">
                  <w:rPr>
                    <w:ins w:id="4400" w:author="薛媛媛（Grace）" w:date="2025-11-18T08:30:31Z"/>
                    <w:rFonts w:hint="eastAsia" w:eastAsia="宋体"/>
                    <w:sz w:val="20"/>
                    <w:szCs w:val="20"/>
                    <w:lang w:val="en-US" w:eastAsia="zh-CN"/>
                  </w:rPr>
                </w:rPrChange>
              </w:rPr>
            </w:pPr>
            <w:ins w:id="4401" w:author="薛媛媛（Grace）" w:date="2025-11-18T08:30:31Z">
              <w:r>
                <w:rPr>
                  <w:rFonts w:hint="default" w:ascii="Arial" w:hAnsi="Arial" w:eastAsia="宋体" w:cs="Arial"/>
                  <w:sz w:val="20"/>
                  <w:szCs w:val="20"/>
                  <w:lang w:val="en-US" w:eastAsia="zh-CN"/>
                  <w:rPrChange w:id="4402" w:author="薛媛媛（Grace）" w:date="2025-11-18T13:55:33Z">
                    <w:rPr>
                      <w:rFonts w:hint="eastAsia" w:eastAsia="宋体"/>
                      <w:sz w:val="20"/>
                      <w:szCs w:val="20"/>
                      <w:lang w:val="en-US" w:eastAsia="zh-CN"/>
                    </w:rPr>
                  </w:rPrChange>
                </w:rPr>
                <w:t>No</w:t>
              </w:r>
            </w:ins>
          </w:p>
          <w:p w14:paraId="55EAB613">
            <w:pPr>
              <w:rPr>
                <w:ins w:id="4404" w:author="薛媛媛（Grace）" w:date="2025-11-18T08:30:31Z"/>
                <w:rFonts w:ascii="Arial" w:hAnsi="Arial" w:cs="Arial" w:eastAsiaTheme="minorHAnsi"/>
                <w:sz w:val="20"/>
                <w:szCs w:val="20"/>
                <w:lang w:val="en-GB" w:eastAsia="en-US" w:bidi="ar-SA"/>
                <w:rPrChange w:id="4405" w:author="薛媛媛（Grace）" w:date="2025-11-18T13:55:33Z">
                  <w:rPr>
                    <w:ins w:id="4406" w:author="薛媛媛（Grace）" w:date="2025-11-18T08:30:31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2ACF12E4">
            <w:pPr>
              <w:rPr>
                <w:ins w:id="4407" w:author="薛媛媛（Grace）" w:date="2025-11-18T08:30:31Z"/>
                <w:rFonts w:ascii="Arial" w:hAnsi="Arial" w:cs="Arial" w:eastAsiaTheme="minorHAnsi"/>
                <w:sz w:val="20"/>
                <w:szCs w:val="20"/>
                <w:lang w:val="en-GB" w:eastAsia="en-US" w:bidi="ar-SA"/>
                <w:rPrChange w:id="4408" w:author="薛媛媛（Grace）" w:date="2025-11-18T13:55:33Z">
                  <w:rPr>
                    <w:ins w:id="4409" w:author="薛媛媛（Grace）" w:date="2025-11-18T08:30:31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67EB857D">
            <w:pPr>
              <w:rPr>
                <w:ins w:id="4410" w:author="薛媛媛（Grace）" w:date="2025-11-18T08:30:31Z"/>
                <w:rFonts w:ascii="Arial" w:hAnsi="Arial" w:cs="Arial" w:eastAsiaTheme="minorHAnsi"/>
                <w:sz w:val="20"/>
                <w:szCs w:val="20"/>
                <w:lang w:val="en-GB" w:eastAsia="en-US" w:bidi="ar-SA"/>
                <w:rPrChange w:id="4411" w:author="薛媛媛（Grace）" w:date="2025-11-18T13:55:33Z">
                  <w:rPr>
                    <w:ins w:id="4412" w:author="薛媛媛（Grace）" w:date="2025-11-18T08:30:31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4FECBCAA">
            <w:pPr>
              <w:rPr>
                <w:ins w:id="4413" w:author="薛媛媛（Grace）" w:date="2025-11-18T08:30:31Z"/>
                <w:rFonts w:ascii="Arial" w:hAnsi="Arial" w:cs="Arial" w:eastAsiaTheme="minorHAnsi"/>
                <w:sz w:val="20"/>
                <w:szCs w:val="20"/>
                <w:lang w:val="en-GB" w:eastAsia="en-US" w:bidi="ar-SA"/>
                <w:rPrChange w:id="4414" w:author="薛媛媛（Grace）" w:date="2025-11-18T13:55:33Z">
                  <w:rPr>
                    <w:ins w:id="4415" w:author="薛媛媛（Grace）" w:date="2025-11-18T08:30:31Z"/>
                    <w:rFonts w:ascii="Arial" w:hAnsi="Arial" w:cs="Arial" w:eastAsiaTheme="minorHAnsi"/>
                    <w:sz w:val="20"/>
                    <w:szCs w:val="20"/>
                    <w:lang w:val="en-GB" w:eastAsia="en-US" w:bidi="ar-SA"/>
                  </w:rPr>
                </w:rPrChange>
              </w:rPr>
            </w:pPr>
            <w:ins w:id="4416" w:author="薛媛媛（Grace）" w:date="2025-11-18T08:30:31Z">
              <w:r>
                <w:rPr>
                  <w:rFonts w:ascii="Arial" w:hAnsi="Arial" w:eastAsia="等线" w:cs="Arial"/>
                  <w:sz w:val="20"/>
                  <w:szCs w:val="20"/>
                  <w:lang w:eastAsia="zh-CN"/>
                  <w:rPrChange w:id="4417" w:author="薛媛媛（Grace）" w:date="2025-11-18T13:55:39Z">
                    <w:rPr>
                      <w:rFonts w:ascii="Calibri" w:hAnsi="Calibri" w:eastAsia="等线" w:cs="Calibri"/>
                      <w:sz w:val="20"/>
                      <w:lang w:eastAsia="zh-CN"/>
                    </w:rPr>
                  </w:rPrChange>
                </w:rPr>
                <w:t>The device is non</w:t>
              </w:r>
            </w:ins>
            <w:ins w:id="4419" w:author="薛媛媛（Grace）" w:date="2025-11-18T08:30:31Z">
              <w:r>
                <w:rPr>
                  <w:rFonts w:hint="default" w:ascii="Arial" w:hAnsi="Arial" w:eastAsia="等线" w:cs="Arial"/>
                  <w:sz w:val="20"/>
                  <w:szCs w:val="20"/>
                  <w:lang w:val="en-US" w:eastAsia="zh-CN"/>
                  <w:rPrChange w:id="4420" w:author="薛媛媛（Grace）" w:date="2025-11-18T13:55:39Z">
                    <w:rPr>
                      <w:rFonts w:hint="eastAsia" w:ascii="Calibri" w:hAnsi="Calibri" w:eastAsia="等线" w:cs="Calibri"/>
                      <w:sz w:val="20"/>
                      <w:lang w:val="en-US" w:eastAsia="zh-CN"/>
                    </w:rPr>
                  </w:rPrChange>
                </w:rPr>
                <w:t>-Active device and devices connected to it</w:t>
              </w:r>
            </w:ins>
          </w:p>
        </w:tc>
      </w:tr>
      <w:tr w14:paraId="0A095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2F7BCBAC">
            <w:pPr>
              <w:rPr>
                <w:rFonts w:ascii="Arial" w:hAnsi="Arial" w:cs="Arial"/>
                <w:b/>
                <w:sz w:val="20"/>
                <w:szCs w:val="20"/>
                <w:lang w:val="en-GB"/>
                <w:rPrChange w:id="4422" w:author="薛媛媛（Grace）" w:date="2025-11-18T13:55:33Z">
                  <w:rPr>
                    <w:b/>
                    <w:sz w:val="20"/>
                    <w:szCs w:val="20"/>
                    <w:lang w:val="en-GB"/>
                  </w:rPr>
                </w:rPrChange>
              </w:rPr>
            </w:pPr>
            <w:r>
              <w:rPr>
                <w:rFonts w:ascii="Arial" w:hAnsi="Arial" w:cs="Arial"/>
                <w:sz w:val="20"/>
                <w:szCs w:val="20"/>
                <w:lang w:val="en-GB"/>
                <w:rPrChange w:id="4423" w:author="薛媛媛（Grace）" w:date="2025-11-18T13:55:33Z">
                  <w:rPr>
                    <w:sz w:val="20"/>
                    <w:szCs w:val="20"/>
                    <w:lang w:val="en-GB"/>
                  </w:rPr>
                </w:rPrChange>
              </w:rPr>
              <w:t>18.4.</w:t>
            </w:r>
            <w:r>
              <w:rPr>
                <w:rFonts w:ascii="Arial" w:hAnsi="Arial" w:cs="Arial"/>
                <w:sz w:val="20"/>
                <w:szCs w:val="20"/>
                <w:lang w:val="en-GB"/>
                <w:rPrChange w:id="4424" w:author="薛媛媛（Grace）" w:date="2025-11-18T13:55:33Z">
                  <w:rPr>
                    <w:sz w:val="20"/>
                    <w:szCs w:val="20"/>
                    <w:lang w:val="en-GB"/>
                  </w:rPr>
                </w:rPrChange>
              </w:rPr>
              <w:tab/>
            </w:r>
            <w:r>
              <w:rPr>
                <w:rFonts w:ascii="Arial" w:hAnsi="Arial" w:cs="Arial"/>
                <w:sz w:val="20"/>
                <w:szCs w:val="20"/>
                <w:lang w:val="en-GB"/>
                <w:rPrChange w:id="4425" w:author="薛媛媛（Grace）" w:date="2025-11-18T13:55:33Z">
                  <w:rPr>
                    <w:sz w:val="20"/>
                    <w:szCs w:val="20"/>
                    <w:lang w:val="en-GB"/>
                  </w:rPr>
                </w:rPrChange>
              </w:rPr>
              <w:t>Devices intended to monitor one or more clinical parameters of a patient shall be equipped with appropriate alarm systems to alert the user of situations which could lead to death or severe deterioration of the patient's state of health.</w:t>
            </w:r>
          </w:p>
        </w:tc>
        <w:tc>
          <w:tcPr>
            <w:tcW w:w="1198" w:type="dxa"/>
            <w:shd w:val="clear"/>
            <w:tcMar>
              <w:top w:w="113" w:type="dxa"/>
              <w:bottom w:w="113" w:type="dxa"/>
            </w:tcMar>
            <w:vAlign w:val="top"/>
          </w:tcPr>
          <w:p w14:paraId="5E78F275">
            <w:pPr>
              <w:rPr>
                <w:ins w:id="4426" w:author="薛媛媛（Grace）" w:date="2025-11-18T08:30:52Z"/>
                <w:rFonts w:hint="default" w:ascii="Arial" w:hAnsi="Arial" w:eastAsia="宋体" w:cs="Arial"/>
                <w:sz w:val="20"/>
                <w:szCs w:val="20"/>
                <w:lang w:val="en-US" w:eastAsia="zh-CN"/>
                <w:rPrChange w:id="4427" w:author="薛媛媛（Grace）" w:date="2025-11-18T13:55:33Z">
                  <w:rPr>
                    <w:ins w:id="4428" w:author="薛媛媛（Grace）" w:date="2025-11-18T08:30:52Z"/>
                    <w:rFonts w:hint="eastAsia" w:eastAsia="宋体"/>
                    <w:sz w:val="20"/>
                    <w:szCs w:val="20"/>
                    <w:lang w:val="en-US" w:eastAsia="zh-CN"/>
                  </w:rPr>
                </w:rPrChange>
              </w:rPr>
            </w:pPr>
            <w:ins w:id="4429" w:author="薛媛媛（Grace）" w:date="2025-11-18T08:30:52Z">
              <w:r>
                <w:rPr>
                  <w:rFonts w:hint="default" w:ascii="Arial" w:hAnsi="Arial" w:eastAsia="宋体" w:cs="Arial"/>
                  <w:sz w:val="20"/>
                  <w:szCs w:val="20"/>
                  <w:lang w:val="en-US" w:eastAsia="zh-CN"/>
                  <w:rPrChange w:id="4430" w:author="薛媛媛（Grace）" w:date="2025-11-18T13:55:33Z">
                    <w:rPr>
                      <w:rFonts w:hint="eastAsia" w:eastAsia="宋体"/>
                      <w:sz w:val="20"/>
                      <w:szCs w:val="20"/>
                      <w:lang w:val="en-US" w:eastAsia="zh-CN"/>
                    </w:rPr>
                  </w:rPrChange>
                </w:rPr>
                <w:t>No</w:t>
              </w:r>
            </w:ins>
          </w:p>
          <w:p w14:paraId="3DFA1486">
            <w:pPr>
              <w:rPr>
                <w:ins w:id="4432" w:author="薛媛媛（Grace）" w:date="2025-11-18T08:30:52Z"/>
                <w:rFonts w:ascii="Arial" w:hAnsi="Arial" w:cs="Arial" w:eastAsiaTheme="minorHAnsi"/>
                <w:sz w:val="20"/>
                <w:szCs w:val="20"/>
                <w:lang w:val="en-GB" w:eastAsia="en-US" w:bidi="ar-SA"/>
                <w:rPrChange w:id="4433" w:author="薛媛媛（Grace）" w:date="2025-11-18T13:55:33Z">
                  <w:rPr>
                    <w:ins w:id="4434" w:author="薛媛媛（Grace）" w:date="2025-11-18T08:30:52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6A90CCC0">
            <w:pPr>
              <w:rPr>
                <w:ins w:id="4435" w:author="薛媛媛（Grace）" w:date="2025-11-18T08:30:52Z"/>
                <w:rFonts w:ascii="Arial" w:hAnsi="Arial" w:cs="Arial" w:eastAsiaTheme="minorHAnsi"/>
                <w:sz w:val="20"/>
                <w:szCs w:val="20"/>
                <w:lang w:val="en-GB" w:eastAsia="en-US" w:bidi="ar-SA"/>
                <w:rPrChange w:id="4436" w:author="薛媛媛（Grace）" w:date="2025-11-18T13:55:33Z">
                  <w:rPr>
                    <w:ins w:id="4437" w:author="薛媛媛（Grace）" w:date="2025-11-18T08:30:52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358ACC3A">
            <w:pPr>
              <w:rPr>
                <w:ins w:id="4438" w:author="薛媛媛（Grace）" w:date="2025-11-18T08:30:52Z"/>
                <w:rFonts w:ascii="Arial" w:hAnsi="Arial" w:cs="Arial" w:eastAsiaTheme="minorHAnsi"/>
                <w:sz w:val="20"/>
                <w:szCs w:val="20"/>
                <w:lang w:val="en-GB" w:eastAsia="en-US" w:bidi="ar-SA"/>
                <w:rPrChange w:id="4439" w:author="薛媛媛（Grace）" w:date="2025-11-18T13:55:33Z">
                  <w:rPr>
                    <w:ins w:id="4440" w:author="薛媛媛（Grace）" w:date="2025-11-18T08:30:52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142FB000">
            <w:pPr>
              <w:rPr>
                <w:ins w:id="4441" w:author="薛媛媛（Grace）" w:date="2025-11-18T08:30:52Z"/>
                <w:rFonts w:ascii="Arial" w:hAnsi="Arial" w:cs="Arial" w:eastAsiaTheme="minorHAnsi"/>
                <w:sz w:val="20"/>
                <w:szCs w:val="20"/>
                <w:lang w:val="en-GB" w:eastAsia="en-US" w:bidi="ar-SA"/>
                <w:rPrChange w:id="4442" w:author="薛媛媛（Grace）" w:date="2025-11-18T13:55:33Z">
                  <w:rPr>
                    <w:ins w:id="4443" w:author="薛媛媛（Grace）" w:date="2025-11-18T08:30:52Z"/>
                    <w:rFonts w:ascii="Arial" w:hAnsi="Arial" w:cs="Arial" w:eastAsiaTheme="minorHAnsi"/>
                    <w:sz w:val="20"/>
                    <w:szCs w:val="20"/>
                    <w:lang w:val="en-GB" w:eastAsia="en-US" w:bidi="ar-SA"/>
                  </w:rPr>
                </w:rPrChange>
              </w:rPr>
            </w:pPr>
            <w:ins w:id="4444" w:author="薛媛媛（Grace）" w:date="2025-11-18T08:31:13Z">
              <w:r>
                <w:rPr>
                  <w:rFonts w:hint="default" w:ascii="Arial" w:hAnsi="Arial" w:eastAsia="等线" w:cs="Arial"/>
                  <w:sz w:val="20"/>
                  <w:szCs w:val="20"/>
                  <w:lang w:eastAsia="zh-CN"/>
                  <w:rPrChange w:id="4445" w:author="薛媛媛（Grace）" w:date="2025-11-18T13:55:39Z">
                    <w:rPr>
                      <w:rFonts w:hint="eastAsia" w:ascii="Calibri" w:hAnsi="Calibri" w:eastAsia="等线" w:cs="Calibri"/>
                      <w:sz w:val="20"/>
                      <w:lang w:eastAsia="zh-CN"/>
                    </w:rPr>
                  </w:rPrChange>
                </w:rPr>
                <w:t>The device has no monitoring function</w:t>
              </w:r>
            </w:ins>
          </w:p>
        </w:tc>
      </w:tr>
      <w:tr w14:paraId="25D88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1CFC25D6">
            <w:pPr>
              <w:rPr>
                <w:rFonts w:ascii="Arial" w:hAnsi="Arial" w:cs="Arial"/>
                <w:b/>
                <w:sz w:val="20"/>
                <w:szCs w:val="20"/>
                <w:lang w:val="en-GB"/>
                <w:rPrChange w:id="4447" w:author="薛媛媛（Grace）" w:date="2025-11-18T13:55:33Z">
                  <w:rPr>
                    <w:b/>
                    <w:sz w:val="20"/>
                    <w:szCs w:val="20"/>
                    <w:lang w:val="en-GB"/>
                  </w:rPr>
                </w:rPrChange>
              </w:rPr>
            </w:pPr>
            <w:r>
              <w:rPr>
                <w:rFonts w:ascii="Arial" w:hAnsi="Arial" w:cs="Arial"/>
                <w:sz w:val="20"/>
                <w:szCs w:val="20"/>
                <w:lang w:val="en-GB"/>
                <w:rPrChange w:id="4448" w:author="薛媛媛（Grace）" w:date="2025-11-18T13:55:33Z">
                  <w:rPr>
                    <w:sz w:val="20"/>
                    <w:szCs w:val="20"/>
                    <w:lang w:val="en-GB"/>
                  </w:rPr>
                </w:rPrChange>
              </w:rPr>
              <w:t>18.5.</w:t>
            </w:r>
            <w:r>
              <w:rPr>
                <w:rFonts w:ascii="Arial" w:hAnsi="Arial" w:cs="Arial"/>
                <w:sz w:val="20"/>
                <w:szCs w:val="20"/>
                <w:lang w:val="en-GB"/>
                <w:rPrChange w:id="4449" w:author="薛媛媛（Grace）" w:date="2025-11-18T13:55:33Z">
                  <w:rPr>
                    <w:sz w:val="20"/>
                    <w:szCs w:val="20"/>
                    <w:lang w:val="en-GB"/>
                  </w:rPr>
                </w:rPrChange>
              </w:rPr>
              <w:tab/>
            </w:r>
            <w:r>
              <w:rPr>
                <w:rFonts w:ascii="Arial" w:hAnsi="Arial" w:cs="Arial"/>
                <w:sz w:val="20"/>
                <w:szCs w:val="20"/>
                <w:lang w:val="en-GB"/>
                <w:rPrChange w:id="4450" w:author="薛媛媛（Grace）" w:date="2025-11-18T13:55:33Z">
                  <w:rPr>
                    <w:sz w:val="20"/>
                    <w:szCs w:val="20"/>
                    <w:lang w:val="en-GB"/>
                  </w:rPr>
                </w:rPrChange>
              </w:rPr>
              <w:t>Devices shall be designed and manufactured in such a way as to reduce as far as possible the risks of creating electromagnetic interference which could impair the operation of the device in question or other devices or equipment in the intended environment.</w:t>
            </w:r>
          </w:p>
        </w:tc>
        <w:tc>
          <w:tcPr>
            <w:tcW w:w="1198" w:type="dxa"/>
            <w:shd w:val="clear" w:color="auto" w:fill="auto"/>
            <w:tcMar>
              <w:top w:w="113" w:type="dxa"/>
              <w:bottom w:w="113" w:type="dxa"/>
            </w:tcMar>
            <w:vAlign w:val="top"/>
          </w:tcPr>
          <w:p w14:paraId="7D781989">
            <w:pPr>
              <w:rPr>
                <w:ins w:id="4451" w:author="薛媛媛（Grace）" w:date="2025-11-18T08:31:41Z"/>
                <w:rFonts w:hint="default" w:ascii="Arial" w:hAnsi="Arial" w:eastAsia="宋体" w:cs="Arial"/>
                <w:sz w:val="20"/>
                <w:szCs w:val="20"/>
                <w:lang w:val="en-US" w:eastAsia="zh-CN"/>
                <w:rPrChange w:id="4452" w:author="薛媛媛（Grace）" w:date="2025-11-18T13:55:33Z">
                  <w:rPr>
                    <w:ins w:id="4453" w:author="薛媛媛（Grace）" w:date="2025-11-18T08:31:41Z"/>
                    <w:rFonts w:hint="eastAsia" w:eastAsia="宋体"/>
                    <w:sz w:val="20"/>
                    <w:szCs w:val="20"/>
                    <w:lang w:val="en-US" w:eastAsia="zh-CN"/>
                  </w:rPr>
                </w:rPrChange>
              </w:rPr>
            </w:pPr>
            <w:ins w:id="4454" w:author="薛媛媛（Grace）" w:date="2025-11-18T08:31:41Z">
              <w:r>
                <w:rPr>
                  <w:rFonts w:hint="default" w:ascii="Arial" w:hAnsi="Arial" w:eastAsia="宋体" w:cs="Arial"/>
                  <w:sz w:val="20"/>
                  <w:szCs w:val="20"/>
                  <w:lang w:val="en-US" w:eastAsia="zh-CN"/>
                  <w:rPrChange w:id="4455" w:author="薛媛媛（Grace）" w:date="2025-11-18T13:55:33Z">
                    <w:rPr>
                      <w:rFonts w:hint="eastAsia" w:eastAsia="宋体"/>
                      <w:sz w:val="20"/>
                      <w:szCs w:val="20"/>
                      <w:lang w:val="en-US" w:eastAsia="zh-CN"/>
                    </w:rPr>
                  </w:rPrChange>
                </w:rPr>
                <w:t>No</w:t>
              </w:r>
            </w:ins>
          </w:p>
          <w:p w14:paraId="7DD64D3E">
            <w:pPr>
              <w:rPr>
                <w:ins w:id="4457" w:author="薛媛媛（Grace）" w:date="2025-11-18T08:31:41Z"/>
                <w:rFonts w:ascii="Arial" w:hAnsi="Arial" w:cs="Arial" w:eastAsiaTheme="minorHAnsi"/>
                <w:sz w:val="20"/>
                <w:szCs w:val="20"/>
                <w:lang w:val="en-GB" w:eastAsia="en-US" w:bidi="ar-SA"/>
                <w:rPrChange w:id="4458" w:author="薛媛媛（Grace）" w:date="2025-11-18T13:55:33Z">
                  <w:rPr>
                    <w:ins w:id="4459" w:author="薛媛媛（Grace）" w:date="2025-11-18T08:31:41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4679920D">
            <w:pPr>
              <w:rPr>
                <w:ins w:id="4460" w:author="薛媛媛（Grace）" w:date="2025-11-18T08:31:41Z"/>
                <w:rFonts w:ascii="Arial" w:hAnsi="Arial" w:cs="Arial" w:eastAsiaTheme="minorHAnsi"/>
                <w:sz w:val="20"/>
                <w:szCs w:val="20"/>
                <w:lang w:val="en-GB" w:eastAsia="en-US" w:bidi="ar-SA"/>
                <w:rPrChange w:id="4461" w:author="薛媛媛（Grace）" w:date="2025-11-18T13:55:33Z">
                  <w:rPr>
                    <w:ins w:id="4462" w:author="薛媛媛（Grace）" w:date="2025-11-18T08:31:41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510EC046">
            <w:pPr>
              <w:rPr>
                <w:ins w:id="4463" w:author="薛媛媛（Grace）" w:date="2025-11-18T08:31:41Z"/>
                <w:rFonts w:ascii="Arial" w:hAnsi="Arial" w:cs="Arial" w:eastAsiaTheme="minorHAnsi"/>
                <w:sz w:val="20"/>
                <w:szCs w:val="20"/>
                <w:lang w:val="en-GB" w:eastAsia="en-US" w:bidi="ar-SA"/>
                <w:rPrChange w:id="4464" w:author="薛媛媛（Grace）" w:date="2025-11-18T13:55:33Z">
                  <w:rPr>
                    <w:ins w:id="4465" w:author="薛媛媛（Grace）" w:date="2025-11-18T08:31:41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145BF10A">
            <w:pPr>
              <w:rPr>
                <w:ins w:id="4466" w:author="薛媛媛（Grace）" w:date="2025-11-18T08:31:41Z"/>
                <w:rFonts w:ascii="Arial" w:hAnsi="Arial" w:cs="Arial" w:eastAsiaTheme="minorHAnsi"/>
                <w:sz w:val="20"/>
                <w:szCs w:val="20"/>
                <w:lang w:val="en-GB" w:eastAsia="en-US" w:bidi="ar-SA"/>
                <w:rPrChange w:id="4467" w:author="薛媛媛（Grace）" w:date="2025-11-18T13:55:33Z">
                  <w:rPr>
                    <w:ins w:id="4468" w:author="薛媛媛（Grace）" w:date="2025-11-18T08:31:41Z"/>
                    <w:rFonts w:ascii="Arial" w:hAnsi="Arial" w:cs="Arial" w:eastAsiaTheme="minorHAnsi"/>
                    <w:sz w:val="20"/>
                    <w:szCs w:val="20"/>
                    <w:lang w:val="en-GB" w:eastAsia="en-US" w:bidi="ar-SA"/>
                  </w:rPr>
                </w:rPrChange>
              </w:rPr>
            </w:pPr>
            <w:ins w:id="4469" w:author="薛媛媛（Grace）" w:date="2025-11-18T08:31:41Z">
              <w:r>
                <w:rPr>
                  <w:rFonts w:ascii="Arial" w:hAnsi="Arial" w:eastAsia="等线" w:cs="Arial"/>
                  <w:sz w:val="20"/>
                  <w:szCs w:val="20"/>
                  <w:lang w:eastAsia="zh-CN"/>
                  <w:rPrChange w:id="4470" w:author="薛媛媛（Grace）" w:date="2025-11-18T13:55:39Z">
                    <w:rPr>
                      <w:rFonts w:ascii="Calibri" w:hAnsi="Calibri" w:eastAsia="等线" w:cs="Calibri"/>
                      <w:sz w:val="20"/>
                      <w:lang w:eastAsia="zh-CN"/>
                    </w:rPr>
                  </w:rPrChange>
                </w:rPr>
                <w:t>The device is non</w:t>
              </w:r>
            </w:ins>
            <w:ins w:id="4472" w:author="薛媛媛（Grace）" w:date="2025-11-18T08:31:41Z">
              <w:r>
                <w:rPr>
                  <w:rFonts w:hint="default" w:ascii="Arial" w:hAnsi="Arial" w:eastAsia="等线" w:cs="Arial"/>
                  <w:sz w:val="20"/>
                  <w:szCs w:val="20"/>
                  <w:lang w:val="en-US" w:eastAsia="zh-CN"/>
                  <w:rPrChange w:id="4473" w:author="薛媛媛（Grace）" w:date="2025-11-18T13:55:39Z">
                    <w:rPr>
                      <w:rFonts w:hint="eastAsia" w:ascii="Calibri" w:hAnsi="Calibri" w:eastAsia="等线" w:cs="Calibri"/>
                      <w:sz w:val="20"/>
                      <w:lang w:val="en-US" w:eastAsia="zh-CN"/>
                    </w:rPr>
                  </w:rPrChange>
                </w:rPr>
                <w:t>-Active device and devices connected to it</w:t>
              </w:r>
            </w:ins>
          </w:p>
        </w:tc>
      </w:tr>
      <w:tr w14:paraId="4DC20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3E851769">
            <w:pPr>
              <w:rPr>
                <w:rFonts w:ascii="Arial" w:hAnsi="Arial" w:cs="Arial"/>
                <w:b/>
                <w:sz w:val="20"/>
                <w:szCs w:val="20"/>
                <w:lang w:val="en-GB"/>
                <w:rPrChange w:id="4475" w:author="薛媛媛（Grace）" w:date="2025-11-18T13:55:33Z">
                  <w:rPr>
                    <w:b/>
                    <w:sz w:val="20"/>
                    <w:szCs w:val="20"/>
                    <w:lang w:val="en-GB"/>
                  </w:rPr>
                </w:rPrChange>
              </w:rPr>
            </w:pPr>
            <w:r>
              <w:rPr>
                <w:rFonts w:ascii="Arial" w:hAnsi="Arial" w:cs="Arial"/>
                <w:sz w:val="20"/>
                <w:szCs w:val="20"/>
                <w:lang w:val="en-GB"/>
                <w:rPrChange w:id="4476" w:author="薛媛媛（Grace）" w:date="2025-11-18T13:55:33Z">
                  <w:rPr>
                    <w:sz w:val="20"/>
                    <w:szCs w:val="20"/>
                    <w:lang w:val="en-GB"/>
                  </w:rPr>
                </w:rPrChange>
              </w:rPr>
              <w:t>18.6.</w:t>
            </w:r>
            <w:r>
              <w:rPr>
                <w:rFonts w:ascii="Arial" w:hAnsi="Arial" w:cs="Arial"/>
                <w:sz w:val="20"/>
                <w:szCs w:val="20"/>
                <w:lang w:val="en-GB"/>
                <w:rPrChange w:id="4477" w:author="薛媛媛（Grace）" w:date="2025-11-18T13:55:33Z">
                  <w:rPr>
                    <w:sz w:val="20"/>
                    <w:szCs w:val="20"/>
                    <w:lang w:val="en-GB"/>
                  </w:rPr>
                </w:rPrChange>
              </w:rPr>
              <w:tab/>
            </w:r>
            <w:r>
              <w:rPr>
                <w:rFonts w:ascii="Arial" w:hAnsi="Arial" w:cs="Arial"/>
                <w:sz w:val="20"/>
                <w:szCs w:val="20"/>
                <w:lang w:val="en-GB"/>
                <w:rPrChange w:id="4478" w:author="薛媛媛（Grace）" w:date="2025-11-18T13:55:33Z">
                  <w:rPr>
                    <w:sz w:val="20"/>
                    <w:szCs w:val="20"/>
                    <w:lang w:val="en-GB"/>
                  </w:rPr>
                </w:rPrChange>
              </w:rPr>
              <w:t>Devices shall be designed and manufactured in such a way as to provide a level of intrinsic immunity to electromagnetic interference such that is adequate to enable them to operate as intended.</w:t>
            </w:r>
          </w:p>
        </w:tc>
        <w:tc>
          <w:tcPr>
            <w:tcW w:w="1198" w:type="dxa"/>
            <w:shd w:val="clear" w:color="auto" w:fill="auto"/>
            <w:tcMar>
              <w:top w:w="113" w:type="dxa"/>
              <w:bottom w:w="113" w:type="dxa"/>
            </w:tcMar>
            <w:vAlign w:val="top"/>
          </w:tcPr>
          <w:p w14:paraId="328262B6">
            <w:pPr>
              <w:rPr>
                <w:ins w:id="4479" w:author="薛媛媛（Grace）" w:date="2025-11-18T08:31:57Z"/>
                <w:rFonts w:hint="default" w:ascii="Arial" w:hAnsi="Arial" w:eastAsia="宋体" w:cs="Arial"/>
                <w:sz w:val="20"/>
                <w:szCs w:val="20"/>
                <w:lang w:val="en-US" w:eastAsia="zh-CN"/>
                <w:rPrChange w:id="4480" w:author="薛媛媛（Grace）" w:date="2025-11-18T13:55:33Z">
                  <w:rPr>
                    <w:ins w:id="4481" w:author="薛媛媛（Grace）" w:date="2025-11-18T08:31:57Z"/>
                    <w:rFonts w:hint="eastAsia" w:eastAsia="宋体"/>
                    <w:sz w:val="20"/>
                    <w:szCs w:val="20"/>
                    <w:lang w:val="en-US" w:eastAsia="zh-CN"/>
                  </w:rPr>
                </w:rPrChange>
              </w:rPr>
            </w:pPr>
            <w:ins w:id="4482" w:author="薛媛媛（Grace）" w:date="2025-11-18T08:31:57Z">
              <w:r>
                <w:rPr>
                  <w:rFonts w:hint="default" w:ascii="Arial" w:hAnsi="Arial" w:eastAsia="宋体" w:cs="Arial"/>
                  <w:sz w:val="20"/>
                  <w:szCs w:val="20"/>
                  <w:lang w:val="en-US" w:eastAsia="zh-CN"/>
                  <w:rPrChange w:id="4483" w:author="薛媛媛（Grace）" w:date="2025-11-18T13:55:33Z">
                    <w:rPr>
                      <w:rFonts w:hint="eastAsia" w:eastAsia="宋体"/>
                      <w:sz w:val="20"/>
                      <w:szCs w:val="20"/>
                      <w:lang w:val="en-US" w:eastAsia="zh-CN"/>
                    </w:rPr>
                  </w:rPrChange>
                </w:rPr>
                <w:t>No</w:t>
              </w:r>
            </w:ins>
          </w:p>
          <w:p w14:paraId="35A8F2EA">
            <w:pPr>
              <w:rPr>
                <w:ins w:id="4485" w:author="薛媛媛（Grace）" w:date="2025-11-18T08:31:57Z"/>
                <w:rFonts w:ascii="Arial" w:hAnsi="Arial" w:cs="Arial" w:eastAsiaTheme="minorHAnsi"/>
                <w:sz w:val="20"/>
                <w:szCs w:val="20"/>
                <w:lang w:val="en-GB" w:eastAsia="en-US" w:bidi="ar-SA"/>
                <w:rPrChange w:id="4486" w:author="薛媛媛（Grace）" w:date="2025-11-18T13:55:33Z">
                  <w:rPr>
                    <w:ins w:id="4487" w:author="薛媛媛（Grace）" w:date="2025-11-18T08:31:57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5492BB03">
            <w:pPr>
              <w:rPr>
                <w:ins w:id="4488" w:author="薛媛媛（Grace）" w:date="2025-11-18T08:31:57Z"/>
                <w:rFonts w:ascii="Arial" w:hAnsi="Arial" w:cs="Arial" w:eastAsiaTheme="minorHAnsi"/>
                <w:sz w:val="20"/>
                <w:szCs w:val="20"/>
                <w:lang w:val="en-GB" w:eastAsia="en-US" w:bidi="ar-SA"/>
                <w:rPrChange w:id="4489" w:author="薛媛媛（Grace）" w:date="2025-11-18T13:55:33Z">
                  <w:rPr>
                    <w:ins w:id="4490" w:author="薛媛媛（Grace）" w:date="2025-11-18T08:31:57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1AB8DCC9">
            <w:pPr>
              <w:rPr>
                <w:ins w:id="4491" w:author="薛媛媛（Grace）" w:date="2025-11-18T08:31:57Z"/>
                <w:rFonts w:ascii="Arial" w:hAnsi="Arial" w:cs="Arial" w:eastAsiaTheme="minorHAnsi"/>
                <w:sz w:val="20"/>
                <w:szCs w:val="20"/>
                <w:lang w:val="en-GB" w:eastAsia="en-US" w:bidi="ar-SA"/>
                <w:rPrChange w:id="4492" w:author="薛媛媛（Grace）" w:date="2025-11-18T13:55:33Z">
                  <w:rPr>
                    <w:ins w:id="4493" w:author="薛媛媛（Grace）" w:date="2025-11-18T08:31:57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7D12CB02">
            <w:pPr>
              <w:rPr>
                <w:ins w:id="4494" w:author="薛媛媛（Grace）" w:date="2025-11-18T08:31:57Z"/>
                <w:rFonts w:ascii="Arial" w:hAnsi="Arial" w:cs="Arial" w:eastAsiaTheme="minorHAnsi"/>
                <w:sz w:val="20"/>
                <w:szCs w:val="20"/>
                <w:lang w:val="en-GB" w:eastAsia="en-US" w:bidi="ar-SA"/>
                <w:rPrChange w:id="4495" w:author="薛媛媛（Grace）" w:date="2025-11-18T13:55:33Z">
                  <w:rPr>
                    <w:ins w:id="4496" w:author="薛媛媛（Grace）" w:date="2025-11-18T08:31:57Z"/>
                    <w:rFonts w:ascii="Arial" w:hAnsi="Arial" w:cs="Arial" w:eastAsiaTheme="minorHAnsi"/>
                    <w:sz w:val="20"/>
                    <w:szCs w:val="20"/>
                    <w:lang w:val="en-GB" w:eastAsia="en-US" w:bidi="ar-SA"/>
                  </w:rPr>
                </w:rPrChange>
              </w:rPr>
            </w:pPr>
            <w:ins w:id="4497" w:author="薛媛媛（Grace）" w:date="2025-11-18T08:31:57Z">
              <w:r>
                <w:rPr>
                  <w:rFonts w:ascii="Arial" w:hAnsi="Arial" w:eastAsia="等线" w:cs="Arial"/>
                  <w:sz w:val="20"/>
                  <w:szCs w:val="20"/>
                  <w:lang w:eastAsia="zh-CN"/>
                  <w:rPrChange w:id="4498" w:author="薛媛媛（Grace）" w:date="2025-11-18T13:55:39Z">
                    <w:rPr>
                      <w:rFonts w:ascii="Calibri" w:hAnsi="Calibri" w:eastAsia="等线" w:cs="Calibri"/>
                      <w:sz w:val="20"/>
                      <w:lang w:eastAsia="zh-CN"/>
                    </w:rPr>
                  </w:rPrChange>
                </w:rPr>
                <w:t>The device is non</w:t>
              </w:r>
            </w:ins>
            <w:ins w:id="4500" w:author="薛媛媛（Grace）" w:date="2025-11-18T08:31:57Z">
              <w:r>
                <w:rPr>
                  <w:rFonts w:hint="default" w:ascii="Arial" w:hAnsi="Arial" w:eastAsia="等线" w:cs="Arial"/>
                  <w:sz w:val="20"/>
                  <w:szCs w:val="20"/>
                  <w:lang w:val="en-US" w:eastAsia="zh-CN"/>
                  <w:rPrChange w:id="4501" w:author="薛媛媛（Grace）" w:date="2025-11-18T13:55:39Z">
                    <w:rPr>
                      <w:rFonts w:hint="eastAsia" w:ascii="Calibri" w:hAnsi="Calibri" w:eastAsia="等线" w:cs="Calibri"/>
                      <w:sz w:val="20"/>
                      <w:lang w:val="en-US" w:eastAsia="zh-CN"/>
                    </w:rPr>
                  </w:rPrChange>
                </w:rPr>
                <w:t>-Active device and devices connected to it</w:t>
              </w:r>
            </w:ins>
          </w:p>
        </w:tc>
      </w:tr>
      <w:tr w14:paraId="3A663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6F056AD9">
            <w:pPr>
              <w:rPr>
                <w:rFonts w:ascii="Arial" w:hAnsi="Arial" w:cs="Arial"/>
                <w:sz w:val="20"/>
                <w:szCs w:val="20"/>
                <w:lang w:val="en-GB"/>
                <w:rPrChange w:id="4503" w:author="薛媛媛（Grace）" w:date="2025-11-18T13:55:33Z">
                  <w:rPr>
                    <w:sz w:val="20"/>
                    <w:szCs w:val="20"/>
                    <w:lang w:val="en-GB"/>
                  </w:rPr>
                </w:rPrChange>
              </w:rPr>
            </w:pPr>
            <w:r>
              <w:rPr>
                <w:rFonts w:ascii="Arial" w:hAnsi="Arial" w:cs="Arial"/>
                <w:sz w:val="20"/>
                <w:szCs w:val="20"/>
                <w:lang w:val="en-GB"/>
                <w:rPrChange w:id="4504" w:author="薛媛媛（Grace）" w:date="2025-11-18T13:55:33Z">
                  <w:rPr>
                    <w:sz w:val="20"/>
                    <w:szCs w:val="20"/>
                    <w:lang w:val="en-GB"/>
                  </w:rPr>
                </w:rPrChange>
              </w:rPr>
              <w:t>18.7.</w:t>
            </w:r>
            <w:r>
              <w:rPr>
                <w:rFonts w:ascii="Arial" w:hAnsi="Arial" w:cs="Arial"/>
                <w:sz w:val="20"/>
                <w:szCs w:val="20"/>
                <w:lang w:val="en-GB"/>
                <w:rPrChange w:id="4505" w:author="薛媛媛（Grace）" w:date="2025-11-18T13:55:33Z">
                  <w:rPr>
                    <w:sz w:val="20"/>
                    <w:szCs w:val="20"/>
                    <w:lang w:val="en-GB"/>
                  </w:rPr>
                </w:rPrChange>
              </w:rPr>
              <w:tab/>
            </w:r>
            <w:r>
              <w:rPr>
                <w:rFonts w:ascii="Arial" w:hAnsi="Arial" w:cs="Arial"/>
                <w:sz w:val="20"/>
                <w:szCs w:val="20"/>
                <w:lang w:val="en-GB"/>
                <w:rPrChange w:id="4506" w:author="薛媛媛（Grace）" w:date="2025-11-18T13:55:33Z">
                  <w:rPr>
                    <w:sz w:val="20"/>
                    <w:szCs w:val="20"/>
                    <w:lang w:val="en-GB"/>
                  </w:rPr>
                </w:rPrChange>
              </w:rPr>
              <w:t>Devices shall be designed and manufactured in such a way as to avoid, as far as possible, the risk of accidental electric shocks to the patient, user or any other person, both during normal use of the device and in the event of a single fault condition in the device, provided the device is installed and maintained as indicated by the manufacturer.</w:t>
            </w:r>
          </w:p>
        </w:tc>
        <w:tc>
          <w:tcPr>
            <w:tcW w:w="1198" w:type="dxa"/>
            <w:shd w:val="clear" w:color="auto" w:fill="auto"/>
            <w:tcMar>
              <w:top w:w="113" w:type="dxa"/>
              <w:bottom w:w="113" w:type="dxa"/>
            </w:tcMar>
            <w:vAlign w:val="top"/>
          </w:tcPr>
          <w:p w14:paraId="4D0D62D9">
            <w:pPr>
              <w:rPr>
                <w:ins w:id="4507" w:author="薛媛媛（Grace）" w:date="2025-11-18T08:32:03Z"/>
                <w:rFonts w:hint="default" w:ascii="Arial" w:hAnsi="Arial" w:eastAsia="宋体" w:cs="Arial"/>
                <w:sz w:val="20"/>
                <w:szCs w:val="20"/>
                <w:lang w:val="en-US" w:eastAsia="zh-CN"/>
                <w:rPrChange w:id="4508" w:author="薛媛媛（Grace）" w:date="2025-11-18T13:55:33Z">
                  <w:rPr>
                    <w:ins w:id="4509" w:author="薛媛媛（Grace）" w:date="2025-11-18T08:32:03Z"/>
                    <w:rFonts w:hint="eastAsia" w:eastAsia="宋体"/>
                    <w:sz w:val="20"/>
                    <w:szCs w:val="20"/>
                    <w:lang w:val="en-US" w:eastAsia="zh-CN"/>
                  </w:rPr>
                </w:rPrChange>
              </w:rPr>
            </w:pPr>
            <w:ins w:id="4510" w:author="薛媛媛（Grace）" w:date="2025-11-18T08:32:03Z">
              <w:r>
                <w:rPr>
                  <w:rFonts w:hint="default" w:ascii="Arial" w:hAnsi="Arial" w:eastAsia="宋体" w:cs="Arial"/>
                  <w:sz w:val="20"/>
                  <w:szCs w:val="20"/>
                  <w:lang w:val="en-US" w:eastAsia="zh-CN"/>
                  <w:rPrChange w:id="4511" w:author="薛媛媛（Grace）" w:date="2025-11-18T13:55:33Z">
                    <w:rPr>
                      <w:rFonts w:hint="eastAsia" w:eastAsia="宋体"/>
                      <w:sz w:val="20"/>
                      <w:szCs w:val="20"/>
                      <w:lang w:val="en-US" w:eastAsia="zh-CN"/>
                    </w:rPr>
                  </w:rPrChange>
                </w:rPr>
                <w:t>No</w:t>
              </w:r>
            </w:ins>
          </w:p>
          <w:p w14:paraId="0FCC1A59">
            <w:pPr>
              <w:rPr>
                <w:ins w:id="4513" w:author="薛媛媛（Grace）" w:date="2025-11-18T08:32:03Z"/>
                <w:rFonts w:ascii="Arial" w:hAnsi="Arial" w:cs="Arial" w:eastAsiaTheme="minorHAnsi"/>
                <w:sz w:val="20"/>
                <w:szCs w:val="20"/>
                <w:lang w:val="en-GB" w:eastAsia="en-US" w:bidi="ar-SA"/>
                <w:rPrChange w:id="4514" w:author="薛媛媛（Grace）" w:date="2025-11-18T13:55:33Z">
                  <w:rPr>
                    <w:ins w:id="4515" w:author="薛媛媛（Grace）" w:date="2025-11-18T08:32:03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261CCD2E">
            <w:pPr>
              <w:rPr>
                <w:ins w:id="4516" w:author="薛媛媛（Grace）" w:date="2025-11-18T08:32:03Z"/>
                <w:rFonts w:ascii="Arial" w:hAnsi="Arial" w:cs="Arial" w:eastAsiaTheme="minorHAnsi"/>
                <w:sz w:val="20"/>
                <w:szCs w:val="20"/>
                <w:lang w:val="en-GB" w:eastAsia="en-US" w:bidi="ar-SA"/>
                <w:rPrChange w:id="4517" w:author="薛媛媛（Grace）" w:date="2025-11-18T13:55:33Z">
                  <w:rPr>
                    <w:ins w:id="4518" w:author="薛媛媛（Grace）" w:date="2025-11-18T08:32:03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65BB1998">
            <w:pPr>
              <w:rPr>
                <w:ins w:id="4519" w:author="薛媛媛（Grace）" w:date="2025-11-18T08:32:03Z"/>
                <w:rFonts w:ascii="Arial" w:hAnsi="Arial" w:cs="Arial" w:eastAsiaTheme="minorHAnsi"/>
                <w:sz w:val="20"/>
                <w:szCs w:val="20"/>
                <w:lang w:val="en-GB" w:eastAsia="en-US" w:bidi="ar-SA"/>
                <w:rPrChange w:id="4520" w:author="薛媛媛（Grace）" w:date="2025-11-18T13:55:33Z">
                  <w:rPr>
                    <w:ins w:id="4521" w:author="薛媛媛（Grace）" w:date="2025-11-18T08:32:03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0731AEA4">
            <w:pPr>
              <w:rPr>
                <w:ins w:id="4522" w:author="薛媛媛（Grace）" w:date="2025-11-18T08:32:03Z"/>
                <w:rFonts w:ascii="Arial" w:hAnsi="Arial" w:cs="Arial" w:eastAsiaTheme="minorHAnsi"/>
                <w:sz w:val="20"/>
                <w:szCs w:val="20"/>
                <w:lang w:val="en-GB" w:eastAsia="en-US" w:bidi="ar-SA"/>
                <w:rPrChange w:id="4523" w:author="薛媛媛（Grace）" w:date="2025-11-18T13:55:33Z">
                  <w:rPr>
                    <w:ins w:id="4524" w:author="薛媛媛（Grace）" w:date="2025-11-18T08:32:03Z"/>
                    <w:rFonts w:ascii="Arial" w:hAnsi="Arial" w:cs="Arial" w:eastAsiaTheme="minorHAnsi"/>
                    <w:sz w:val="20"/>
                    <w:szCs w:val="20"/>
                    <w:lang w:val="en-GB" w:eastAsia="en-US" w:bidi="ar-SA"/>
                  </w:rPr>
                </w:rPrChange>
              </w:rPr>
            </w:pPr>
            <w:ins w:id="4525" w:author="薛媛媛（Grace）" w:date="2025-11-18T08:32:03Z">
              <w:r>
                <w:rPr>
                  <w:rFonts w:ascii="Arial" w:hAnsi="Arial" w:eastAsia="等线" w:cs="Arial"/>
                  <w:sz w:val="20"/>
                  <w:szCs w:val="20"/>
                  <w:lang w:eastAsia="zh-CN"/>
                  <w:rPrChange w:id="4526" w:author="薛媛媛（Grace）" w:date="2025-11-18T13:55:39Z">
                    <w:rPr>
                      <w:rFonts w:ascii="Calibri" w:hAnsi="Calibri" w:eastAsia="等线" w:cs="Calibri"/>
                      <w:sz w:val="20"/>
                      <w:lang w:eastAsia="zh-CN"/>
                    </w:rPr>
                  </w:rPrChange>
                </w:rPr>
                <w:t>The device is non</w:t>
              </w:r>
            </w:ins>
            <w:ins w:id="4528" w:author="薛媛媛（Grace）" w:date="2025-11-18T08:32:03Z">
              <w:r>
                <w:rPr>
                  <w:rFonts w:hint="default" w:ascii="Arial" w:hAnsi="Arial" w:eastAsia="等线" w:cs="Arial"/>
                  <w:sz w:val="20"/>
                  <w:szCs w:val="20"/>
                  <w:lang w:val="en-US" w:eastAsia="zh-CN"/>
                  <w:rPrChange w:id="4529" w:author="薛媛媛（Grace）" w:date="2025-11-18T13:55:39Z">
                    <w:rPr>
                      <w:rFonts w:hint="eastAsia" w:ascii="Calibri" w:hAnsi="Calibri" w:eastAsia="等线" w:cs="Calibri"/>
                      <w:sz w:val="20"/>
                      <w:lang w:val="en-US" w:eastAsia="zh-CN"/>
                    </w:rPr>
                  </w:rPrChange>
                </w:rPr>
                <w:t>-Active device and devices connected to it</w:t>
              </w:r>
            </w:ins>
          </w:p>
        </w:tc>
      </w:tr>
      <w:tr w14:paraId="1AA09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1A562390">
            <w:pPr>
              <w:rPr>
                <w:rFonts w:ascii="Arial" w:hAnsi="Arial" w:cs="Arial"/>
                <w:sz w:val="20"/>
                <w:szCs w:val="20"/>
                <w:lang w:val="en-GB"/>
                <w:rPrChange w:id="4531" w:author="薛媛媛（Grace）" w:date="2025-11-18T13:55:33Z">
                  <w:rPr>
                    <w:sz w:val="20"/>
                    <w:szCs w:val="20"/>
                    <w:lang w:val="en-GB"/>
                  </w:rPr>
                </w:rPrChange>
              </w:rPr>
            </w:pPr>
            <w:r>
              <w:rPr>
                <w:rFonts w:ascii="Arial" w:hAnsi="Arial" w:cs="Arial"/>
                <w:sz w:val="20"/>
                <w:szCs w:val="20"/>
                <w:lang w:val="en-GB"/>
                <w:rPrChange w:id="4532" w:author="薛媛媛（Grace）" w:date="2025-11-18T13:55:33Z">
                  <w:rPr>
                    <w:sz w:val="20"/>
                    <w:szCs w:val="20"/>
                    <w:lang w:val="en-GB"/>
                  </w:rPr>
                </w:rPrChange>
              </w:rPr>
              <w:t>18.8.</w:t>
            </w:r>
            <w:r>
              <w:rPr>
                <w:rFonts w:ascii="Arial" w:hAnsi="Arial" w:cs="Arial"/>
                <w:sz w:val="20"/>
                <w:szCs w:val="20"/>
                <w:lang w:val="en-GB"/>
                <w:rPrChange w:id="4533" w:author="薛媛媛（Grace）" w:date="2025-11-18T13:55:33Z">
                  <w:rPr>
                    <w:sz w:val="20"/>
                    <w:szCs w:val="20"/>
                    <w:lang w:val="en-GB"/>
                  </w:rPr>
                </w:rPrChange>
              </w:rPr>
              <w:tab/>
            </w:r>
            <w:r>
              <w:rPr>
                <w:rFonts w:ascii="Arial" w:hAnsi="Arial" w:cs="Arial"/>
                <w:sz w:val="20"/>
                <w:szCs w:val="20"/>
                <w:lang w:val="en-GB"/>
                <w:rPrChange w:id="4534" w:author="薛媛媛（Grace）" w:date="2025-11-18T13:55:33Z">
                  <w:rPr>
                    <w:sz w:val="20"/>
                    <w:szCs w:val="20"/>
                    <w:lang w:val="en-GB"/>
                  </w:rPr>
                </w:rPrChange>
              </w:rPr>
              <w:t>Devices shall be designed and manufactured in such a way as to protect, as far as possible, against unauthorised access that could hamper the device from functioning as intended.</w:t>
            </w:r>
          </w:p>
        </w:tc>
        <w:tc>
          <w:tcPr>
            <w:tcW w:w="1198" w:type="dxa"/>
            <w:shd w:val="clear" w:color="auto" w:fill="auto"/>
            <w:tcMar>
              <w:top w:w="113" w:type="dxa"/>
              <w:bottom w:w="113" w:type="dxa"/>
            </w:tcMar>
            <w:vAlign w:val="top"/>
          </w:tcPr>
          <w:p w14:paraId="40F78AB8">
            <w:pPr>
              <w:rPr>
                <w:ins w:id="4535" w:author="薛媛媛（Grace）" w:date="2025-11-18T08:32:43Z"/>
                <w:rFonts w:hint="default" w:ascii="Arial" w:hAnsi="Arial" w:eastAsia="宋体" w:cs="Arial"/>
                <w:sz w:val="20"/>
                <w:szCs w:val="20"/>
                <w:lang w:val="en-US" w:eastAsia="zh-CN"/>
                <w:rPrChange w:id="4536" w:author="薛媛媛（Grace）" w:date="2025-11-18T13:55:33Z">
                  <w:rPr>
                    <w:ins w:id="4537" w:author="薛媛媛（Grace）" w:date="2025-11-18T08:32:43Z"/>
                    <w:rFonts w:hint="eastAsia" w:eastAsia="宋体"/>
                    <w:sz w:val="20"/>
                    <w:szCs w:val="20"/>
                    <w:lang w:val="en-US" w:eastAsia="zh-CN"/>
                  </w:rPr>
                </w:rPrChange>
              </w:rPr>
            </w:pPr>
            <w:ins w:id="4538" w:author="薛媛媛（Grace）" w:date="2025-11-18T08:32:43Z">
              <w:r>
                <w:rPr>
                  <w:rFonts w:hint="default" w:ascii="Arial" w:hAnsi="Arial" w:eastAsia="宋体" w:cs="Arial"/>
                  <w:sz w:val="20"/>
                  <w:szCs w:val="20"/>
                  <w:lang w:val="en-US" w:eastAsia="zh-CN"/>
                  <w:rPrChange w:id="4539" w:author="薛媛媛（Grace）" w:date="2025-11-18T13:55:33Z">
                    <w:rPr>
                      <w:rFonts w:hint="eastAsia" w:eastAsia="宋体"/>
                      <w:sz w:val="20"/>
                      <w:szCs w:val="20"/>
                      <w:lang w:val="en-US" w:eastAsia="zh-CN"/>
                    </w:rPr>
                  </w:rPrChange>
                </w:rPr>
                <w:t>No</w:t>
              </w:r>
            </w:ins>
          </w:p>
          <w:p w14:paraId="111664A9">
            <w:pPr>
              <w:rPr>
                <w:ins w:id="4541" w:author="薛媛媛（Grace）" w:date="2025-11-18T08:32:43Z"/>
                <w:rFonts w:ascii="Arial" w:hAnsi="Arial" w:cs="Arial" w:eastAsiaTheme="minorHAnsi"/>
                <w:sz w:val="20"/>
                <w:szCs w:val="20"/>
                <w:lang w:val="en-GB" w:eastAsia="en-US" w:bidi="ar-SA"/>
                <w:rPrChange w:id="4542" w:author="薛媛媛（Grace）" w:date="2025-11-18T13:55:33Z">
                  <w:rPr>
                    <w:ins w:id="4543" w:author="薛媛媛（Grace）" w:date="2025-11-18T08:32:43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4B497445">
            <w:pPr>
              <w:rPr>
                <w:ins w:id="4544" w:author="薛媛媛（Grace）" w:date="2025-11-18T08:32:43Z"/>
                <w:rFonts w:ascii="Arial" w:hAnsi="Arial" w:cs="Arial" w:eastAsiaTheme="minorHAnsi"/>
                <w:sz w:val="20"/>
                <w:szCs w:val="20"/>
                <w:lang w:val="en-GB" w:eastAsia="en-US" w:bidi="ar-SA"/>
                <w:rPrChange w:id="4545" w:author="薛媛媛（Grace）" w:date="2025-11-18T13:55:33Z">
                  <w:rPr>
                    <w:ins w:id="4546" w:author="薛媛媛（Grace）" w:date="2025-11-18T08:32:43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0089311B">
            <w:pPr>
              <w:rPr>
                <w:ins w:id="4547" w:author="薛媛媛（Grace）" w:date="2025-11-18T08:32:43Z"/>
                <w:rFonts w:ascii="Arial" w:hAnsi="Arial" w:cs="Arial" w:eastAsiaTheme="minorHAnsi"/>
                <w:sz w:val="20"/>
                <w:szCs w:val="20"/>
                <w:lang w:val="en-GB" w:eastAsia="en-US" w:bidi="ar-SA"/>
                <w:rPrChange w:id="4548" w:author="薛媛媛（Grace）" w:date="2025-11-18T13:55:33Z">
                  <w:rPr>
                    <w:ins w:id="4549" w:author="薛媛媛（Grace）" w:date="2025-11-18T08:32:43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275E17CE">
            <w:pPr>
              <w:rPr>
                <w:ins w:id="4550" w:author="薛媛媛（Grace）" w:date="2025-11-18T08:32:43Z"/>
                <w:rFonts w:ascii="Arial" w:hAnsi="Arial" w:cs="Arial" w:eastAsiaTheme="minorHAnsi"/>
                <w:sz w:val="20"/>
                <w:szCs w:val="20"/>
                <w:lang w:val="en-GB" w:eastAsia="en-US" w:bidi="ar-SA"/>
                <w:rPrChange w:id="4551" w:author="薛媛媛（Grace）" w:date="2025-11-18T13:55:33Z">
                  <w:rPr>
                    <w:ins w:id="4552" w:author="薛媛媛（Grace）" w:date="2025-11-18T08:32:43Z"/>
                    <w:rFonts w:ascii="Arial" w:hAnsi="Arial" w:cs="Arial" w:eastAsiaTheme="minorHAnsi"/>
                    <w:sz w:val="20"/>
                    <w:szCs w:val="20"/>
                    <w:lang w:val="en-GB" w:eastAsia="en-US" w:bidi="ar-SA"/>
                  </w:rPr>
                </w:rPrChange>
              </w:rPr>
            </w:pPr>
            <w:ins w:id="4553" w:author="薛媛媛（Grace）" w:date="2025-11-18T08:32:43Z">
              <w:r>
                <w:rPr>
                  <w:rFonts w:ascii="Arial" w:hAnsi="Arial" w:eastAsia="等线" w:cs="Arial"/>
                  <w:sz w:val="20"/>
                  <w:szCs w:val="20"/>
                  <w:lang w:eastAsia="zh-CN"/>
                  <w:rPrChange w:id="4554" w:author="薛媛媛（Grace）" w:date="2025-11-18T13:55:39Z">
                    <w:rPr>
                      <w:rFonts w:ascii="Calibri" w:hAnsi="Calibri" w:eastAsia="等线" w:cs="Calibri"/>
                      <w:sz w:val="20"/>
                      <w:lang w:eastAsia="zh-CN"/>
                    </w:rPr>
                  </w:rPrChange>
                </w:rPr>
                <w:t>The device is non</w:t>
              </w:r>
            </w:ins>
            <w:ins w:id="4556" w:author="薛媛媛（Grace）" w:date="2025-11-18T08:32:43Z">
              <w:r>
                <w:rPr>
                  <w:rFonts w:hint="default" w:ascii="Arial" w:hAnsi="Arial" w:eastAsia="等线" w:cs="Arial"/>
                  <w:sz w:val="20"/>
                  <w:szCs w:val="20"/>
                  <w:lang w:val="en-US" w:eastAsia="zh-CN"/>
                  <w:rPrChange w:id="4557" w:author="薛媛媛（Grace）" w:date="2025-11-18T13:55:39Z">
                    <w:rPr>
                      <w:rFonts w:hint="eastAsia" w:ascii="Calibri" w:hAnsi="Calibri" w:eastAsia="等线" w:cs="Calibri"/>
                      <w:sz w:val="20"/>
                      <w:lang w:val="en-US" w:eastAsia="zh-CN"/>
                    </w:rPr>
                  </w:rPrChange>
                </w:rPr>
                <w:t>-Active device and devices connected to it</w:t>
              </w:r>
            </w:ins>
          </w:p>
        </w:tc>
      </w:tr>
      <w:tr w14:paraId="49DA7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6269859B">
            <w:pPr>
              <w:rPr>
                <w:rFonts w:ascii="Arial" w:hAnsi="Arial" w:cs="Arial"/>
                <w:b/>
                <w:sz w:val="20"/>
                <w:szCs w:val="20"/>
                <w:lang w:val="en-GB"/>
                <w:rPrChange w:id="4559" w:author="薛媛媛（Grace）" w:date="2025-11-18T13:55:33Z">
                  <w:rPr>
                    <w:b/>
                    <w:sz w:val="20"/>
                    <w:szCs w:val="20"/>
                    <w:lang w:val="en-GB"/>
                  </w:rPr>
                </w:rPrChange>
              </w:rPr>
            </w:pPr>
            <w:r>
              <w:rPr>
                <w:rFonts w:ascii="Arial" w:hAnsi="Arial" w:cs="Arial"/>
                <w:b/>
                <w:sz w:val="20"/>
                <w:szCs w:val="20"/>
                <w:lang w:val="en-GB"/>
                <w:rPrChange w:id="4560" w:author="薛媛媛（Grace）" w:date="2025-11-18T13:55:33Z">
                  <w:rPr>
                    <w:b/>
                    <w:sz w:val="20"/>
                    <w:szCs w:val="20"/>
                    <w:lang w:val="en-GB"/>
                  </w:rPr>
                </w:rPrChange>
              </w:rPr>
              <w:t>19.</w:t>
            </w:r>
            <w:r>
              <w:rPr>
                <w:rFonts w:ascii="Arial" w:hAnsi="Arial" w:cs="Arial"/>
                <w:b/>
                <w:sz w:val="20"/>
                <w:szCs w:val="20"/>
                <w:lang w:val="en-GB"/>
                <w:rPrChange w:id="4561" w:author="薛媛媛（Grace）" w:date="2025-11-18T13:55:33Z">
                  <w:rPr>
                    <w:b/>
                    <w:sz w:val="20"/>
                    <w:szCs w:val="20"/>
                    <w:lang w:val="en-GB"/>
                  </w:rPr>
                </w:rPrChange>
              </w:rPr>
              <w:tab/>
            </w:r>
            <w:r>
              <w:rPr>
                <w:rFonts w:ascii="Arial" w:hAnsi="Arial" w:cs="Arial"/>
                <w:b/>
                <w:sz w:val="20"/>
                <w:szCs w:val="20"/>
                <w:lang w:val="en-GB"/>
                <w:rPrChange w:id="4562" w:author="薛媛媛（Grace）" w:date="2025-11-18T13:55:33Z">
                  <w:rPr>
                    <w:b/>
                    <w:sz w:val="20"/>
                    <w:szCs w:val="20"/>
                    <w:lang w:val="en-GB"/>
                  </w:rPr>
                </w:rPrChange>
              </w:rPr>
              <w:t>Particular requirements for active implantable devices</w:t>
            </w:r>
          </w:p>
        </w:tc>
        <w:tc>
          <w:tcPr>
            <w:tcW w:w="1198" w:type="dxa"/>
            <w:tcMar>
              <w:top w:w="113" w:type="dxa"/>
              <w:bottom w:w="113" w:type="dxa"/>
            </w:tcMar>
          </w:tcPr>
          <w:p w14:paraId="3CBB2905">
            <w:pPr>
              <w:rPr>
                <w:rFonts w:ascii="Arial" w:hAnsi="Arial" w:cs="Arial"/>
                <w:sz w:val="20"/>
                <w:szCs w:val="20"/>
                <w:lang w:val="en-GB"/>
                <w:rPrChange w:id="4563" w:author="薛媛媛（Grace）" w:date="2025-11-18T13:55:33Z">
                  <w:rPr>
                    <w:sz w:val="20"/>
                    <w:szCs w:val="20"/>
                    <w:lang w:val="en-GB"/>
                  </w:rPr>
                </w:rPrChange>
              </w:rPr>
            </w:pPr>
          </w:p>
        </w:tc>
        <w:tc>
          <w:tcPr>
            <w:tcW w:w="3078" w:type="dxa"/>
            <w:tcMar>
              <w:top w:w="113" w:type="dxa"/>
              <w:bottom w:w="113" w:type="dxa"/>
            </w:tcMar>
          </w:tcPr>
          <w:p w14:paraId="4C4B4FC8">
            <w:pPr>
              <w:rPr>
                <w:rFonts w:ascii="Arial" w:hAnsi="Arial" w:cs="Arial"/>
                <w:sz w:val="20"/>
                <w:szCs w:val="20"/>
                <w:lang w:val="en-GB"/>
                <w:rPrChange w:id="4564" w:author="薛媛媛（Grace）" w:date="2025-11-18T13:55:33Z">
                  <w:rPr>
                    <w:sz w:val="20"/>
                    <w:szCs w:val="20"/>
                    <w:lang w:val="en-GB"/>
                  </w:rPr>
                </w:rPrChange>
              </w:rPr>
            </w:pPr>
          </w:p>
        </w:tc>
        <w:tc>
          <w:tcPr>
            <w:tcW w:w="3078" w:type="dxa"/>
            <w:tcMar>
              <w:top w:w="113" w:type="dxa"/>
              <w:bottom w:w="113" w:type="dxa"/>
            </w:tcMar>
          </w:tcPr>
          <w:p w14:paraId="5126E495">
            <w:pPr>
              <w:rPr>
                <w:rFonts w:ascii="Arial" w:hAnsi="Arial" w:cs="Arial"/>
                <w:sz w:val="20"/>
                <w:szCs w:val="20"/>
                <w:lang w:val="en-GB"/>
                <w:rPrChange w:id="4565" w:author="薛媛媛（Grace）" w:date="2025-11-18T13:55:33Z">
                  <w:rPr>
                    <w:sz w:val="20"/>
                    <w:szCs w:val="20"/>
                    <w:lang w:val="en-GB"/>
                  </w:rPr>
                </w:rPrChange>
              </w:rPr>
            </w:pPr>
          </w:p>
        </w:tc>
        <w:tc>
          <w:tcPr>
            <w:tcW w:w="3078" w:type="dxa"/>
            <w:tcMar>
              <w:top w:w="113" w:type="dxa"/>
              <w:bottom w:w="113" w:type="dxa"/>
            </w:tcMar>
          </w:tcPr>
          <w:p w14:paraId="7B7F0EF9">
            <w:pPr>
              <w:rPr>
                <w:rFonts w:ascii="Arial" w:hAnsi="Arial" w:cs="Arial"/>
                <w:sz w:val="20"/>
                <w:szCs w:val="20"/>
                <w:lang w:val="en-GB"/>
                <w:rPrChange w:id="4566" w:author="薛媛媛（Grace）" w:date="2025-11-18T13:55:33Z">
                  <w:rPr>
                    <w:sz w:val="20"/>
                    <w:szCs w:val="20"/>
                    <w:lang w:val="en-GB"/>
                  </w:rPr>
                </w:rPrChange>
              </w:rPr>
            </w:pPr>
          </w:p>
        </w:tc>
      </w:tr>
      <w:tr w14:paraId="2B801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4E4642E6">
            <w:pPr>
              <w:rPr>
                <w:rFonts w:ascii="Arial" w:hAnsi="Arial" w:cs="Arial"/>
                <w:sz w:val="20"/>
                <w:szCs w:val="20"/>
                <w:lang w:val="en-GB"/>
                <w:rPrChange w:id="4567" w:author="薛媛媛（Grace）" w:date="2025-11-18T13:55:33Z">
                  <w:rPr>
                    <w:sz w:val="20"/>
                    <w:szCs w:val="20"/>
                    <w:lang w:val="en-GB"/>
                  </w:rPr>
                </w:rPrChange>
              </w:rPr>
            </w:pPr>
            <w:r>
              <w:rPr>
                <w:rFonts w:ascii="Arial" w:hAnsi="Arial" w:cs="Arial"/>
                <w:sz w:val="20"/>
                <w:szCs w:val="20"/>
                <w:lang w:val="en-GB"/>
                <w:rPrChange w:id="4568" w:author="薛媛媛（Grace）" w:date="2025-11-18T13:55:33Z">
                  <w:rPr>
                    <w:sz w:val="20"/>
                    <w:szCs w:val="20"/>
                    <w:lang w:val="en-GB"/>
                  </w:rPr>
                </w:rPrChange>
              </w:rPr>
              <w:t>19.1.</w:t>
            </w:r>
            <w:r>
              <w:rPr>
                <w:rFonts w:ascii="Arial" w:hAnsi="Arial" w:cs="Arial"/>
                <w:sz w:val="20"/>
                <w:szCs w:val="20"/>
                <w:lang w:val="en-GB"/>
                <w:rPrChange w:id="4569" w:author="薛媛媛（Grace）" w:date="2025-11-18T13:55:33Z">
                  <w:rPr>
                    <w:sz w:val="20"/>
                    <w:szCs w:val="20"/>
                    <w:lang w:val="en-GB"/>
                  </w:rPr>
                </w:rPrChange>
              </w:rPr>
              <w:tab/>
            </w:r>
            <w:r>
              <w:rPr>
                <w:rFonts w:ascii="Arial" w:hAnsi="Arial" w:cs="Arial"/>
                <w:sz w:val="20"/>
                <w:szCs w:val="20"/>
                <w:lang w:val="en-GB"/>
                <w:rPrChange w:id="4570" w:author="薛媛媛（Grace）" w:date="2025-11-18T13:55:33Z">
                  <w:rPr>
                    <w:sz w:val="20"/>
                    <w:szCs w:val="20"/>
                    <w:lang w:val="en-GB"/>
                  </w:rPr>
                </w:rPrChange>
              </w:rPr>
              <w:t>Active implantable devices shall be designed and manufactured in such a way as to remove or minimize as far as possible:</w:t>
            </w:r>
          </w:p>
          <w:p w14:paraId="4C89B880">
            <w:pPr>
              <w:ind w:left="172"/>
              <w:rPr>
                <w:rFonts w:ascii="Arial" w:hAnsi="Arial" w:cs="Arial"/>
                <w:sz w:val="20"/>
                <w:szCs w:val="20"/>
                <w:lang w:val="en-GB"/>
                <w:rPrChange w:id="4571" w:author="薛媛媛（Grace）" w:date="2025-11-18T13:55:33Z">
                  <w:rPr>
                    <w:sz w:val="20"/>
                    <w:szCs w:val="20"/>
                    <w:lang w:val="en-GB"/>
                  </w:rPr>
                </w:rPrChange>
              </w:rPr>
            </w:pPr>
            <w:r>
              <w:rPr>
                <w:rFonts w:ascii="Arial" w:hAnsi="Arial" w:cs="Arial"/>
                <w:sz w:val="20"/>
                <w:szCs w:val="20"/>
                <w:lang w:val="en-GB"/>
                <w:rPrChange w:id="4572" w:author="薛媛媛（Grace）" w:date="2025-11-18T13:55:33Z">
                  <w:rPr>
                    <w:sz w:val="20"/>
                    <w:szCs w:val="20"/>
                    <w:lang w:val="en-GB"/>
                  </w:rPr>
                </w:rPrChange>
              </w:rPr>
              <w:t>(a)  risks connected with the use of energy sources with particular reference, where electricity is used, to insulation, leakage currents and overheating of the devices,</w:t>
            </w:r>
          </w:p>
        </w:tc>
        <w:tc>
          <w:tcPr>
            <w:tcW w:w="1198" w:type="dxa"/>
            <w:shd w:val="clear" w:color="auto" w:fill="auto"/>
            <w:tcMar>
              <w:top w:w="113" w:type="dxa"/>
              <w:bottom w:w="113" w:type="dxa"/>
            </w:tcMar>
            <w:vAlign w:val="top"/>
          </w:tcPr>
          <w:p w14:paraId="3628056D">
            <w:pPr>
              <w:rPr>
                <w:ins w:id="4573" w:author="薛媛媛（Grace）" w:date="2025-11-18T08:33:13Z"/>
                <w:rFonts w:hint="default" w:ascii="Arial" w:hAnsi="Arial" w:eastAsia="宋体" w:cs="Arial"/>
                <w:sz w:val="20"/>
                <w:szCs w:val="20"/>
                <w:lang w:val="en-US" w:eastAsia="zh-CN"/>
                <w:rPrChange w:id="4574" w:author="薛媛媛（Grace）" w:date="2025-11-18T13:55:33Z">
                  <w:rPr>
                    <w:ins w:id="4575" w:author="薛媛媛（Grace）" w:date="2025-11-18T08:33:13Z"/>
                    <w:rFonts w:hint="eastAsia" w:eastAsia="宋体"/>
                    <w:sz w:val="20"/>
                    <w:szCs w:val="20"/>
                    <w:lang w:val="en-US" w:eastAsia="zh-CN"/>
                  </w:rPr>
                </w:rPrChange>
              </w:rPr>
            </w:pPr>
            <w:ins w:id="4576" w:author="薛媛媛（Grace）" w:date="2025-11-18T08:33:13Z">
              <w:r>
                <w:rPr>
                  <w:rFonts w:hint="default" w:ascii="Arial" w:hAnsi="Arial" w:eastAsia="宋体" w:cs="Arial"/>
                  <w:sz w:val="20"/>
                  <w:szCs w:val="20"/>
                  <w:lang w:val="en-US" w:eastAsia="zh-CN"/>
                  <w:rPrChange w:id="4577" w:author="薛媛媛（Grace）" w:date="2025-11-18T13:55:33Z">
                    <w:rPr>
                      <w:rFonts w:hint="eastAsia" w:eastAsia="宋体"/>
                      <w:sz w:val="20"/>
                      <w:szCs w:val="20"/>
                      <w:lang w:val="en-US" w:eastAsia="zh-CN"/>
                    </w:rPr>
                  </w:rPrChange>
                </w:rPr>
                <w:t>No</w:t>
              </w:r>
            </w:ins>
          </w:p>
          <w:p w14:paraId="52F060C9">
            <w:pPr>
              <w:rPr>
                <w:ins w:id="4579" w:author="薛媛媛（Grace）" w:date="2025-11-18T08:33:13Z"/>
                <w:rFonts w:ascii="Arial" w:hAnsi="Arial" w:cs="Arial" w:eastAsiaTheme="minorHAnsi"/>
                <w:sz w:val="20"/>
                <w:szCs w:val="20"/>
                <w:lang w:val="en-GB" w:eastAsia="en-US" w:bidi="ar-SA"/>
                <w:rPrChange w:id="4580" w:author="薛媛媛（Grace）" w:date="2025-11-18T13:55:33Z">
                  <w:rPr>
                    <w:ins w:id="4581" w:author="薛媛媛（Grace）" w:date="2025-11-18T08:33:13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0E0AEF90">
            <w:pPr>
              <w:rPr>
                <w:ins w:id="4582" w:author="薛媛媛（Grace）" w:date="2025-11-18T08:33:13Z"/>
                <w:rFonts w:ascii="Arial" w:hAnsi="Arial" w:cs="Arial" w:eastAsiaTheme="minorHAnsi"/>
                <w:sz w:val="20"/>
                <w:szCs w:val="20"/>
                <w:lang w:val="en-GB" w:eastAsia="en-US" w:bidi="ar-SA"/>
                <w:rPrChange w:id="4583" w:author="薛媛媛（Grace）" w:date="2025-11-18T13:55:33Z">
                  <w:rPr>
                    <w:ins w:id="4584" w:author="薛媛媛（Grace）" w:date="2025-11-18T08:33:13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32750054">
            <w:pPr>
              <w:rPr>
                <w:ins w:id="4585" w:author="薛媛媛（Grace）" w:date="2025-11-18T08:33:13Z"/>
                <w:rFonts w:ascii="Arial" w:hAnsi="Arial" w:cs="Arial" w:eastAsiaTheme="minorHAnsi"/>
                <w:sz w:val="20"/>
                <w:szCs w:val="20"/>
                <w:lang w:val="en-GB" w:eastAsia="en-US" w:bidi="ar-SA"/>
                <w:rPrChange w:id="4586" w:author="薛媛媛（Grace）" w:date="2025-11-18T13:55:33Z">
                  <w:rPr>
                    <w:ins w:id="4587" w:author="薛媛媛（Grace）" w:date="2025-11-18T08:33:13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74061416">
            <w:pPr>
              <w:rPr>
                <w:ins w:id="4588" w:author="薛媛媛（Grace）" w:date="2025-11-18T08:33:13Z"/>
                <w:rFonts w:ascii="Arial" w:hAnsi="Arial" w:cs="Arial" w:eastAsiaTheme="minorHAnsi"/>
                <w:sz w:val="20"/>
                <w:szCs w:val="20"/>
                <w:lang w:val="en-GB" w:eastAsia="en-US" w:bidi="ar-SA"/>
                <w:rPrChange w:id="4589" w:author="薛媛媛（Grace）" w:date="2025-11-18T13:55:33Z">
                  <w:rPr>
                    <w:ins w:id="4590" w:author="薛媛媛（Grace）" w:date="2025-11-18T08:33:13Z"/>
                    <w:rFonts w:ascii="Arial" w:hAnsi="Arial" w:cs="Arial" w:eastAsiaTheme="minorHAnsi"/>
                    <w:sz w:val="20"/>
                    <w:szCs w:val="20"/>
                    <w:lang w:val="en-GB" w:eastAsia="en-US" w:bidi="ar-SA"/>
                  </w:rPr>
                </w:rPrChange>
              </w:rPr>
            </w:pPr>
            <w:ins w:id="4591" w:author="薛媛媛（Grace）" w:date="2025-11-18T08:33:13Z">
              <w:r>
                <w:rPr>
                  <w:rFonts w:ascii="Arial" w:hAnsi="Arial" w:eastAsia="等线" w:cs="Arial"/>
                  <w:sz w:val="20"/>
                  <w:szCs w:val="20"/>
                  <w:lang w:eastAsia="zh-CN"/>
                  <w:rPrChange w:id="4592" w:author="薛媛媛（Grace）" w:date="2025-11-18T13:55:39Z">
                    <w:rPr>
                      <w:rFonts w:ascii="Calibri" w:hAnsi="Calibri" w:eastAsia="等线" w:cs="Calibri"/>
                      <w:sz w:val="20"/>
                      <w:lang w:eastAsia="zh-CN"/>
                    </w:rPr>
                  </w:rPrChange>
                </w:rPr>
                <w:t xml:space="preserve">The device is </w:t>
              </w:r>
            </w:ins>
            <w:ins w:id="4594" w:author="薛媛媛（Grace）" w:date="2025-11-18T08:33:30Z">
              <w:r>
                <w:rPr>
                  <w:rFonts w:hint="default" w:ascii="Arial" w:hAnsi="Arial" w:eastAsia="等线" w:cs="Arial"/>
                  <w:sz w:val="20"/>
                  <w:szCs w:val="20"/>
                  <w:lang w:val="en-US" w:eastAsia="zh-CN"/>
                  <w:rPrChange w:id="4595" w:author="薛媛媛（Grace）" w:date="2025-11-18T13:55:39Z">
                    <w:rPr>
                      <w:rFonts w:hint="eastAsia" w:ascii="Calibri" w:hAnsi="Calibri" w:eastAsia="等线" w:cs="Calibri"/>
                      <w:sz w:val="20"/>
                      <w:lang w:val="en-US" w:eastAsia="zh-CN"/>
                    </w:rPr>
                  </w:rPrChange>
                </w:rPr>
                <w:t>non</w:t>
              </w:r>
            </w:ins>
            <w:ins w:id="4597" w:author="薛媛媛（Grace）" w:date="2025-11-18T08:33:31Z">
              <w:r>
                <w:rPr>
                  <w:rFonts w:hint="default" w:ascii="Arial" w:hAnsi="Arial" w:eastAsia="等线" w:cs="Arial"/>
                  <w:sz w:val="20"/>
                  <w:szCs w:val="20"/>
                  <w:lang w:val="en-US" w:eastAsia="zh-CN"/>
                  <w:rPrChange w:id="4598" w:author="薛媛媛（Grace）" w:date="2025-11-18T13:55:39Z">
                    <w:rPr>
                      <w:rFonts w:hint="eastAsia" w:ascii="Calibri" w:hAnsi="Calibri" w:eastAsia="等线" w:cs="Calibri"/>
                      <w:sz w:val="20"/>
                      <w:lang w:val="en-US" w:eastAsia="zh-CN"/>
                    </w:rPr>
                  </w:rPrChange>
                </w:rPr>
                <w:t>-</w:t>
              </w:r>
            </w:ins>
            <w:ins w:id="4600" w:author="薛媛媛（Grace）" w:date="2025-11-18T08:33:25Z">
              <w:r>
                <w:rPr>
                  <w:rFonts w:hint="default" w:ascii="Arial" w:hAnsi="Arial" w:eastAsia="等线" w:cs="Arial"/>
                  <w:sz w:val="20"/>
                  <w:szCs w:val="20"/>
                  <w:lang w:eastAsia="zh-CN"/>
                  <w:rPrChange w:id="4601" w:author="薛媛媛（Grace）" w:date="2025-11-18T13:55:39Z">
                    <w:rPr>
                      <w:rFonts w:hint="eastAsia" w:ascii="Calibri" w:hAnsi="Calibri" w:eastAsia="等线" w:cs="Calibri"/>
                      <w:sz w:val="20"/>
                      <w:lang w:eastAsia="zh-CN"/>
                    </w:rPr>
                  </w:rPrChange>
                </w:rPr>
                <w:t>active implantable devices</w:t>
              </w:r>
            </w:ins>
          </w:p>
        </w:tc>
      </w:tr>
      <w:tr w14:paraId="0AFA4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21C09D9B">
            <w:pPr>
              <w:ind w:left="172"/>
              <w:rPr>
                <w:rFonts w:ascii="Arial" w:hAnsi="Arial" w:cs="Arial"/>
                <w:sz w:val="20"/>
                <w:szCs w:val="20"/>
                <w:lang w:val="en-GB"/>
                <w:rPrChange w:id="4603" w:author="薛媛媛（Grace）" w:date="2025-11-18T13:55:33Z">
                  <w:rPr>
                    <w:sz w:val="20"/>
                    <w:szCs w:val="20"/>
                    <w:lang w:val="en-GB"/>
                  </w:rPr>
                </w:rPrChange>
              </w:rPr>
            </w:pPr>
            <w:r>
              <w:rPr>
                <w:rFonts w:ascii="Arial" w:hAnsi="Arial" w:cs="Arial"/>
                <w:sz w:val="20"/>
                <w:szCs w:val="20"/>
                <w:lang w:val="en-GB"/>
                <w:rPrChange w:id="4604" w:author="薛媛媛（Grace）" w:date="2025-11-18T13:55:33Z">
                  <w:rPr>
                    <w:sz w:val="20"/>
                    <w:szCs w:val="20"/>
                    <w:lang w:val="en-GB"/>
                  </w:rPr>
                </w:rPrChange>
              </w:rPr>
              <w:t>(b)  risks connected with medical treatment, in particular those resulting from the use of defibrillators or high-frequency surgical equipment, and</w:t>
            </w:r>
          </w:p>
        </w:tc>
        <w:tc>
          <w:tcPr>
            <w:tcW w:w="1198" w:type="dxa"/>
            <w:shd w:val="clear" w:color="auto" w:fill="auto"/>
            <w:tcMar>
              <w:top w:w="113" w:type="dxa"/>
              <w:bottom w:w="113" w:type="dxa"/>
            </w:tcMar>
            <w:vAlign w:val="top"/>
          </w:tcPr>
          <w:p w14:paraId="5A397479">
            <w:pPr>
              <w:rPr>
                <w:ins w:id="4605" w:author="薛媛媛（Grace）" w:date="2025-11-18T08:34:31Z"/>
                <w:rFonts w:hint="default" w:ascii="Arial" w:hAnsi="Arial" w:eastAsia="宋体" w:cs="Arial"/>
                <w:sz w:val="20"/>
                <w:szCs w:val="20"/>
                <w:lang w:val="en-US" w:eastAsia="zh-CN"/>
                <w:rPrChange w:id="4606" w:author="薛媛媛（Grace）" w:date="2025-11-18T13:55:33Z">
                  <w:rPr>
                    <w:ins w:id="4607" w:author="薛媛媛（Grace）" w:date="2025-11-18T08:34:31Z"/>
                    <w:rFonts w:hint="eastAsia" w:eastAsia="宋体"/>
                    <w:sz w:val="20"/>
                    <w:szCs w:val="20"/>
                    <w:lang w:val="en-US" w:eastAsia="zh-CN"/>
                  </w:rPr>
                </w:rPrChange>
              </w:rPr>
            </w:pPr>
            <w:ins w:id="4608" w:author="薛媛媛（Grace）" w:date="2025-11-18T08:34:31Z">
              <w:r>
                <w:rPr>
                  <w:rFonts w:hint="default" w:ascii="Arial" w:hAnsi="Arial" w:eastAsia="宋体" w:cs="Arial"/>
                  <w:sz w:val="20"/>
                  <w:szCs w:val="20"/>
                  <w:lang w:val="en-US" w:eastAsia="zh-CN"/>
                  <w:rPrChange w:id="4609" w:author="薛媛媛（Grace）" w:date="2025-11-18T13:55:33Z">
                    <w:rPr>
                      <w:rFonts w:hint="eastAsia" w:eastAsia="宋体"/>
                      <w:sz w:val="20"/>
                      <w:szCs w:val="20"/>
                      <w:lang w:val="en-US" w:eastAsia="zh-CN"/>
                    </w:rPr>
                  </w:rPrChange>
                </w:rPr>
                <w:t>No</w:t>
              </w:r>
            </w:ins>
          </w:p>
          <w:p w14:paraId="1229CD79">
            <w:pPr>
              <w:rPr>
                <w:ins w:id="4611" w:author="薛媛媛（Grace）" w:date="2025-11-18T08:34:31Z"/>
                <w:rFonts w:ascii="Arial" w:hAnsi="Arial" w:cs="Arial" w:eastAsiaTheme="minorHAnsi"/>
                <w:sz w:val="20"/>
                <w:szCs w:val="20"/>
                <w:lang w:val="en-GB" w:eastAsia="en-US" w:bidi="ar-SA"/>
                <w:rPrChange w:id="4612" w:author="薛媛媛（Grace）" w:date="2025-11-18T13:55:33Z">
                  <w:rPr>
                    <w:ins w:id="4613" w:author="薛媛媛（Grace）" w:date="2025-11-18T08:34:31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70FF89AA">
            <w:pPr>
              <w:rPr>
                <w:ins w:id="4614" w:author="薛媛媛（Grace）" w:date="2025-11-18T08:34:31Z"/>
                <w:rFonts w:ascii="Arial" w:hAnsi="Arial" w:cs="Arial" w:eastAsiaTheme="minorHAnsi"/>
                <w:sz w:val="20"/>
                <w:szCs w:val="20"/>
                <w:lang w:val="en-GB" w:eastAsia="en-US" w:bidi="ar-SA"/>
                <w:rPrChange w:id="4615" w:author="薛媛媛（Grace）" w:date="2025-11-18T13:55:33Z">
                  <w:rPr>
                    <w:ins w:id="4616" w:author="薛媛媛（Grace）" w:date="2025-11-18T08:34:31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2285B27D">
            <w:pPr>
              <w:rPr>
                <w:ins w:id="4617" w:author="薛媛媛（Grace）" w:date="2025-11-18T08:34:31Z"/>
                <w:rFonts w:ascii="Arial" w:hAnsi="Arial" w:cs="Arial" w:eastAsiaTheme="minorHAnsi"/>
                <w:sz w:val="20"/>
                <w:szCs w:val="20"/>
                <w:lang w:val="en-GB" w:eastAsia="en-US" w:bidi="ar-SA"/>
                <w:rPrChange w:id="4618" w:author="薛媛媛（Grace）" w:date="2025-11-18T13:55:33Z">
                  <w:rPr>
                    <w:ins w:id="4619" w:author="薛媛媛（Grace）" w:date="2025-11-18T08:34:31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3712D0A2">
            <w:pPr>
              <w:rPr>
                <w:ins w:id="4620" w:author="薛媛媛（Grace）" w:date="2025-11-18T08:34:31Z"/>
                <w:rFonts w:ascii="Arial" w:hAnsi="Arial" w:cs="Arial" w:eastAsiaTheme="minorHAnsi"/>
                <w:sz w:val="20"/>
                <w:szCs w:val="20"/>
                <w:lang w:val="en-GB" w:eastAsia="en-US" w:bidi="ar-SA"/>
                <w:rPrChange w:id="4621" w:author="薛媛媛（Grace）" w:date="2025-11-18T13:55:33Z">
                  <w:rPr>
                    <w:ins w:id="4622" w:author="薛媛媛（Grace）" w:date="2025-11-18T08:34:31Z"/>
                    <w:rFonts w:ascii="Arial" w:hAnsi="Arial" w:cs="Arial" w:eastAsiaTheme="minorHAnsi"/>
                    <w:sz w:val="20"/>
                    <w:szCs w:val="20"/>
                    <w:lang w:val="en-GB" w:eastAsia="en-US" w:bidi="ar-SA"/>
                  </w:rPr>
                </w:rPrChange>
              </w:rPr>
            </w:pPr>
            <w:ins w:id="4623" w:author="薛媛媛（Grace）" w:date="2025-11-18T08:34:31Z">
              <w:r>
                <w:rPr>
                  <w:rFonts w:ascii="Arial" w:hAnsi="Arial" w:eastAsia="等线" w:cs="Arial"/>
                  <w:sz w:val="20"/>
                  <w:szCs w:val="20"/>
                  <w:lang w:eastAsia="zh-CN"/>
                  <w:rPrChange w:id="4624" w:author="薛媛媛（Grace）" w:date="2025-11-18T13:55:39Z">
                    <w:rPr>
                      <w:rFonts w:ascii="Calibri" w:hAnsi="Calibri" w:eastAsia="等线" w:cs="Calibri"/>
                      <w:sz w:val="20"/>
                      <w:lang w:eastAsia="zh-CN"/>
                    </w:rPr>
                  </w:rPrChange>
                </w:rPr>
                <w:t xml:space="preserve">The device is </w:t>
              </w:r>
            </w:ins>
            <w:ins w:id="4626" w:author="薛媛媛（Grace）" w:date="2025-11-18T08:34:31Z">
              <w:r>
                <w:rPr>
                  <w:rFonts w:hint="default" w:ascii="Arial" w:hAnsi="Arial" w:eastAsia="等线" w:cs="Arial"/>
                  <w:sz w:val="20"/>
                  <w:szCs w:val="20"/>
                  <w:lang w:val="en-US" w:eastAsia="zh-CN"/>
                  <w:rPrChange w:id="4627" w:author="薛媛媛（Grace）" w:date="2025-11-18T13:55:39Z">
                    <w:rPr>
                      <w:rFonts w:hint="eastAsia" w:ascii="Calibri" w:hAnsi="Calibri" w:eastAsia="等线" w:cs="Calibri"/>
                      <w:sz w:val="20"/>
                      <w:lang w:val="en-US" w:eastAsia="zh-CN"/>
                    </w:rPr>
                  </w:rPrChange>
                </w:rPr>
                <w:t>non-</w:t>
              </w:r>
            </w:ins>
            <w:ins w:id="4629" w:author="薛媛媛（Grace）" w:date="2025-11-18T08:34:31Z">
              <w:r>
                <w:rPr>
                  <w:rFonts w:hint="default" w:ascii="Arial" w:hAnsi="Arial" w:eastAsia="等线" w:cs="Arial"/>
                  <w:sz w:val="20"/>
                  <w:szCs w:val="20"/>
                  <w:lang w:eastAsia="zh-CN"/>
                  <w:rPrChange w:id="4630" w:author="薛媛媛（Grace）" w:date="2025-11-18T13:55:39Z">
                    <w:rPr>
                      <w:rFonts w:hint="eastAsia" w:ascii="Calibri" w:hAnsi="Calibri" w:eastAsia="等线" w:cs="Calibri"/>
                      <w:sz w:val="20"/>
                      <w:lang w:eastAsia="zh-CN"/>
                    </w:rPr>
                  </w:rPrChange>
                </w:rPr>
                <w:t>active implantable devices</w:t>
              </w:r>
            </w:ins>
          </w:p>
        </w:tc>
      </w:tr>
      <w:tr w14:paraId="4FFD3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486BD16E">
            <w:pPr>
              <w:ind w:left="172"/>
              <w:rPr>
                <w:rFonts w:ascii="Arial" w:hAnsi="Arial" w:cs="Arial"/>
                <w:sz w:val="20"/>
                <w:szCs w:val="20"/>
                <w:lang w:val="en-GB"/>
                <w:rPrChange w:id="4632" w:author="薛媛媛（Grace）" w:date="2025-11-18T13:55:33Z">
                  <w:rPr>
                    <w:sz w:val="20"/>
                    <w:szCs w:val="20"/>
                    <w:lang w:val="en-GB"/>
                  </w:rPr>
                </w:rPrChange>
              </w:rPr>
            </w:pPr>
            <w:r>
              <w:rPr>
                <w:rFonts w:ascii="Arial" w:hAnsi="Arial" w:cs="Arial"/>
                <w:sz w:val="20"/>
                <w:szCs w:val="20"/>
                <w:lang w:val="en-GB"/>
                <w:rPrChange w:id="4633" w:author="薛媛媛（Grace）" w:date="2025-11-18T13:55:33Z">
                  <w:rPr>
                    <w:sz w:val="20"/>
                    <w:szCs w:val="20"/>
                    <w:lang w:val="en-GB"/>
                  </w:rPr>
                </w:rPrChange>
              </w:rPr>
              <w:t>(c)  risks which may arise where maintenance and calibration are impossible, including:</w:t>
            </w:r>
          </w:p>
          <w:p w14:paraId="5F3EA733">
            <w:pPr>
              <w:ind w:left="172"/>
              <w:rPr>
                <w:rFonts w:ascii="Arial" w:hAnsi="Arial" w:cs="Arial"/>
                <w:sz w:val="20"/>
                <w:szCs w:val="20"/>
                <w:lang w:val="en-GB"/>
                <w:rPrChange w:id="4634" w:author="薛媛媛（Grace）" w:date="2025-11-18T13:55:33Z">
                  <w:rPr>
                    <w:sz w:val="20"/>
                    <w:szCs w:val="20"/>
                    <w:lang w:val="en-GB"/>
                  </w:rPr>
                </w:rPrChange>
              </w:rPr>
            </w:pPr>
            <w:r>
              <w:rPr>
                <w:rFonts w:ascii="Arial" w:hAnsi="Arial" w:cs="Arial"/>
                <w:sz w:val="20"/>
                <w:szCs w:val="20"/>
                <w:lang w:val="en-GB"/>
                <w:rPrChange w:id="4635" w:author="薛媛媛（Grace）" w:date="2025-11-18T13:55:33Z">
                  <w:rPr>
                    <w:sz w:val="20"/>
                    <w:szCs w:val="20"/>
                    <w:lang w:val="en-GB"/>
                  </w:rPr>
                </w:rPrChange>
              </w:rPr>
              <w:t>—  excessive increase of leakage currents,</w:t>
            </w:r>
          </w:p>
          <w:p w14:paraId="4B1C2970">
            <w:pPr>
              <w:ind w:left="172"/>
              <w:rPr>
                <w:rFonts w:ascii="Arial" w:hAnsi="Arial" w:cs="Arial"/>
                <w:sz w:val="20"/>
                <w:szCs w:val="20"/>
                <w:lang w:val="en-GB"/>
                <w:rPrChange w:id="4636" w:author="薛媛媛（Grace）" w:date="2025-11-18T13:55:33Z">
                  <w:rPr>
                    <w:sz w:val="20"/>
                    <w:szCs w:val="20"/>
                    <w:lang w:val="en-GB"/>
                  </w:rPr>
                </w:rPrChange>
              </w:rPr>
            </w:pPr>
            <w:r>
              <w:rPr>
                <w:rFonts w:ascii="Arial" w:hAnsi="Arial" w:cs="Arial"/>
                <w:sz w:val="20"/>
                <w:szCs w:val="20"/>
                <w:lang w:val="en-GB"/>
                <w:rPrChange w:id="4637" w:author="薛媛媛（Grace）" w:date="2025-11-18T13:55:33Z">
                  <w:rPr>
                    <w:sz w:val="20"/>
                    <w:szCs w:val="20"/>
                    <w:lang w:val="en-GB"/>
                  </w:rPr>
                </w:rPrChange>
              </w:rPr>
              <w:t>—  ageing of the materials used,</w:t>
            </w:r>
          </w:p>
          <w:p w14:paraId="7A339A05">
            <w:pPr>
              <w:ind w:left="172"/>
              <w:rPr>
                <w:rFonts w:ascii="Arial" w:hAnsi="Arial" w:cs="Arial"/>
                <w:sz w:val="20"/>
                <w:szCs w:val="20"/>
                <w:lang w:val="en-GB"/>
                <w:rPrChange w:id="4638" w:author="薛媛媛（Grace）" w:date="2025-11-18T13:55:33Z">
                  <w:rPr>
                    <w:sz w:val="20"/>
                    <w:szCs w:val="20"/>
                    <w:lang w:val="en-GB"/>
                  </w:rPr>
                </w:rPrChange>
              </w:rPr>
            </w:pPr>
            <w:r>
              <w:rPr>
                <w:rFonts w:ascii="Arial" w:hAnsi="Arial" w:cs="Arial"/>
                <w:sz w:val="20"/>
                <w:szCs w:val="20"/>
                <w:lang w:val="en-GB"/>
                <w:rPrChange w:id="4639" w:author="薛媛媛（Grace）" w:date="2025-11-18T13:55:33Z">
                  <w:rPr>
                    <w:sz w:val="20"/>
                    <w:szCs w:val="20"/>
                    <w:lang w:val="en-GB"/>
                  </w:rPr>
                </w:rPrChange>
              </w:rPr>
              <w:t>—  excess heat generated by the device,</w:t>
            </w:r>
          </w:p>
          <w:p w14:paraId="16992101">
            <w:pPr>
              <w:ind w:left="172"/>
              <w:rPr>
                <w:rFonts w:ascii="Arial" w:hAnsi="Arial" w:cs="Arial"/>
                <w:sz w:val="20"/>
                <w:szCs w:val="20"/>
                <w:lang w:val="en-GB"/>
                <w:rPrChange w:id="4640" w:author="薛媛媛（Grace）" w:date="2025-11-18T13:55:33Z">
                  <w:rPr>
                    <w:sz w:val="20"/>
                    <w:szCs w:val="20"/>
                    <w:lang w:val="en-GB"/>
                  </w:rPr>
                </w:rPrChange>
              </w:rPr>
            </w:pPr>
            <w:r>
              <w:rPr>
                <w:rFonts w:ascii="Arial" w:hAnsi="Arial" w:cs="Arial"/>
                <w:sz w:val="20"/>
                <w:szCs w:val="20"/>
                <w:lang w:val="en-GB"/>
                <w:rPrChange w:id="4641" w:author="薛媛媛（Grace）" w:date="2025-11-18T13:55:33Z">
                  <w:rPr>
                    <w:sz w:val="20"/>
                    <w:szCs w:val="20"/>
                    <w:lang w:val="en-GB"/>
                  </w:rPr>
                </w:rPrChange>
              </w:rPr>
              <w:t>—  decreased accuracy of any measuring or control mechanism.</w:t>
            </w:r>
          </w:p>
        </w:tc>
        <w:tc>
          <w:tcPr>
            <w:tcW w:w="1198" w:type="dxa"/>
            <w:shd w:val="clear" w:color="auto" w:fill="auto"/>
            <w:tcMar>
              <w:top w:w="113" w:type="dxa"/>
              <w:bottom w:w="113" w:type="dxa"/>
            </w:tcMar>
            <w:vAlign w:val="top"/>
          </w:tcPr>
          <w:p w14:paraId="7DC1FD95">
            <w:pPr>
              <w:rPr>
                <w:ins w:id="4642" w:author="薛媛媛（Grace）" w:date="2025-11-18T08:34:41Z"/>
                <w:rFonts w:hint="default" w:ascii="Arial" w:hAnsi="Arial" w:eastAsia="宋体" w:cs="Arial"/>
                <w:sz w:val="20"/>
                <w:szCs w:val="20"/>
                <w:lang w:val="en-US" w:eastAsia="zh-CN"/>
                <w:rPrChange w:id="4643" w:author="薛媛媛（Grace）" w:date="2025-11-18T13:55:33Z">
                  <w:rPr>
                    <w:ins w:id="4644" w:author="薛媛媛（Grace）" w:date="2025-11-18T08:34:41Z"/>
                    <w:rFonts w:hint="eastAsia" w:eastAsia="宋体"/>
                    <w:sz w:val="20"/>
                    <w:szCs w:val="20"/>
                    <w:lang w:val="en-US" w:eastAsia="zh-CN"/>
                  </w:rPr>
                </w:rPrChange>
              </w:rPr>
            </w:pPr>
            <w:ins w:id="4645" w:author="薛媛媛（Grace）" w:date="2025-11-18T08:34:41Z">
              <w:r>
                <w:rPr>
                  <w:rFonts w:hint="default" w:ascii="Arial" w:hAnsi="Arial" w:eastAsia="宋体" w:cs="Arial"/>
                  <w:sz w:val="20"/>
                  <w:szCs w:val="20"/>
                  <w:lang w:val="en-US" w:eastAsia="zh-CN"/>
                  <w:rPrChange w:id="4646" w:author="薛媛媛（Grace）" w:date="2025-11-18T13:55:33Z">
                    <w:rPr>
                      <w:rFonts w:hint="eastAsia" w:eastAsia="宋体"/>
                      <w:sz w:val="20"/>
                      <w:szCs w:val="20"/>
                      <w:lang w:val="en-US" w:eastAsia="zh-CN"/>
                    </w:rPr>
                  </w:rPrChange>
                </w:rPr>
                <w:t>No</w:t>
              </w:r>
            </w:ins>
          </w:p>
          <w:p w14:paraId="0A9E8A64">
            <w:pPr>
              <w:rPr>
                <w:ins w:id="4648" w:author="薛媛媛（Grace）" w:date="2025-11-18T08:34:41Z"/>
                <w:rFonts w:ascii="Arial" w:hAnsi="Arial" w:cs="Arial" w:eastAsiaTheme="minorHAnsi"/>
                <w:sz w:val="20"/>
                <w:szCs w:val="20"/>
                <w:lang w:val="en-GB" w:eastAsia="en-US" w:bidi="ar-SA"/>
                <w:rPrChange w:id="4649" w:author="薛媛媛（Grace）" w:date="2025-11-18T13:55:33Z">
                  <w:rPr>
                    <w:ins w:id="4650" w:author="薛媛媛（Grace）" w:date="2025-11-18T08:34:41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589A1A3D">
            <w:pPr>
              <w:rPr>
                <w:ins w:id="4651" w:author="薛媛媛（Grace）" w:date="2025-11-18T08:34:41Z"/>
                <w:rFonts w:ascii="Arial" w:hAnsi="Arial" w:cs="Arial" w:eastAsiaTheme="minorHAnsi"/>
                <w:sz w:val="20"/>
                <w:szCs w:val="20"/>
                <w:lang w:val="en-GB" w:eastAsia="en-US" w:bidi="ar-SA"/>
                <w:rPrChange w:id="4652" w:author="薛媛媛（Grace）" w:date="2025-11-18T13:55:33Z">
                  <w:rPr>
                    <w:ins w:id="4653" w:author="薛媛媛（Grace）" w:date="2025-11-18T08:34:41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5DC8774D">
            <w:pPr>
              <w:rPr>
                <w:ins w:id="4654" w:author="薛媛媛（Grace）" w:date="2025-11-18T08:34:41Z"/>
                <w:rFonts w:ascii="Arial" w:hAnsi="Arial" w:cs="Arial" w:eastAsiaTheme="minorHAnsi"/>
                <w:sz w:val="20"/>
                <w:szCs w:val="20"/>
                <w:lang w:val="en-GB" w:eastAsia="en-US" w:bidi="ar-SA"/>
                <w:rPrChange w:id="4655" w:author="薛媛媛（Grace）" w:date="2025-11-18T13:55:33Z">
                  <w:rPr>
                    <w:ins w:id="4656" w:author="薛媛媛（Grace）" w:date="2025-11-18T08:34:41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6FE143BC">
            <w:pPr>
              <w:rPr>
                <w:ins w:id="4657" w:author="薛媛媛（Grace）" w:date="2025-11-18T08:34:41Z"/>
                <w:rFonts w:ascii="Arial" w:hAnsi="Arial" w:cs="Arial" w:eastAsiaTheme="minorHAnsi"/>
                <w:sz w:val="20"/>
                <w:szCs w:val="20"/>
                <w:lang w:val="en-GB" w:eastAsia="en-US" w:bidi="ar-SA"/>
                <w:rPrChange w:id="4658" w:author="薛媛媛（Grace）" w:date="2025-11-18T13:55:33Z">
                  <w:rPr>
                    <w:ins w:id="4659" w:author="薛媛媛（Grace）" w:date="2025-11-18T08:34:41Z"/>
                    <w:rFonts w:ascii="Arial" w:hAnsi="Arial" w:cs="Arial" w:eastAsiaTheme="minorHAnsi"/>
                    <w:sz w:val="20"/>
                    <w:szCs w:val="20"/>
                    <w:lang w:val="en-GB" w:eastAsia="en-US" w:bidi="ar-SA"/>
                  </w:rPr>
                </w:rPrChange>
              </w:rPr>
            </w:pPr>
            <w:ins w:id="4660" w:author="薛媛媛（Grace）" w:date="2025-11-18T08:34:41Z">
              <w:r>
                <w:rPr>
                  <w:rFonts w:ascii="Arial" w:hAnsi="Arial" w:eastAsia="等线" w:cs="Arial"/>
                  <w:sz w:val="20"/>
                  <w:szCs w:val="20"/>
                  <w:lang w:eastAsia="zh-CN"/>
                  <w:rPrChange w:id="4661" w:author="薛媛媛（Grace）" w:date="2025-11-18T13:55:39Z">
                    <w:rPr>
                      <w:rFonts w:ascii="Calibri" w:hAnsi="Calibri" w:eastAsia="等线" w:cs="Calibri"/>
                      <w:sz w:val="20"/>
                      <w:lang w:eastAsia="zh-CN"/>
                    </w:rPr>
                  </w:rPrChange>
                </w:rPr>
                <w:t xml:space="preserve">The device is </w:t>
              </w:r>
            </w:ins>
            <w:ins w:id="4663" w:author="薛媛媛（Grace）" w:date="2025-11-18T08:34:41Z">
              <w:r>
                <w:rPr>
                  <w:rFonts w:hint="default" w:ascii="Arial" w:hAnsi="Arial" w:eastAsia="等线" w:cs="Arial"/>
                  <w:sz w:val="20"/>
                  <w:szCs w:val="20"/>
                  <w:lang w:val="en-US" w:eastAsia="zh-CN"/>
                  <w:rPrChange w:id="4664" w:author="薛媛媛（Grace）" w:date="2025-11-18T13:55:39Z">
                    <w:rPr>
                      <w:rFonts w:hint="eastAsia" w:ascii="Calibri" w:hAnsi="Calibri" w:eastAsia="等线" w:cs="Calibri"/>
                      <w:sz w:val="20"/>
                      <w:lang w:val="en-US" w:eastAsia="zh-CN"/>
                    </w:rPr>
                  </w:rPrChange>
                </w:rPr>
                <w:t>non-</w:t>
              </w:r>
            </w:ins>
            <w:ins w:id="4666" w:author="薛媛媛（Grace）" w:date="2025-11-18T08:34:41Z">
              <w:r>
                <w:rPr>
                  <w:rFonts w:hint="default" w:ascii="Arial" w:hAnsi="Arial" w:eastAsia="等线" w:cs="Arial"/>
                  <w:sz w:val="20"/>
                  <w:szCs w:val="20"/>
                  <w:lang w:eastAsia="zh-CN"/>
                  <w:rPrChange w:id="4667" w:author="薛媛媛（Grace）" w:date="2025-11-18T13:55:39Z">
                    <w:rPr>
                      <w:rFonts w:hint="eastAsia" w:ascii="Calibri" w:hAnsi="Calibri" w:eastAsia="等线" w:cs="Calibri"/>
                      <w:sz w:val="20"/>
                      <w:lang w:eastAsia="zh-CN"/>
                    </w:rPr>
                  </w:rPrChange>
                </w:rPr>
                <w:t>active implantable devices</w:t>
              </w:r>
            </w:ins>
          </w:p>
        </w:tc>
      </w:tr>
      <w:tr w14:paraId="188D1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4061CD6B">
            <w:pPr>
              <w:rPr>
                <w:rFonts w:ascii="Arial" w:hAnsi="Arial" w:cs="Arial"/>
                <w:sz w:val="20"/>
                <w:szCs w:val="20"/>
                <w:lang w:val="en-GB"/>
                <w:rPrChange w:id="4669" w:author="薛媛媛（Grace）" w:date="2025-11-18T13:55:33Z">
                  <w:rPr>
                    <w:sz w:val="20"/>
                    <w:szCs w:val="20"/>
                    <w:lang w:val="en-GB"/>
                  </w:rPr>
                </w:rPrChange>
              </w:rPr>
            </w:pPr>
            <w:r>
              <w:rPr>
                <w:rFonts w:ascii="Arial" w:hAnsi="Arial" w:cs="Arial"/>
                <w:sz w:val="20"/>
                <w:szCs w:val="20"/>
                <w:lang w:val="en-GB"/>
                <w:rPrChange w:id="4670" w:author="薛媛媛（Grace）" w:date="2025-11-18T13:55:33Z">
                  <w:rPr>
                    <w:sz w:val="20"/>
                    <w:szCs w:val="20"/>
                    <w:lang w:val="en-GB"/>
                  </w:rPr>
                </w:rPrChange>
              </w:rPr>
              <w:t>19.2.</w:t>
            </w:r>
            <w:r>
              <w:rPr>
                <w:rFonts w:ascii="Arial" w:hAnsi="Arial" w:cs="Arial"/>
                <w:sz w:val="20"/>
                <w:szCs w:val="20"/>
                <w:lang w:val="en-GB"/>
                <w:rPrChange w:id="4671" w:author="薛媛媛（Grace）" w:date="2025-11-18T13:55:33Z">
                  <w:rPr>
                    <w:sz w:val="20"/>
                    <w:szCs w:val="20"/>
                    <w:lang w:val="en-GB"/>
                  </w:rPr>
                </w:rPrChange>
              </w:rPr>
              <w:tab/>
            </w:r>
            <w:r>
              <w:rPr>
                <w:rFonts w:ascii="Arial" w:hAnsi="Arial" w:cs="Arial"/>
                <w:sz w:val="20"/>
                <w:szCs w:val="20"/>
                <w:lang w:val="en-GB"/>
                <w:rPrChange w:id="4672" w:author="薛媛媛（Grace）" w:date="2025-11-18T13:55:33Z">
                  <w:rPr>
                    <w:sz w:val="20"/>
                    <w:szCs w:val="20"/>
                    <w:lang w:val="en-GB"/>
                  </w:rPr>
                </w:rPrChange>
              </w:rPr>
              <w:t>Active implantable devices shall be designed and manufactured in such a way as to ensure</w:t>
            </w:r>
          </w:p>
          <w:p w14:paraId="1D321A86">
            <w:pPr>
              <w:rPr>
                <w:rFonts w:ascii="Arial" w:hAnsi="Arial" w:cs="Arial"/>
                <w:sz w:val="20"/>
                <w:szCs w:val="20"/>
                <w:lang w:val="en-GB"/>
                <w:rPrChange w:id="4673" w:author="薛媛媛（Grace）" w:date="2025-11-18T13:55:33Z">
                  <w:rPr>
                    <w:sz w:val="20"/>
                    <w:szCs w:val="20"/>
                    <w:lang w:val="en-GB"/>
                  </w:rPr>
                </w:rPrChange>
              </w:rPr>
            </w:pPr>
            <w:r>
              <w:rPr>
                <w:rFonts w:ascii="Arial" w:hAnsi="Arial" w:cs="Arial"/>
                <w:sz w:val="20"/>
                <w:szCs w:val="20"/>
                <w:lang w:val="en-GB"/>
                <w:rPrChange w:id="4674" w:author="薛媛媛（Grace）" w:date="2025-11-18T13:55:33Z">
                  <w:rPr>
                    <w:sz w:val="20"/>
                    <w:szCs w:val="20"/>
                    <w:lang w:val="en-GB"/>
                  </w:rPr>
                </w:rPrChange>
              </w:rPr>
              <w:t>—  if applicable, the compatibility of the devices with the substances they are intended to administer, and</w:t>
            </w:r>
          </w:p>
          <w:p w14:paraId="5C1BA9C2">
            <w:pPr>
              <w:rPr>
                <w:rFonts w:ascii="Arial" w:hAnsi="Arial" w:cs="Arial"/>
                <w:sz w:val="20"/>
                <w:szCs w:val="20"/>
                <w:lang w:val="en-GB"/>
                <w:rPrChange w:id="4675" w:author="薛媛媛（Grace）" w:date="2025-11-18T13:55:33Z">
                  <w:rPr>
                    <w:sz w:val="20"/>
                    <w:szCs w:val="20"/>
                    <w:lang w:val="en-GB"/>
                  </w:rPr>
                </w:rPrChange>
              </w:rPr>
            </w:pPr>
            <w:r>
              <w:rPr>
                <w:rFonts w:ascii="Arial" w:hAnsi="Arial" w:cs="Arial"/>
                <w:sz w:val="20"/>
                <w:szCs w:val="20"/>
                <w:lang w:val="en-GB"/>
                <w:rPrChange w:id="4676" w:author="薛媛媛（Grace）" w:date="2025-11-18T13:55:33Z">
                  <w:rPr>
                    <w:sz w:val="20"/>
                    <w:szCs w:val="20"/>
                    <w:lang w:val="en-GB"/>
                  </w:rPr>
                </w:rPrChange>
              </w:rPr>
              <w:t>—  the reliability of the source of energy.</w:t>
            </w:r>
          </w:p>
        </w:tc>
        <w:tc>
          <w:tcPr>
            <w:tcW w:w="1198" w:type="dxa"/>
            <w:shd w:val="clear" w:color="auto" w:fill="auto"/>
            <w:tcMar>
              <w:top w:w="113" w:type="dxa"/>
              <w:bottom w:w="113" w:type="dxa"/>
            </w:tcMar>
            <w:vAlign w:val="top"/>
          </w:tcPr>
          <w:p w14:paraId="47D49FCD">
            <w:pPr>
              <w:rPr>
                <w:ins w:id="4677" w:author="薛媛媛（Grace）" w:date="2025-11-18T08:34:50Z"/>
                <w:rFonts w:hint="default" w:ascii="Arial" w:hAnsi="Arial" w:eastAsia="宋体" w:cs="Arial"/>
                <w:sz w:val="20"/>
                <w:szCs w:val="20"/>
                <w:lang w:val="en-US" w:eastAsia="zh-CN"/>
                <w:rPrChange w:id="4678" w:author="薛媛媛（Grace）" w:date="2025-11-18T13:55:33Z">
                  <w:rPr>
                    <w:ins w:id="4679" w:author="薛媛媛（Grace）" w:date="2025-11-18T08:34:50Z"/>
                    <w:rFonts w:hint="eastAsia" w:eastAsia="宋体"/>
                    <w:sz w:val="20"/>
                    <w:szCs w:val="20"/>
                    <w:lang w:val="en-US" w:eastAsia="zh-CN"/>
                  </w:rPr>
                </w:rPrChange>
              </w:rPr>
            </w:pPr>
            <w:ins w:id="4680" w:author="薛媛媛（Grace）" w:date="2025-11-18T08:34:50Z">
              <w:r>
                <w:rPr>
                  <w:rFonts w:hint="default" w:ascii="Arial" w:hAnsi="Arial" w:eastAsia="宋体" w:cs="Arial"/>
                  <w:sz w:val="20"/>
                  <w:szCs w:val="20"/>
                  <w:lang w:val="en-US" w:eastAsia="zh-CN"/>
                  <w:rPrChange w:id="4681" w:author="薛媛媛（Grace）" w:date="2025-11-18T13:55:33Z">
                    <w:rPr>
                      <w:rFonts w:hint="eastAsia" w:eastAsia="宋体"/>
                      <w:sz w:val="20"/>
                      <w:szCs w:val="20"/>
                      <w:lang w:val="en-US" w:eastAsia="zh-CN"/>
                    </w:rPr>
                  </w:rPrChange>
                </w:rPr>
                <w:t>No</w:t>
              </w:r>
            </w:ins>
          </w:p>
          <w:p w14:paraId="024E1472">
            <w:pPr>
              <w:rPr>
                <w:ins w:id="4683" w:author="薛媛媛（Grace）" w:date="2025-11-18T08:34:50Z"/>
                <w:rFonts w:ascii="Arial" w:hAnsi="Arial" w:cs="Arial" w:eastAsiaTheme="minorHAnsi"/>
                <w:sz w:val="20"/>
                <w:szCs w:val="20"/>
                <w:lang w:val="en-GB" w:eastAsia="en-US" w:bidi="ar-SA"/>
                <w:rPrChange w:id="4684" w:author="薛媛媛（Grace）" w:date="2025-11-18T13:55:33Z">
                  <w:rPr>
                    <w:ins w:id="4685" w:author="薛媛媛（Grace）" w:date="2025-11-18T08:34:50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65B9E5B6">
            <w:pPr>
              <w:rPr>
                <w:ins w:id="4686" w:author="薛媛媛（Grace）" w:date="2025-11-18T08:34:50Z"/>
                <w:rFonts w:ascii="Arial" w:hAnsi="Arial" w:cs="Arial" w:eastAsiaTheme="minorHAnsi"/>
                <w:sz w:val="20"/>
                <w:szCs w:val="20"/>
                <w:lang w:val="en-GB" w:eastAsia="en-US" w:bidi="ar-SA"/>
                <w:rPrChange w:id="4687" w:author="薛媛媛（Grace）" w:date="2025-11-18T13:55:33Z">
                  <w:rPr>
                    <w:ins w:id="4688" w:author="薛媛媛（Grace）" w:date="2025-11-18T08:34:50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1B3A9EFF">
            <w:pPr>
              <w:rPr>
                <w:ins w:id="4689" w:author="薛媛媛（Grace）" w:date="2025-11-18T08:34:50Z"/>
                <w:rFonts w:ascii="Arial" w:hAnsi="Arial" w:cs="Arial" w:eastAsiaTheme="minorHAnsi"/>
                <w:sz w:val="20"/>
                <w:szCs w:val="20"/>
                <w:lang w:val="en-GB" w:eastAsia="en-US" w:bidi="ar-SA"/>
                <w:rPrChange w:id="4690" w:author="薛媛媛（Grace）" w:date="2025-11-18T13:55:33Z">
                  <w:rPr>
                    <w:ins w:id="4691" w:author="薛媛媛（Grace）" w:date="2025-11-18T08:34:50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105A56D7">
            <w:pPr>
              <w:rPr>
                <w:ins w:id="4692" w:author="薛媛媛（Grace）" w:date="2025-11-18T08:34:50Z"/>
                <w:rFonts w:ascii="Arial" w:hAnsi="Arial" w:cs="Arial" w:eastAsiaTheme="minorHAnsi"/>
                <w:sz w:val="20"/>
                <w:szCs w:val="20"/>
                <w:lang w:val="en-GB" w:eastAsia="en-US" w:bidi="ar-SA"/>
                <w:rPrChange w:id="4693" w:author="薛媛媛（Grace）" w:date="2025-11-18T13:55:33Z">
                  <w:rPr>
                    <w:ins w:id="4694" w:author="薛媛媛（Grace）" w:date="2025-11-18T08:34:50Z"/>
                    <w:rFonts w:ascii="Arial" w:hAnsi="Arial" w:cs="Arial" w:eastAsiaTheme="minorHAnsi"/>
                    <w:sz w:val="20"/>
                    <w:szCs w:val="20"/>
                    <w:lang w:val="en-GB" w:eastAsia="en-US" w:bidi="ar-SA"/>
                  </w:rPr>
                </w:rPrChange>
              </w:rPr>
            </w:pPr>
            <w:ins w:id="4695" w:author="薛媛媛（Grace）" w:date="2025-11-18T08:34:50Z">
              <w:r>
                <w:rPr>
                  <w:rFonts w:ascii="Arial" w:hAnsi="Arial" w:eastAsia="等线" w:cs="Arial"/>
                  <w:sz w:val="20"/>
                  <w:szCs w:val="20"/>
                  <w:lang w:eastAsia="zh-CN"/>
                  <w:rPrChange w:id="4696" w:author="薛媛媛（Grace）" w:date="2025-11-18T13:55:39Z">
                    <w:rPr>
                      <w:rFonts w:ascii="Calibri" w:hAnsi="Calibri" w:eastAsia="等线" w:cs="Calibri"/>
                      <w:sz w:val="20"/>
                      <w:lang w:eastAsia="zh-CN"/>
                    </w:rPr>
                  </w:rPrChange>
                </w:rPr>
                <w:t xml:space="preserve">The device is </w:t>
              </w:r>
            </w:ins>
            <w:ins w:id="4698" w:author="薛媛媛（Grace）" w:date="2025-11-18T08:34:50Z">
              <w:r>
                <w:rPr>
                  <w:rFonts w:hint="default" w:ascii="Arial" w:hAnsi="Arial" w:eastAsia="等线" w:cs="Arial"/>
                  <w:sz w:val="20"/>
                  <w:szCs w:val="20"/>
                  <w:lang w:val="en-US" w:eastAsia="zh-CN"/>
                  <w:rPrChange w:id="4699" w:author="薛媛媛（Grace）" w:date="2025-11-18T13:55:39Z">
                    <w:rPr>
                      <w:rFonts w:hint="eastAsia" w:ascii="Calibri" w:hAnsi="Calibri" w:eastAsia="等线" w:cs="Calibri"/>
                      <w:sz w:val="20"/>
                      <w:lang w:val="en-US" w:eastAsia="zh-CN"/>
                    </w:rPr>
                  </w:rPrChange>
                </w:rPr>
                <w:t>non-</w:t>
              </w:r>
            </w:ins>
            <w:ins w:id="4701" w:author="薛媛媛（Grace）" w:date="2025-11-18T08:34:50Z">
              <w:r>
                <w:rPr>
                  <w:rFonts w:hint="default" w:ascii="Arial" w:hAnsi="Arial" w:eastAsia="等线" w:cs="Arial"/>
                  <w:sz w:val="20"/>
                  <w:szCs w:val="20"/>
                  <w:lang w:eastAsia="zh-CN"/>
                  <w:rPrChange w:id="4702" w:author="薛媛媛（Grace）" w:date="2025-11-18T13:55:39Z">
                    <w:rPr>
                      <w:rFonts w:hint="eastAsia" w:ascii="Calibri" w:hAnsi="Calibri" w:eastAsia="等线" w:cs="Calibri"/>
                      <w:sz w:val="20"/>
                      <w:lang w:eastAsia="zh-CN"/>
                    </w:rPr>
                  </w:rPrChange>
                </w:rPr>
                <w:t>active implantable devices</w:t>
              </w:r>
            </w:ins>
          </w:p>
        </w:tc>
      </w:tr>
      <w:tr w14:paraId="6AF04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3BD2EAD5">
            <w:pPr>
              <w:rPr>
                <w:rFonts w:ascii="Arial" w:hAnsi="Arial" w:cs="Arial"/>
                <w:sz w:val="20"/>
                <w:szCs w:val="20"/>
                <w:lang w:val="en-GB"/>
                <w:rPrChange w:id="4704" w:author="薛媛媛（Grace）" w:date="2025-11-18T13:55:33Z">
                  <w:rPr>
                    <w:sz w:val="20"/>
                    <w:szCs w:val="20"/>
                    <w:lang w:val="en-GB"/>
                  </w:rPr>
                </w:rPrChange>
              </w:rPr>
            </w:pPr>
            <w:r>
              <w:rPr>
                <w:rFonts w:ascii="Arial" w:hAnsi="Arial" w:cs="Arial"/>
                <w:sz w:val="20"/>
                <w:szCs w:val="20"/>
                <w:lang w:val="en-GB"/>
                <w:rPrChange w:id="4705" w:author="薛媛媛（Grace）" w:date="2025-11-18T13:55:33Z">
                  <w:rPr>
                    <w:sz w:val="20"/>
                    <w:szCs w:val="20"/>
                    <w:lang w:val="en-GB"/>
                  </w:rPr>
                </w:rPrChange>
              </w:rPr>
              <w:t>19.3.</w:t>
            </w:r>
            <w:r>
              <w:rPr>
                <w:rFonts w:ascii="Arial" w:hAnsi="Arial" w:cs="Arial"/>
                <w:sz w:val="20"/>
                <w:szCs w:val="20"/>
                <w:lang w:val="en-GB"/>
                <w:rPrChange w:id="4706" w:author="薛媛媛（Grace）" w:date="2025-11-18T13:55:33Z">
                  <w:rPr>
                    <w:sz w:val="20"/>
                    <w:szCs w:val="20"/>
                    <w:lang w:val="en-GB"/>
                  </w:rPr>
                </w:rPrChange>
              </w:rPr>
              <w:tab/>
            </w:r>
            <w:r>
              <w:rPr>
                <w:rFonts w:ascii="Arial" w:hAnsi="Arial" w:cs="Arial"/>
                <w:sz w:val="20"/>
                <w:szCs w:val="20"/>
                <w:lang w:val="en-GB"/>
                <w:rPrChange w:id="4707" w:author="薛媛媛（Grace）" w:date="2025-11-18T13:55:33Z">
                  <w:rPr>
                    <w:sz w:val="20"/>
                    <w:szCs w:val="20"/>
                    <w:lang w:val="en-GB"/>
                  </w:rPr>
                </w:rPrChange>
              </w:rPr>
              <w:t>Active implantable devices and, if appropriate, their component parts shall be identifiable to allow any necessary measure to be taken following the discovery of a potential risk in connection with the devices or their component parts.</w:t>
            </w:r>
          </w:p>
        </w:tc>
        <w:tc>
          <w:tcPr>
            <w:tcW w:w="1198" w:type="dxa"/>
            <w:shd w:val="clear" w:color="auto" w:fill="auto"/>
            <w:tcMar>
              <w:top w:w="113" w:type="dxa"/>
              <w:bottom w:w="113" w:type="dxa"/>
            </w:tcMar>
            <w:vAlign w:val="top"/>
          </w:tcPr>
          <w:p w14:paraId="0ECAC6DB">
            <w:pPr>
              <w:rPr>
                <w:ins w:id="4708" w:author="薛媛媛（Grace）" w:date="2025-11-18T08:35:01Z"/>
                <w:rFonts w:hint="default" w:ascii="Arial" w:hAnsi="Arial" w:eastAsia="宋体" w:cs="Arial"/>
                <w:sz w:val="20"/>
                <w:szCs w:val="20"/>
                <w:lang w:val="en-US" w:eastAsia="zh-CN"/>
                <w:rPrChange w:id="4709" w:author="薛媛媛（Grace）" w:date="2025-11-18T13:55:33Z">
                  <w:rPr>
                    <w:ins w:id="4710" w:author="薛媛媛（Grace）" w:date="2025-11-18T08:35:01Z"/>
                    <w:rFonts w:hint="eastAsia" w:eastAsia="宋体"/>
                    <w:sz w:val="20"/>
                    <w:szCs w:val="20"/>
                    <w:lang w:val="en-US" w:eastAsia="zh-CN"/>
                  </w:rPr>
                </w:rPrChange>
              </w:rPr>
            </w:pPr>
            <w:ins w:id="4711" w:author="薛媛媛（Grace）" w:date="2025-11-18T08:35:01Z">
              <w:r>
                <w:rPr>
                  <w:rFonts w:hint="default" w:ascii="Arial" w:hAnsi="Arial" w:eastAsia="宋体" w:cs="Arial"/>
                  <w:sz w:val="20"/>
                  <w:szCs w:val="20"/>
                  <w:lang w:val="en-US" w:eastAsia="zh-CN"/>
                  <w:rPrChange w:id="4712" w:author="薛媛媛（Grace）" w:date="2025-11-18T13:55:33Z">
                    <w:rPr>
                      <w:rFonts w:hint="eastAsia" w:eastAsia="宋体"/>
                      <w:sz w:val="20"/>
                      <w:szCs w:val="20"/>
                      <w:lang w:val="en-US" w:eastAsia="zh-CN"/>
                    </w:rPr>
                  </w:rPrChange>
                </w:rPr>
                <w:t>No</w:t>
              </w:r>
            </w:ins>
          </w:p>
          <w:p w14:paraId="7CDA4147">
            <w:pPr>
              <w:rPr>
                <w:ins w:id="4714" w:author="薛媛媛（Grace）" w:date="2025-11-18T08:35:01Z"/>
                <w:rFonts w:ascii="Arial" w:hAnsi="Arial" w:cs="Arial" w:eastAsiaTheme="minorHAnsi"/>
                <w:sz w:val="20"/>
                <w:szCs w:val="20"/>
                <w:lang w:val="en-GB" w:eastAsia="en-US" w:bidi="ar-SA"/>
                <w:rPrChange w:id="4715" w:author="薛媛媛（Grace）" w:date="2025-11-18T13:55:33Z">
                  <w:rPr>
                    <w:ins w:id="4716" w:author="薛媛媛（Grace）" w:date="2025-11-18T08:35:01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321754E4">
            <w:pPr>
              <w:rPr>
                <w:ins w:id="4717" w:author="薛媛媛（Grace）" w:date="2025-11-18T08:35:01Z"/>
                <w:rFonts w:ascii="Arial" w:hAnsi="Arial" w:cs="Arial" w:eastAsiaTheme="minorHAnsi"/>
                <w:sz w:val="20"/>
                <w:szCs w:val="20"/>
                <w:lang w:val="en-GB" w:eastAsia="en-US" w:bidi="ar-SA"/>
                <w:rPrChange w:id="4718" w:author="薛媛媛（Grace）" w:date="2025-11-18T13:55:33Z">
                  <w:rPr>
                    <w:ins w:id="4719" w:author="薛媛媛（Grace）" w:date="2025-11-18T08:35:01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4643D3A2">
            <w:pPr>
              <w:rPr>
                <w:ins w:id="4720" w:author="薛媛媛（Grace）" w:date="2025-11-18T08:35:01Z"/>
                <w:rFonts w:ascii="Arial" w:hAnsi="Arial" w:cs="Arial" w:eastAsiaTheme="minorHAnsi"/>
                <w:sz w:val="20"/>
                <w:szCs w:val="20"/>
                <w:lang w:val="en-GB" w:eastAsia="en-US" w:bidi="ar-SA"/>
                <w:rPrChange w:id="4721" w:author="薛媛媛（Grace）" w:date="2025-11-18T13:55:33Z">
                  <w:rPr>
                    <w:ins w:id="4722" w:author="薛媛媛（Grace）" w:date="2025-11-18T08:35:01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589CDE86">
            <w:pPr>
              <w:rPr>
                <w:ins w:id="4723" w:author="薛媛媛（Grace）" w:date="2025-11-18T08:35:01Z"/>
                <w:rFonts w:ascii="Arial" w:hAnsi="Arial" w:cs="Arial" w:eastAsiaTheme="minorHAnsi"/>
                <w:sz w:val="20"/>
                <w:szCs w:val="20"/>
                <w:lang w:val="en-GB" w:eastAsia="en-US" w:bidi="ar-SA"/>
                <w:rPrChange w:id="4724" w:author="薛媛媛（Grace）" w:date="2025-11-18T13:55:33Z">
                  <w:rPr>
                    <w:ins w:id="4725" w:author="薛媛媛（Grace）" w:date="2025-11-18T08:35:01Z"/>
                    <w:rFonts w:ascii="Arial" w:hAnsi="Arial" w:cs="Arial" w:eastAsiaTheme="minorHAnsi"/>
                    <w:sz w:val="20"/>
                    <w:szCs w:val="20"/>
                    <w:lang w:val="en-GB" w:eastAsia="en-US" w:bidi="ar-SA"/>
                  </w:rPr>
                </w:rPrChange>
              </w:rPr>
            </w:pPr>
            <w:ins w:id="4726" w:author="薛媛媛（Grace）" w:date="2025-11-18T08:35:01Z">
              <w:r>
                <w:rPr>
                  <w:rFonts w:ascii="Arial" w:hAnsi="Arial" w:eastAsia="等线" w:cs="Arial"/>
                  <w:sz w:val="20"/>
                  <w:szCs w:val="20"/>
                  <w:lang w:eastAsia="zh-CN"/>
                  <w:rPrChange w:id="4727" w:author="薛媛媛（Grace）" w:date="2025-11-18T13:55:39Z">
                    <w:rPr>
                      <w:rFonts w:ascii="Calibri" w:hAnsi="Calibri" w:eastAsia="等线" w:cs="Calibri"/>
                      <w:sz w:val="20"/>
                      <w:lang w:eastAsia="zh-CN"/>
                    </w:rPr>
                  </w:rPrChange>
                </w:rPr>
                <w:t xml:space="preserve">The device is </w:t>
              </w:r>
            </w:ins>
            <w:ins w:id="4729" w:author="薛媛媛（Grace）" w:date="2025-11-18T08:35:01Z">
              <w:r>
                <w:rPr>
                  <w:rFonts w:hint="default" w:ascii="Arial" w:hAnsi="Arial" w:eastAsia="等线" w:cs="Arial"/>
                  <w:sz w:val="20"/>
                  <w:szCs w:val="20"/>
                  <w:lang w:val="en-US" w:eastAsia="zh-CN"/>
                  <w:rPrChange w:id="4730" w:author="薛媛媛（Grace）" w:date="2025-11-18T13:55:39Z">
                    <w:rPr>
                      <w:rFonts w:hint="eastAsia" w:ascii="Calibri" w:hAnsi="Calibri" w:eastAsia="等线" w:cs="Calibri"/>
                      <w:sz w:val="20"/>
                      <w:lang w:val="en-US" w:eastAsia="zh-CN"/>
                    </w:rPr>
                  </w:rPrChange>
                </w:rPr>
                <w:t>non-</w:t>
              </w:r>
            </w:ins>
            <w:ins w:id="4732" w:author="薛媛媛（Grace）" w:date="2025-11-18T08:35:01Z">
              <w:r>
                <w:rPr>
                  <w:rFonts w:hint="default" w:ascii="Arial" w:hAnsi="Arial" w:eastAsia="等线" w:cs="Arial"/>
                  <w:sz w:val="20"/>
                  <w:szCs w:val="20"/>
                  <w:lang w:eastAsia="zh-CN"/>
                  <w:rPrChange w:id="4733" w:author="薛媛媛（Grace）" w:date="2025-11-18T13:55:39Z">
                    <w:rPr>
                      <w:rFonts w:hint="eastAsia" w:ascii="Calibri" w:hAnsi="Calibri" w:eastAsia="等线" w:cs="Calibri"/>
                      <w:sz w:val="20"/>
                      <w:lang w:eastAsia="zh-CN"/>
                    </w:rPr>
                  </w:rPrChange>
                </w:rPr>
                <w:t>active implantable devices</w:t>
              </w:r>
            </w:ins>
          </w:p>
        </w:tc>
      </w:tr>
      <w:tr w14:paraId="5CDF1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74FB74CB">
            <w:pPr>
              <w:rPr>
                <w:rFonts w:ascii="Arial" w:hAnsi="Arial" w:cs="Arial"/>
                <w:sz w:val="20"/>
                <w:szCs w:val="20"/>
                <w:lang w:val="en-GB"/>
                <w:rPrChange w:id="4735" w:author="薛媛媛（Grace）" w:date="2025-11-18T13:55:33Z">
                  <w:rPr>
                    <w:sz w:val="20"/>
                    <w:szCs w:val="20"/>
                    <w:lang w:val="en-GB"/>
                  </w:rPr>
                </w:rPrChange>
              </w:rPr>
            </w:pPr>
            <w:r>
              <w:rPr>
                <w:rFonts w:ascii="Arial" w:hAnsi="Arial" w:cs="Arial"/>
                <w:sz w:val="20"/>
                <w:szCs w:val="20"/>
                <w:lang w:val="en-GB"/>
                <w:rPrChange w:id="4736" w:author="薛媛媛（Grace）" w:date="2025-11-18T13:55:33Z">
                  <w:rPr>
                    <w:sz w:val="20"/>
                    <w:szCs w:val="20"/>
                    <w:lang w:val="en-GB"/>
                  </w:rPr>
                </w:rPrChange>
              </w:rPr>
              <w:t>19.4.</w:t>
            </w:r>
            <w:r>
              <w:rPr>
                <w:rFonts w:ascii="Arial" w:hAnsi="Arial" w:cs="Arial"/>
                <w:sz w:val="20"/>
                <w:szCs w:val="20"/>
                <w:lang w:val="en-GB"/>
                <w:rPrChange w:id="4737" w:author="薛媛媛（Grace）" w:date="2025-11-18T13:55:33Z">
                  <w:rPr>
                    <w:sz w:val="20"/>
                    <w:szCs w:val="20"/>
                    <w:lang w:val="en-GB"/>
                  </w:rPr>
                </w:rPrChange>
              </w:rPr>
              <w:tab/>
            </w:r>
            <w:r>
              <w:rPr>
                <w:rFonts w:ascii="Arial" w:hAnsi="Arial" w:cs="Arial"/>
                <w:sz w:val="20"/>
                <w:szCs w:val="20"/>
                <w:lang w:val="en-GB"/>
                <w:rPrChange w:id="4738" w:author="薛媛媛（Grace）" w:date="2025-11-18T13:55:33Z">
                  <w:rPr>
                    <w:sz w:val="20"/>
                    <w:szCs w:val="20"/>
                    <w:lang w:val="en-GB"/>
                  </w:rPr>
                </w:rPrChange>
              </w:rPr>
              <w:t>Active implantable devices shall bear a code by which they and their manufacturer can be unequivocally identified (particularly with regard to the type of device and its year of manufacture); it shall be possible to read this code, if necessary, without the need for a surgical operation.</w:t>
            </w:r>
          </w:p>
        </w:tc>
        <w:tc>
          <w:tcPr>
            <w:tcW w:w="1198" w:type="dxa"/>
            <w:shd w:val="clear" w:color="auto" w:fill="auto"/>
            <w:tcMar>
              <w:top w:w="113" w:type="dxa"/>
              <w:bottom w:w="113" w:type="dxa"/>
            </w:tcMar>
            <w:vAlign w:val="top"/>
          </w:tcPr>
          <w:p w14:paraId="68C3C4C4">
            <w:pPr>
              <w:rPr>
                <w:ins w:id="4739" w:author="薛媛媛（Grace）" w:date="2025-11-18T08:35:04Z"/>
                <w:rFonts w:hint="default" w:ascii="Arial" w:hAnsi="Arial" w:eastAsia="宋体" w:cs="Arial"/>
                <w:sz w:val="20"/>
                <w:szCs w:val="20"/>
                <w:lang w:val="en-US" w:eastAsia="zh-CN"/>
                <w:rPrChange w:id="4740" w:author="薛媛媛（Grace）" w:date="2025-11-18T13:55:33Z">
                  <w:rPr>
                    <w:ins w:id="4741" w:author="薛媛媛（Grace）" w:date="2025-11-18T08:35:04Z"/>
                    <w:rFonts w:hint="eastAsia" w:eastAsia="宋体"/>
                    <w:sz w:val="20"/>
                    <w:szCs w:val="20"/>
                    <w:lang w:val="en-US" w:eastAsia="zh-CN"/>
                  </w:rPr>
                </w:rPrChange>
              </w:rPr>
            </w:pPr>
            <w:ins w:id="4742" w:author="薛媛媛（Grace）" w:date="2025-11-18T08:35:04Z">
              <w:r>
                <w:rPr>
                  <w:rFonts w:hint="default" w:ascii="Arial" w:hAnsi="Arial" w:eastAsia="宋体" w:cs="Arial"/>
                  <w:sz w:val="20"/>
                  <w:szCs w:val="20"/>
                  <w:lang w:val="en-US" w:eastAsia="zh-CN"/>
                  <w:rPrChange w:id="4743" w:author="薛媛媛（Grace）" w:date="2025-11-18T13:55:33Z">
                    <w:rPr>
                      <w:rFonts w:hint="eastAsia" w:eastAsia="宋体"/>
                      <w:sz w:val="20"/>
                      <w:szCs w:val="20"/>
                      <w:lang w:val="en-US" w:eastAsia="zh-CN"/>
                    </w:rPr>
                  </w:rPrChange>
                </w:rPr>
                <w:t>No</w:t>
              </w:r>
            </w:ins>
          </w:p>
          <w:p w14:paraId="23EB4DF5">
            <w:pPr>
              <w:rPr>
                <w:ins w:id="4745" w:author="薛媛媛（Grace）" w:date="2025-11-18T08:35:04Z"/>
                <w:rFonts w:ascii="Arial" w:hAnsi="Arial" w:cs="Arial" w:eastAsiaTheme="minorHAnsi"/>
                <w:sz w:val="20"/>
                <w:szCs w:val="20"/>
                <w:lang w:val="en-GB" w:eastAsia="en-US" w:bidi="ar-SA"/>
                <w:rPrChange w:id="4746" w:author="薛媛媛（Grace）" w:date="2025-11-18T13:55:33Z">
                  <w:rPr>
                    <w:ins w:id="4747" w:author="薛媛媛（Grace）" w:date="2025-11-18T08:35:04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75B45204">
            <w:pPr>
              <w:rPr>
                <w:ins w:id="4748" w:author="薛媛媛（Grace）" w:date="2025-11-18T08:35:04Z"/>
                <w:rFonts w:ascii="Arial" w:hAnsi="Arial" w:cs="Arial" w:eastAsiaTheme="minorHAnsi"/>
                <w:sz w:val="20"/>
                <w:szCs w:val="20"/>
                <w:lang w:val="en-GB" w:eastAsia="en-US" w:bidi="ar-SA"/>
                <w:rPrChange w:id="4749" w:author="薛媛媛（Grace）" w:date="2025-11-18T13:55:33Z">
                  <w:rPr>
                    <w:ins w:id="4750" w:author="薛媛媛（Grace）" w:date="2025-11-18T08:35:04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18C6456F">
            <w:pPr>
              <w:rPr>
                <w:ins w:id="4751" w:author="薛媛媛（Grace）" w:date="2025-11-18T08:35:04Z"/>
                <w:rFonts w:ascii="Arial" w:hAnsi="Arial" w:cs="Arial" w:eastAsiaTheme="minorHAnsi"/>
                <w:sz w:val="20"/>
                <w:szCs w:val="20"/>
                <w:lang w:val="en-GB" w:eastAsia="en-US" w:bidi="ar-SA"/>
                <w:rPrChange w:id="4752" w:author="薛媛媛（Grace）" w:date="2025-11-18T13:55:33Z">
                  <w:rPr>
                    <w:ins w:id="4753" w:author="薛媛媛（Grace）" w:date="2025-11-18T08:35:04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7F3B15A4">
            <w:pPr>
              <w:rPr>
                <w:ins w:id="4754" w:author="薛媛媛（Grace）" w:date="2025-11-18T08:35:04Z"/>
                <w:rFonts w:ascii="Arial" w:hAnsi="Arial" w:cs="Arial" w:eastAsiaTheme="minorHAnsi"/>
                <w:sz w:val="20"/>
                <w:szCs w:val="20"/>
                <w:lang w:val="en-GB" w:eastAsia="en-US" w:bidi="ar-SA"/>
                <w:rPrChange w:id="4755" w:author="薛媛媛（Grace）" w:date="2025-11-18T13:55:33Z">
                  <w:rPr>
                    <w:ins w:id="4756" w:author="薛媛媛（Grace）" w:date="2025-11-18T08:35:04Z"/>
                    <w:rFonts w:ascii="Arial" w:hAnsi="Arial" w:cs="Arial" w:eastAsiaTheme="minorHAnsi"/>
                    <w:sz w:val="20"/>
                    <w:szCs w:val="20"/>
                    <w:lang w:val="en-GB" w:eastAsia="en-US" w:bidi="ar-SA"/>
                  </w:rPr>
                </w:rPrChange>
              </w:rPr>
            </w:pPr>
            <w:ins w:id="4757" w:author="薛媛媛（Grace）" w:date="2025-11-18T08:35:04Z">
              <w:r>
                <w:rPr>
                  <w:rFonts w:ascii="Arial" w:hAnsi="Arial" w:eastAsia="等线" w:cs="Arial"/>
                  <w:sz w:val="20"/>
                  <w:szCs w:val="20"/>
                  <w:lang w:eastAsia="zh-CN"/>
                  <w:rPrChange w:id="4758" w:author="薛媛媛（Grace）" w:date="2025-11-18T13:55:39Z">
                    <w:rPr>
                      <w:rFonts w:ascii="Calibri" w:hAnsi="Calibri" w:eastAsia="等线" w:cs="Calibri"/>
                      <w:sz w:val="20"/>
                      <w:lang w:eastAsia="zh-CN"/>
                    </w:rPr>
                  </w:rPrChange>
                </w:rPr>
                <w:t xml:space="preserve">The device is </w:t>
              </w:r>
            </w:ins>
            <w:ins w:id="4760" w:author="薛媛媛（Grace）" w:date="2025-11-18T08:35:04Z">
              <w:r>
                <w:rPr>
                  <w:rFonts w:hint="default" w:ascii="Arial" w:hAnsi="Arial" w:eastAsia="等线" w:cs="Arial"/>
                  <w:sz w:val="20"/>
                  <w:szCs w:val="20"/>
                  <w:lang w:val="en-US" w:eastAsia="zh-CN"/>
                  <w:rPrChange w:id="4761" w:author="薛媛媛（Grace）" w:date="2025-11-18T13:55:39Z">
                    <w:rPr>
                      <w:rFonts w:hint="eastAsia" w:ascii="Calibri" w:hAnsi="Calibri" w:eastAsia="等线" w:cs="Calibri"/>
                      <w:sz w:val="20"/>
                      <w:lang w:val="en-US" w:eastAsia="zh-CN"/>
                    </w:rPr>
                  </w:rPrChange>
                </w:rPr>
                <w:t>non-</w:t>
              </w:r>
            </w:ins>
            <w:ins w:id="4763" w:author="薛媛媛（Grace）" w:date="2025-11-18T08:35:04Z">
              <w:r>
                <w:rPr>
                  <w:rFonts w:hint="default" w:ascii="Arial" w:hAnsi="Arial" w:eastAsia="等线" w:cs="Arial"/>
                  <w:sz w:val="20"/>
                  <w:szCs w:val="20"/>
                  <w:lang w:eastAsia="zh-CN"/>
                  <w:rPrChange w:id="4764" w:author="薛媛媛（Grace）" w:date="2025-11-18T13:55:39Z">
                    <w:rPr>
                      <w:rFonts w:hint="eastAsia" w:ascii="Calibri" w:hAnsi="Calibri" w:eastAsia="等线" w:cs="Calibri"/>
                      <w:sz w:val="20"/>
                      <w:lang w:eastAsia="zh-CN"/>
                    </w:rPr>
                  </w:rPrChange>
                </w:rPr>
                <w:t>active implantable devices</w:t>
              </w:r>
            </w:ins>
          </w:p>
        </w:tc>
      </w:tr>
      <w:tr w14:paraId="1908D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0AD371C3">
            <w:pPr>
              <w:rPr>
                <w:rFonts w:ascii="Arial" w:hAnsi="Arial" w:cs="Arial"/>
                <w:b/>
                <w:sz w:val="20"/>
                <w:szCs w:val="20"/>
                <w:lang w:val="en-GB"/>
                <w:rPrChange w:id="4766" w:author="薛媛媛（Grace）" w:date="2025-11-18T13:55:33Z">
                  <w:rPr>
                    <w:b/>
                    <w:sz w:val="20"/>
                    <w:szCs w:val="20"/>
                    <w:lang w:val="en-GB"/>
                  </w:rPr>
                </w:rPrChange>
              </w:rPr>
            </w:pPr>
            <w:r>
              <w:rPr>
                <w:rFonts w:ascii="Arial" w:hAnsi="Arial" w:cs="Arial"/>
                <w:b/>
                <w:sz w:val="20"/>
                <w:szCs w:val="20"/>
                <w:lang w:val="en-GB"/>
                <w:rPrChange w:id="4767" w:author="薛媛媛（Grace）" w:date="2025-11-18T13:55:33Z">
                  <w:rPr>
                    <w:b/>
                    <w:sz w:val="20"/>
                    <w:szCs w:val="20"/>
                    <w:lang w:val="en-GB"/>
                  </w:rPr>
                </w:rPrChange>
              </w:rPr>
              <w:t>20.</w:t>
            </w:r>
            <w:r>
              <w:rPr>
                <w:rFonts w:ascii="Arial" w:hAnsi="Arial" w:cs="Arial"/>
                <w:b/>
                <w:sz w:val="20"/>
                <w:szCs w:val="20"/>
                <w:lang w:val="en-GB"/>
                <w:rPrChange w:id="4768" w:author="薛媛媛（Grace）" w:date="2025-11-18T13:55:33Z">
                  <w:rPr>
                    <w:b/>
                    <w:sz w:val="20"/>
                    <w:szCs w:val="20"/>
                    <w:lang w:val="en-GB"/>
                  </w:rPr>
                </w:rPrChange>
              </w:rPr>
              <w:tab/>
            </w:r>
            <w:r>
              <w:rPr>
                <w:rFonts w:ascii="Arial" w:hAnsi="Arial" w:cs="Arial"/>
                <w:b/>
                <w:sz w:val="20"/>
                <w:szCs w:val="20"/>
                <w:lang w:val="en-GB"/>
                <w:rPrChange w:id="4769" w:author="薛媛媛（Grace）" w:date="2025-11-18T13:55:33Z">
                  <w:rPr>
                    <w:b/>
                    <w:sz w:val="20"/>
                    <w:szCs w:val="20"/>
                    <w:lang w:val="en-GB"/>
                  </w:rPr>
                </w:rPrChange>
              </w:rPr>
              <w:t>Protection against mechanical and thermal risks</w:t>
            </w:r>
          </w:p>
        </w:tc>
        <w:tc>
          <w:tcPr>
            <w:tcW w:w="1198" w:type="dxa"/>
            <w:tcMar>
              <w:top w:w="113" w:type="dxa"/>
              <w:bottom w:w="113" w:type="dxa"/>
            </w:tcMar>
          </w:tcPr>
          <w:p w14:paraId="0DA25DB6">
            <w:pPr>
              <w:rPr>
                <w:rFonts w:ascii="Arial" w:hAnsi="Arial" w:cs="Arial"/>
                <w:sz w:val="20"/>
                <w:szCs w:val="20"/>
                <w:lang w:val="en-GB"/>
                <w:rPrChange w:id="4770" w:author="薛媛媛（Grace）" w:date="2025-11-18T13:55:33Z">
                  <w:rPr>
                    <w:sz w:val="20"/>
                    <w:szCs w:val="20"/>
                    <w:lang w:val="en-GB"/>
                  </w:rPr>
                </w:rPrChange>
              </w:rPr>
            </w:pPr>
          </w:p>
        </w:tc>
        <w:tc>
          <w:tcPr>
            <w:tcW w:w="3078" w:type="dxa"/>
            <w:tcMar>
              <w:top w:w="113" w:type="dxa"/>
              <w:bottom w:w="113" w:type="dxa"/>
            </w:tcMar>
          </w:tcPr>
          <w:p w14:paraId="7F106630">
            <w:pPr>
              <w:rPr>
                <w:rFonts w:ascii="Arial" w:hAnsi="Arial" w:cs="Arial"/>
                <w:sz w:val="20"/>
                <w:szCs w:val="20"/>
                <w:lang w:val="en-GB"/>
                <w:rPrChange w:id="4771" w:author="薛媛媛（Grace）" w:date="2025-11-18T13:55:33Z">
                  <w:rPr>
                    <w:sz w:val="20"/>
                    <w:szCs w:val="20"/>
                    <w:lang w:val="en-GB"/>
                  </w:rPr>
                </w:rPrChange>
              </w:rPr>
            </w:pPr>
          </w:p>
        </w:tc>
        <w:tc>
          <w:tcPr>
            <w:tcW w:w="3078" w:type="dxa"/>
            <w:tcMar>
              <w:top w:w="113" w:type="dxa"/>
              <w:bottom w:w="113" w:type="dxa"/>
            </w:tcMar>
          </w:tcPr>
          <w:p w14:paraId="6757435B">
            <w:pPr>
              <w:rPr>
                <w:rFonts w:ascii="Arial" w:hAnsi="Arial" w:cs="Arial"/>
                <w:sz w:val="20"/>
                <w:szCs w:val="20"/>
                <w:lang w:val="en-GB"/>
                <w:rPrChange w:id="4772" w:author="薛媛媛（Grace）" w:date="2025-11-18T13:55:33Z">
                  <w:rPr>
                    <w:sz w:val="20"/>
                    <w:szCs w:val="20"/>
                    <w:lang w:val="en-GB"/>
                  </w:rPr>
                </w:rPrChange>
              </w:rPr>
            </w:pPr>
          </w:p>
        </w:tc>
        <w:tc>
          <w:tcPr>
            <w:tcW w:w="3078" w:type="dxa"/>
            <w:tcMar>
              <w:top w:w="113" w:type="dxa"/>
              <w:bottom w:w="113" w:type="dxa"/>
            </w:tcMar>
          </w:tcPr>
          <w:p w14:paraId="47DD3CC6">
            <w:pPr>
              <w:rPr>
                <w:rFonts w:ascii="Arial" w:hAnsi="Arial" w:cs="Arial"/>
                <w:sz w:val="20"/>
                <w:szCs w:val="20"/>
                <w:lang w:val="en-GB"/>
                <w:rPrChange w:id="4773" w:author="薛媛媛（Grace）" w:date="2025-11-18T13:55:33Z">
                  <w:rPr>
                    <w:sz w:val="20"/>
                    <w:szCs w:val="20"/>
                    <w:lang w:val="en-GB"/>
                  </w:rPr>
                </w:rPrChange>
              </w:rPr>
            </w:pPr>
          </w:p>
        </w:tc>
      </w:tr>
      <w:tr w14:paraId="53185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5DAE406A">
            <w:pPr>
              <w:rPr>
                <w:rFonts w:ascii="Arial" w:hAnsi="Arial" w:cs="Arial"/>
                <w:sz w:val="20"/>
                <w:szCs w:val="20"/>
                <w:lang w:val="en-GB"/>
                <w:rPrChange w:id="4774" w:author="薛媛媛（Grace）" w:date="2025-11-18T13:55:33Z">
                  <w:rPr>
                    <w:sz w:val="20"/>
                    <w:szCs w:val="20"/>
                    <w:lang w:val="en-GB"/>
                  </w:rPr>
                </w:rPrChange>
              </w:rPr>
            </w:pPr>
            <w:r>
              <w:rPr>
                <w:rFonts w:ascii="Arial" w:hAnsi="Arial" w:cs="Arial"/>
                <w:sz w:val="20"/>
                <w:szCs w:val="20"/>
                <w:lang w:val="en-GB"/>
                <w:rPrChange w:id="4775" w:author="薛媛媛（Grace）" w:date="2025-11-18T13:55:33Z">
                  <w:rPr>
                    <w:sz w:val="20"/>
                    <w:szCs w:val="20"/>
                    <w:lang w:val="en-GB"/>
                  </w:rPr>
                </w:rPrChange>
              </w:rPr>
              <w:t>20.1.</w:t>
            </w:r>
            <w:r>
              <w:rPr>
                <w:rFonts w:ascii="Arial" w:hAnsi="Arial" w:cs="Arial"/>
                <w:sz w:val="20"/>
                <w:szCs w:val="20"/>
                <w:lang w:val="en-GB"/>
                <w:rPrChange w:id="4776" w:author="薛媛媛（Grace）" w:date="2025-11-18T13:55:33Z">
                  <w:rPr>
                    <w:sz w:val="20"/>
                    <w:szCs w:val="20"/>
                    <w:lang w:val="en-GB"/>
                  </w:rPr>
                </w:rPrChange>
              </w:rPr>
              <w:tab/>
            </w:r>
            <w:r>
              <w:rPr>
                <w:rFonts w:ascii="Arial" w:hAnsi="Arial" w:cs="Arial"/>
                <w:sz w:val="20"/>
                <w:szCs w:val="20"/>
                <w:lang w:val="en-GB"/>
                <w:rPrChange w:id="4777" w:author="薛媛媛（Grace）" w:date="2025-11-18T13:55:33Z">
                  <w:rPr>
                    <w:sz w:val="20"/>
                    <w:szCs w:val="20"/>
                    <w:lang w:val="en-GB"/>
                  </w:rPr>
                </w:rPrChange>
              </w:rPr>
              <w:t>Devices shall be designed and manufactured in such a way as to protect patients and users against mechanical risks connected with, for example, resistance to movement, instability and moving parts.</w:t>
            </w:r>
          </w:p>
        </w:tc>
        <w:tc>
          <w:tcPr>
            <w:tcW w:w="1198" w:type="dxa"/>
            <w:tcMar>
              <w:top w:w="113" w:type="dxa"/>
              <w:bottom w:w="113" w:type="dxa"/>
            </w:tcMar>
          </w:tcPr>
          <w:p w14:paraId="79B7188E">
            <w:pPr>
              <w:rPr>
                <w:rFonts w:hint="default" w:ascii="Arial" w:hAnsi="Arial" w:eastAsia="宋体" w:cs="Arial"/>
                <w:sz w:val="20"/>
                <w:szCs w:val="20"/>
                <w:lang w:val="en-US" w:eastAsia="zh-CN"/>
                <w:rPrChange w:id="4778" w:author="薛媛媛（Grace）" w:date="2025-11-18T13:55:33Z">
                  <w:rPr>
                    <w:rFonts w:hint="default" w:eastAsia="宋体"/>
                    <w:sz w:val="20"/>
                    <w:szCs w:val="20"/>
                    <w:lang w:val="en-US" w:eastAsia="zh-CN"/>
                  </w:rPr>
                </w:rPrChange>
              </w:rPr>
            </w:pPr>
            <w:ins w:id="4779" w:author="薛媛媛（Grace）" w:date="2025-11-18T09:43:38Z">
              <w:r>
                <w:rPr>
                  <w:rFonts w:hint="default" w:ascii="Arial" w:hAnsi="Arial" w:eastAsia="宋体" w:cs="Arial"/>
                  <w:sz w:val="20"/>
                  <w:szCs w:val="20"/>
                  <w:lang w:val="en-US" w:eastAsia="zh-CN"/>
                  <w:rPrChange w:id="4780" w:author="薛媛媛（Grace）" w:date="2025-11-18T13:55:33Z">
                    <w:rPr>
                      <w:rFonts w:hint="eastAsia" w:eastAsia="宋体"/>
                      <w:sz w:val="20"/>
                      <w:szCs w:val="20"/>
                      <w:lang w:val="en-US" w:eastAsia="zh-CN"/>
                    </w:rPr>
                  </w:rPrChange>
                </w:rPr>
                <w:t>Y</w:t>
              </w:r>
            </w:ins>
            <w:ins w:id="4782" w:author="薛媛媛（Grace）" w:date="2025-11-18T09:43:40Z">
              <w:r>
                <w:rPr>
                  <w:rFonts w:hint="default" w:ascii="Arial" w:hAnsi="Arial" w:eastAsia="宋体" w:cs="Arial"/>
                  <w:sz w:val="20"/>
                  <w:szCs w:val="20"/>
                  <w:lang w:val="en-US" w:eastAsia="zh-CN"/>
                  <w:rPrChange w:id="4783" w:author="薛媛媛（Grace）" w:date="2025-11-18T13:55:33Z">
                    <w:rPr>
                      <w:rFonts w:hint="eastAsia" w:eastAsia="宋体"/>
                      <w:sz w:val="20"/>
                      <w:szCs w:val="20"/>
                      <w:lang w:val="en-US" w:eastAsia="zh-CN"/>
                    </w:rPr>
                  </w:rPrChange>
                </w:rPr>
                <w:t>es</w:t>
              </w:r>
            </w:ins>
          </w:p>
        </w:tc>
        <w:tc>
          <w:tcPr>
            <w:tcW w:w="3078" w:type="dxa"/>
            <w:tcMar>
              <w:top w:w="113" w:type="dxa"/>
              <w:bottom w:w="113" w:type="dxa"/>
            </w:tcMar>
          </w:tcPr>
          <w:p w14:paraId="666007D0">
            <w:pPr>
              <w:rPr>
                <w:ins w:id="4785" w:author="薛媛媛（Grace）" w:date="2025-11-18T13:16:25Z"/>
                <w:rFonts w:hint="default" w:ascii="Arial" w:hAnsi="Arial" w:eastAsia="宋体" w:cs="Arial"/>
                <w:sz w:val="20"/>
                <w:szCs w:val="20"/>
                <w:lang w:val="en-US" w:eastAsia="zh-CN"/>
                <w:rPrChange w:id="4786" w:author="薛媛媛（Grace）" w:date="2025-11-18T13:55:33Z">
                  <w:rPr>
                    <w:ins w:id="4787" w:author="薛媛媛（Grace）" w:date="2025-11-18T13:16:25Z"/>
                    <w:rFonts w:hint="eastAsia" w:eastAsia="宋体"/>
                    <w:sz w:val="20"/>
                    <w:szCs w:val="20"/>
                    <w:lang w:val="en-US" w:eastAsia="zh-CN"/>
                  </w:rPr>
                </w:rPrChange>
              </w:rPr>
            </w:pPr>
            <w:ins w:id="4788" w:author="薛媛媛（Grace）" w:date="2025-11-18T09:43:46Z">
              <w:r>
                <w:rPr>
                  <w:rFonts w:hint="default" w:ascii="Arial" w:hAnsi="Arial" w:eastAsia="宋体" w:cs="Arial"/>
                  <w:sz w:val="20"/>
                  <w:szCs w:val="20"/>
                  <w:lang w:val="en-US" w:eastAsia="zh-CN"/>
                  <w:rPrChange w:id="4789" w:author="薛媛媛（Grace）" w:date="2025-11-18T13:55:33Z">
                    <w:rPr>
                      <w:rFonts w:hint="eastAsia" w:eastAsia="宋体"/>
                      <w:sz w:val="20"/>
                      <w:szCs w:val="20"/>
                      <w:lang w:val="en-US" w:eastAsia="zh-CN"/>
                    </w:rPr>
                  </w:rPrChange>
                </w:rPr>
                <w:t>EN</w:t>
              </w:r>
            </w:ins>
            <w:ins w:id="4791" w:author="薛媛媛（Grace）" w:date="2025-11-18T09:43:47Z">
              <w:r>
                <w:rPr>
                  <w:rFonts w:hint="default" w:ascii="Arial" w:hAnsi="Arial" w:eastAsia="宋体" w:cs="Arial"/>
                  <w:sz w:val="20"/>
                  <w:szCs w:val="20"/>
                  <w:lang w:val="en-US" w:eastAsia="zh-CN"/>
                  <w:rPrChange w:id="4792" w:author="薛媛媛（Grace）" w:date="2025-11-18T13:55:33Z">
                    <w:rPr>
                      <w:rFonts w:hint="eastAsia" w:eastAsia="宋体"/>
                      <w:sz w:val="20"/>
                      <w:szCs w:val="20"/>
                      <w:lang w:val="en-US" w:eastAsia="zh-CN"/>
                    </w:rPr>
                  </w:rPrChange>
                </w:rPr>
                <w:t xml:space="preserve"> </w:t>
              </w:r>
            </w:ins>
            <w:ins w:id="4794" w:author="薛媛媛（Grace）" w:date="2025-11-18T09:43:49Z">
              <w:r>
                <w:rPr>
                  <w:rFonts w:hint="default" w:ascii="Arial" w:hAnsi="Arial" w:eastAsia="宋体" w:cs="Arial"/>
                  <w:sz w:val="20"/>
                  <w:szCs w:val="20"/>
                  <w:lang w:val="en-US" w:eastAsia="zh-CN"/>
                  <w:rPrChange w:id="4795" w:author="薛媛媛（Grace）" w:date="2025-11-18T13:55:33Z">
                    <w:rPr>
                      <w:rFonts w:hint="eastAsia" w:eastAsia="宋体"/>
                      <w:sz w:val="20"/>
                      <w:szCs w:val="20"/>
                      <w:lang w:val="en-US" w:eastAsia="zh-CN"/>
                    </w:rPr>
                  </w:rPrChange>
                </w:rPr>
                <w:t>I</w:t>
              </w:r>
            </w:ins>
            <w:ins w:id="4797" w:author="薛媛媛（Grace）" w:date="2025-11-18T09:43:50Z">
              <w:r>
                <w:rPr>
                  <w:rFonts w:hint="default" w:ascii="Arial" w:hAnsi="Arial" w:eastAsia="宋体" w:cs="Arial"/>
                  <w:sz w:val="20"/>
                  <w:szCs w:val="20"/>
                  <w:lang w:val="en-US" w:eastAsia="zh-CN"/>
                  <w:rPrChange w:id="4798" w:author="薛媛媛（Grace）" w:date="2025-11-18T13:55:33Z">
                    <w:rPr>
                      <w:rFonts w:hint="eastAsia" w:eastAsia="宋体"/>
                      <w:sz w:val="20"/>
                      <w:szCs w:val="20"/>
                      <w:lang w:val="en-US" w:eastAsia="zh-CN"/>
                    </w:rPr>
                  </w:rPrChange>
                </w:rPr>
                <w:t>SO</w:t>
              </w:r>
            </w:ins>
            <w:ins w:id="4800" w:author="薛媛媛（Grace）" w:date="2025-11-18T09:43:51Z">
              <w:r>
                <w:rPr>
                  <w:rFonts w:hint="default" w:ascii="Arial" w:hAnsi="Arial" w:eastAsia="宋体" w:cs="Arial"/>
                  <w:sz w:val="20"/>
                  <w:szCs w:val="20"/>
                  <w:lang w:val="en-US" w:eastAsia="zh-CN"/>
                  <w:rPrChange w:id="4801" w:author="薛媛媛（Grace）" w:date="2025-11-18T13:55:33Z">
                    <w:rPr>
                      <w:rFonts w:hint="eastAsia" w:eastAsia="宋体"/>
                      <w:sz w:val="20"/>
                      <w:szCs w:val="20"/>
                      <w:lang w:val="en-US" w:eastAsia="zh-CN"/>
                    </w:rPr>
                  </w:rPrChange>
                </w:rPr>
                <w:t xml:space="preserve"> </w:t>
              </w:r>
            </w:ins>
            <w:ins w:id="4803" w:author="薛媛媛（Grace）" w:date="2025-11-18T09:43:52Z">
              <w:r>
                <w:rPr>
                  <w:rFonts w:hint="default" w:ascii="Arial" w:hAnsi="Arial" w:eastAsia="宋体" w:cs="Arial"/>
                  <w:sz w:val="20"/>
                  <w:szCs w:val="20"/>
                  <w:lang w:val="en-US" w:eastAsia="zh-CN"/>
                  <w:rPrChange w:id="4804" w:author="薛媛媛（Grace）" w:date="2025-11-18T13:55:33Z">
                    <w:rPr>
                      <w:rFonts w:hint="eastAsia" w:eastAsia="宋体"/>
                      <w:sz w:val="20"/>
                      <w:szCs w:val="20"/>
                      <w:lang w:val="en-US" w:eastAsia="zh-CN"/>
                    </w:rPr>
                  </w:rPrChange>
                </w:rPr>
                <w:t>14</w:t>
              </w:r>
            </w:ins>
            <w:ins w:id="4806" w:author="薛媛媛（Grace）" w:date="2025-11-18T09:43:53Z">
              <w:r>
                <w:rPr>
                  <w:rFonts w:hint="default" w:ascii="Arial" w:hAnsi="Arial" w:eastAsia="宋体" w:cs="Arial"/>
                  <w:sz w:val="20"/>
                  <w:szCs w:val="20"/>
                  <w:lang w:val="en-US" w:eastAsia="zh-CN"/>
                  <w:rPrChange w:id="4807" w:author="薛媛媛（Grace）" w:date="2025-11-18T13:55:33Z">
                    <w:rPr>
                      <w:rFonts w:hint="eastAsia" w:eastAsia="宋体"/>
                      <w:sz w:val="20"/>
                      <w:szCs w:val="20"/>
                      <w:lang w:val="en-US" w:eastAsia="zh-CN"/>
                    </w:rPr>
                  </w:rPrChange>
                </w:rPr>
                <w:t>97</w:t>
              </w:r>
            </w:ins>
            <w:ins w:id="4809" w:author="薛媛媛（Grace）" w:date="2025-11-18T09:43:54Z">
              <w:r>
                <w:rPr>
                  <w:rFonts w:hint="default" w:ascii="Arial" w:hAnsi="Arial" w:eastAsia="宋体" w:cs="Arial"/>
                  <w:sz w:val="20"/>
                  <w:szCs w:val="20"/>
                  <w:lang w:val="en-US" w:eastAsia="zh-CN"/>
                  <w:rPrChange w:id="4810" w:author="薛媛媛（Grace）" w:date="2025-11-18T13:55:33Z">
                    <w:rPr>
                      <w:rFonts w:hint="eastAsia" w:eastAsia="宋体"/>
                      <w:sz w:val="20"/>
                      <w:szCs w:val="20"/>
                      <w:lang w:val="en-US" w:eastAsia="zh-CN"/>
                    </w:rPr>
                  </w:rPrChange>
                </w:rPr>
                <w:t>1</w:t>
              </w:r>
            </w:ins>
          </w:p>
          <w:p w14:paraId="287C2594">
            <w:pPr>
              <w:rPr>
                <w:ins w:id="4812" w:author="薛媛媛（Grace）" w:date="2025-11-18T13:16:39Z"/>
                <w:rFonts w:hint="default" w:ascii="Arial" w:hAnsi="Arial" w:cs="Arial" w:eastAsiaTheme="minorHAnsi"/>
                <w:sz w:val="20"/>
                <w:szCs w:val="20"/>
                <w:lang w:val="en-GB" w:eastAsia="zh-CN"/>
                <w:rPrChange w:id="4813" w:author="薛媛媛（Grace）" w:date="2025-11-18T13:55:39Z">
                  <w:rPr>
                    <w:ins w:id="4814" w:author="薛媛媛（Grace）" w:date="2025-11-18T13:16:39Z"/>
                    <w:rFonts w:hint="eastAsia" w:eastAsiaTheme="minorHAnsi"/>
                    <w:sz w:val="22"/>
                    <w:szCs w:val="22"/>
                    <w:lang w:val="en-GB" w:eastAsia="zh-CN"/>
                  </w:rPr>
                </w:rPrChange>
              </w:rPr>
            </w:pPr>
            <w:ins w:id="4815" w:author="薛媛媛（Grace）" w:date="2025-11-18T13:16:39Z">
              <w:r>
                <w:rPr>
                  <w:rFonts w:hint="default" w:ascii="Arial" w:hAnsi="Arial" w:cs="Arial" w:eastAsiaTheme="minorHAnsi"/>
                  <w:sz w:val="20"/>
                  <w:szCs w:val="20"/>
                  <w:lang w:val="en-GB" w:eastAsia="zh-CN"/>
                  <w:rPrChange w:id="4816" w:author="薛媛媛（Grace）" w:date="2025-11-18T13:55:39Z">
                    <w:rPr>
                      <w:rFonts w:hint="eastAsia" w:eastAsiaTheme="minorHAnsi"/>
                      <w:sz w:val="22"/>
                      <w:szCs w:val="22"/>
                      <w:lang w:val="en-GB" w:eastAsia="zh-CN"/>
                    </w:rPr>
                  </w:rPrChange>
                </w:rPr>
                <w:t>EN ISO 11608-1</w:t>
              </w:r>
            </w:ins>
          </w:p>
          <w:p w14:paraId="6CA76533">
            <w:pPr>
              <w:rPr>
                <w:rFonts w:hint="default" w:ascii="Arial" w:hAnsi="Arial" w:eastAsia="宋体" w:cs="Arial"/>
                <w:sz w:val="20"/>
                <w:szCs w:val="20"/>
                <w:lang w:val="en-US" w:eastAsia="zh-CN"/>
                <w:rPrChange w:id="4818" w:author="薛媛媛（Grace）" w:date="2025-11-18T13:55:33Z">
                  <w:rPr>
                    <w:rFonts w:hint="default" w:eastAsia="宋体"/>
                    <w:sz w:val="20"/>
                    <w:szCs w:val="20"/>
                    <w:lang w:val="en-US" w:eastAsia="zh-CN"/>
                  </w:rPr>
                </w:rPrChange>
              </w:rPr>
            </w:pPr>
          </w:p>
        </w:tc>
        <w:tc>
          <w:tcPr>
            <w:tcW w:w="3078" w:type="dxa"/>
            <w:tcMar>
              <w:top w:w="113" w:type="dxa"/>
              <w:bottom w:w="113" w:type="dxa"/>
            </w:tcMar>
          </w:tcPr>
          <w:p w14:paraId="15231AD9">
            <w:pPr>
              <w:rPr>
                <w:ins w:id="4819" w:author="薛媛媛（Grace）" w:date="2025-11-18T09:44:17Z"/>
                <w:rFonts w:hint="default" w:ascii="Arial" w:hAnsi="Arial" w:cs="Arial" w:eastAsiaTheme="minorEastAsia"/>
                <w:color w:val="auto"/>
                <w:sz w:val="20"/>
                <w:szCs w:val="20"/>
                <w:lang w:val="en-US" w:eastAsia="zh-CN"/>
                <w:rPrChange w:id="4820" w:author="薛媛媛（Grace）" w:date="2025-11-18T13:55:39Z">
                  <w:rPr>
                    <w:ins w:id="4821" w:author="薛媛媛（Grace）" w:date="2025-11-18T09:44:17Z"/>
                    <w:rFonts w:hint="eastAsia" w:cs="Arial" w:eastAsiaTheme="minorEastAsia"/>
                    <w:color w:val="auto"/>
                    <w:sz w:val="22"/>
                    <w:szCs w:val="22"/>
                    <w:lang w:val="en-US" w:eastAsia="zh-CN"/>
                  </w:rPr>
                </w:rPrChange>
              </w:rPr>
            </w:pPr>
            <w:ins w:id="4822" w:author="薛媛媛（Grace）" w:date="2025-11-18T09:44:17Z">
              <w:r>
                <w:rPr>
                  <w:rFonts w:hint="default" w:ascii="Arial" w:hAnsi="Arial" w:cs="Arial" w:eastAsiaTheme="minorHAnsi"/>
                  <w:sz w:val="20"/>
                  <w:szCs w:val="20"/>
                  <w:lang w:val="en-GB" w:eastAsia="zh-CN"/>
                  <w:rPrChange w:id="4823" w:author="薛媛媛（Grace）" w:date="2025-11-18T13:55:39Z">
                    <w:rPr>
                      <w:rFonts w:hint="eastAsia" w:ascii="Arial" w:hAnsi="Arial" w:cs="Arial" w:eastAsiaTheme="minorHAnsi"/>
                      <w:sz w:val="22"/>
                      <w:szCs w:val="22"/>
                      <w:lang w:val="en-GB" w:eastAsia="zh-CN"/>
                    </w:rPr>
                  </w:rPrChange>
                </w:rPr>
                <w:t>Risk Management Report</w:t>
              </w:r>
            </w:ins>
            <w:r>
              <w:rPr>
                <w:rFonts w:ascii="Arial" w:hAnsi="Arial" w:cs="Arial"/>
                <w:sz w:val="20"/>
                <w:szCs w:val="20"/>
                <w:rPrChange w:id="4825" w:author="薛媛媛（Grace）" w:date="2025-11-18T13:55:39Z">
                  <w:rPr/>
                </w:rPrChange>
              </w:rPr>
              <w:commentReference w:id="11"/>
            </w:r>
          </w:p>
          <w:p w14:paraId="3231DDD3">
            <w:pPr>
              <w:rPr>
                <w:ins w:id="4826" w:author="薛媛媛（Grace）" w:date="2025-11-18T13:16:50Z"/>
                <w:rFonts w:hint="default" w:ascii="Arial" w:hAnsi="Arial" w:cs="Arial" w:eastAsiaTheme="minorEastAsia"/>
                <w:color w:val="auto"/>
                <w:sz w:val="20"/>
                <w:szCs w:val="20"/>
                <w:lang w:val="en-GB" w:eastAsia="zh-TW"/>
                <w:rPrChange w:id="4827" w:author="薛媛媛（Grace）" w:date="2025-11-18T13:55:39Z">
                  <w:rPr>
                    <w:ins w:id="4828" w:author="薛媛媛（Grace）" w:date="2025-11-18T13:16:50Z"/>
                    <w:rFonts w:hint="default" w:ascii="Arial" w:hAnsi="Arial" w:cs="Arial" w:eastAsiaTheme="minorEastAsia"/>
                    <w:color w:val="auto"/>
                    <w:sz w:val="22"/>
                    <w:szCs w:val="22"/>
                    <w:lang w:val="en-GB" w:eastAsia="zh-TW"/>
                  </w:rPr>
                </w:rPrChange>
              </w:rPr>
            </w:pPr>
            <w:ins w:id="4829" w:author="薛媛媛（Grace）" w:date="2025-11-18T13:16:50Z">
              <w:r>
                <w:rPr>
                  <w:rFonts w:hint="default" w:ascii="Arial" w:hAnsi="Arial" w:cs="Arial" w:eastAsiaTheme="minorEastAsia"/>
                  <w:color w:val="auto"/>
                  <w:sz w:val="20"/>
                  <w:szCs w:val="20"/>
                  <w:lang w:val="en-GB" w:eastAsia="zh-TW"/>
                  <w:rPrChange w:id="4830" w:author="薛媛媛（Grace）" w:date="2025-11-18T13:55:39Z">
                    <w:rPr>
                      <w:rFonts w:hint="default" w:ascii="Arial" w:hAnsi="Arial" w:cs="Arial" w:eastAsiaTheme="minorEastAsia"/>
                      <w:color w:val="auto"/>
                      <w:sz w:val="22"/>
                      <w:szCs w:val="22"/>
                      <w:lang w:val="en-GB" w:eastAsia="zh-TW"/>
                    </w:rPr>
                  </w:rPrChange>
                </w:rPr>
                <w:t>Design verification test report</w:t>
              </w:r>
            </w:ins>
          </w:p>
          <w:p w14:paraId="04B6B4CC">
            <w:pPr>
              <w:rPr>
                <w:rFonts w:ascii="Arial" w:hAnsi="Arial" w:cs="Arial"/>
                <w:sz w:val="20"/>
                <w:szCs w:val="20"/>
                <w:lang w:val="en-GB"/>
                <w:rPrChange w:id="4832" w:author="薛媛媛（Grace）" w:date="2025-11-18T13:55:33Z">
                  <w:rPr>
                    <w:sz w:val="20"/>
                    <w:szCs w:val="20"/>
                    <w:lang w:val="en-GB"/>
                  </w:rPr>
                </w:rPrChange>
              </w:rPr>
            </w:pPr>
          </w:p>
        </w:tc>
        <w:tc>
          <w:tcPr>
            <w:tcW w:w="3078" w:type="dxa"/>
            <w:tcMar>
              <w:top w:w="113" w:type="dxa"/>
              <w:bottom w:w="113" w:type="dxa"/>
            </w:tcMar>
          </w:tcPr>
          <w:p w14:paraId="174C8F8A">
            <w:pPr>
              <w:rPr>
                <w:rFonts w:ascii="Arial" w:hAnsi="Arial" w:cs="Arial"/>
                <w:sz w:val="20"/>
                <w:szCs w:val="20"/>
                <w:lang w:val="en-GB"/>
                <w:rPrChange w:id="4833" w:author="薛媛媛（Grace）" w:date="2025-11-18T13:55:33Z">
                  <w:rPr>
                    <w:sz w:val="20"/>
                    <w:szCs w:val="20"/>
                    <w:lang w:val="en-GB"/>
                  </w:rPr>
                </w:rPrChange>
              </w:rPr>
            </w:pPr>
          </w:p>
        </w:tc>
      </w:tr>
      <w:tr w14:paraId="6097A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7C6C9362">
            <w:pPr>
              <w:rPr>
                <w:rFonts w:ascii="Arial" w:hAnsi="Arial" w:cs="Arial"/>
                <w:sz w:val="20"/>
                <w:szCs w:val="20"/>
                <w:lang w:val="en-GB"/>
                <w:rPrChange w:id="4834" w:author="薛媛媛（Grace）" w:date="2025-11-18T13:55:33Z">
                  <w:rPr>
                    <w:sz w:val="20"/>
                    <w:szCs w:val="20"/>
                    <w:lang w:val="en-GB"/>
                  </w:rPr>
                </w:rPrChange>
              </w:rPr>
            </w:pPr>
            <w:r>
              <w:rPr>
                <w:rFonts w:ascii="Arial" w:hAnsi="Arial" w:cs="Arial"/>
                <w:sz w:val="20"/>
                <w:szCs w:val="20"/>
                <w:lang w:val="en-GB"/>
                <w:rPrChange w:id="4835" w:author="薛媛媛（Grace）" w:date="2025-11-18T13:55:33Z">
                  <w:rPr>
                    <w:sz w:val="20"/>
                    <w:szCs w:val="20"/>
                    <w:lang w:val="en-GB"/>
                  </w:rPr>
                </w:rPrChange>
              </w:rPr>
              <w:t>20.2.</w:t>
            </w:r>
            <w:r>
              <w:rPr>
                <w:rFonts w:ascii="Arial" w:hAnsi="Arial" w:cs="Arial"/>
                <w:sz w:val="20"/>
                <w:szCs w:val="20"/>
                <w:lang w:val="en-GB"/>
                <w:rPrChange w:id="4836" w:author="薛媛媛（Grace）" w:date="2025-11-18T13:55:33Z">
                  <w:rPr>
                    <w:sz w:val="20"/>
                    <w:szCs w:val="20"/>
                    <w:lang w:val="en-GB"/>
                  </w:rPr>
                </w:rPrChange>
              </w:rPr>
              <w:tab/>
            </w:r>
            <w:r>
              <w:rPr>
                <w:rFonts w:ascii="Arial" w:hAnsi="Arial" w:cs="Arial"/>
                <w:sz w:val="20"/>
                <w:szCs w:val="20"/>
                <w:lang w:val="en-GB"/>
                <w:rPrChange w:id="4837" w:author="薛媛媛（Grace）" w:date="2025-11-18T13:55:33Z">
                  <w:rPr>
                    <w:sz w:val="20"/>
                    <w:szCs w:val="20"/>
                    <w:lang w:val="en-GB"/>
                  </w:rPr>
                </w:rPrChange>
              </w:rPr>
              <w:t>Devices shall be designed and manufactured in such a way as to reduce to the lowest possible level the risks arising from vibration generated by the devices, taking account of technical progress and of the means available for limiting vibrations, particularly at source, unless the vibrations are part of the specified performance.</w:t>
            </w:r>
          </w:p>
        </w:tc>
        <w:tc>
          <w:tcPr>
            <w:tcW w:w="1198" w:type="dxa"/>
            <w:shd w:val="clear" w:color="auto" w:fill="auto"/>
            <w:tcMar>
              <w:top w:w="113" w:type="dxa"/>
              <w:bottom w:w="113" w:type="dxa"/>
            </w:tcMar>
            <w:vAlign w:val="top"/>
          </w:tcPr>
          <w:p w14:paraId="46C7C426">
            <w:pPr>
              <w:rPr>
                <w:ins w:id="4838" w:author="薛媛媛（Grace）" w:date="2025-11-18T10:00:22Z"/>
                <w:rFonts w:hint="default" w:ascii="Arial" w:hAnsi="Arial" w:eastAsia="宋体" w:cs="Arial"/>
                <w:sz w:val="20"/>
                <w:szCs w:val="20"/>
                <w:lang w:val="en-US" w:eastAsia="zh-CN"/>
                <w:rPrChange w:id="4839" w:author="薛媛媛（Grace）" w:date="2025-11-18T13:55:33Z">
                  <w:rPr>
                    <w:ins w:id="4840" w:author="薛媛媛（Grace）" w:date="2025-11-18T10:00:22Z"/>
                    <w:rFonts w:hint="eastAsia" w:eastAsia="宋体"/>
                    <w:sz w:val="20"/>
                    <w:szCs w:val="20"/>
                    <w:lang w:val="en-US" w:eastAsia="zh-CN"/>
                  </w:rPr>
                </w:rPrChange>
              </w:rPr>
            </w:pPr>
            <w:ins w:id="4841" w:author="薛媛媛（Grace）" w:date="2025-11-18T10:00:22Z">
              <w:r>
                <w:rPr>
                  <w:rFonts w:hint="default" w:ascii="Arial" w:hAnsi="Arial" w:eastAsia="宋体" w:cs="Arial"/>
                  <w:sz w:val="20"/>
                  <w:szCs w:val="20"/>
                  <w:lang w:val="en-US" w:eastAsia="zh-CN"/>
                  <w:rPrChange w:id="4842" w:author="薛媛媛（Grace）" w:date="2025-11-18T13:55:33Z">
                    <w:rPr>
                      <w:rFonts w:hint="eastAsia" w:eastAsia="宋体"/>
                      <w:sz w:val="20"/>
                      <w:szCs w:val="20"/>
                      <w:lang w:val="en-US" w:eastAsia="zh-CN"/>
                    </w:rPr>
                  </w:rPrChange>
                </w:rPr>
                <w:t>No</w:t>
              </w:r>
            </w:ins>
          </w:p>
          <w:p w14:paraId="064655F9">
            <w:pPr>
              <w:rPr>
                <w:ins w:id="4844" w:author="薛媛媛（Grace）" w:date="2025-11-18T10:00:22Z"/>
                <w:rFonts w:ascii="Arial" w:hAnsi="Arial" w:cs="Arial" w:eastAsiaTheme="minorHAnsi"/>
                <w:sz w:val="20"/>
                <w:szCs w:val="20"/>
                <w:lang w:val="en-GB" w:eastAsia="en-US" w:bidi="ar-SA"/>
                <w:rPrChange w:id="4845" w:author="薛媛媛（Grace）" w:date="2025-11-18T13:55:33Z">
                  <w:rPr>
                    <w:ins w:id="4846" w:author="薛媛媛（Grace）" w:date="2025-11-18T10:00:22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55C1CD93">
            <w:pPr>
              <w:rPr>
                <w:ins w:id="4847" w:author="薛媛媛（Grace）" w:date="2025-11-18T10:00:22Z"/>
                <w:rFonts w:ascii="Arial" w:hAnsi="Arial" w:cs="Arial" w:eastAsiaTheme="minorHAnsi"/>
                <w:sz w:val="20"/>
                <w:szCs w:val="20"/>
                <w:lang w:val="en-GB" w:eastAsia="en-US" w:bidi="ar-SA"/>
                <w:rPrChange w:id="4848" w:author="薛媛媛（Grace）" w:date="2025-11-18T13:55:33Z">
                  <w:rPr>
                    <w:ins w:id="4849" w:author="薛媛媛（Grace）" w:date="2025-11-18T10:00:22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4FFE705F">
            <w:pPr>
              <w:rPr>
                <w:ins w:id="4850" w:author="薛媛媛（Grace）" w:date="2025-11-18T10:00:22Z"/>
                <w:rFonts w:ascii="Arial" w:hAnsi="Arial" w:cs="Arial" w:eastAsiaTheme="minorHAnsi"/>
                <w:sz w:val="20"/>
                <w:szCs w:val="20"/>
                <w:lang w:val="en-GB" w:eastAsia="en-US" w:bidi="ar-SA"/>
                <w:rPrChange w:id="4851" w:author="薛媛媛（Grace）" w:date="2025-11-18T13:55:33Z">
                  <w:rPr>
                    <w:ins w:id="4852" w:author="薛媛媛（Grace）" w:date="2025-11-18T10:00:22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199F22E8">
            <w:pPr>
              <w:rPr>
                <w:ins w:id="4853" w:author="薛媛媛（Grace）" w:date="2025-11-18T10:00:22Z"/>
                <w:rFonts w:ascii="Arial" w:hAnsi="Arial" w:cs="Arial" w:eastAsiaTheme="minorHAnsi"/>
                <w:sz w:val="20"/>
                <w:szCs w:val="20"/>
                <w:lang w:val="en-GB" w:eastAsia="en-US" w:bidi="ar-SA"/>
                <w:rPrChange w:id="4854" w:author="薛媛媛（Grace）" w:date="2025-11-18T13:55:33Z">
                  <w:rPr>
                    <w:ins w:id="4855" w:author="薛媛媛（Grace）" w:date="2025-11-18T10:00:22Z"/>
                    <w:rFonts w:ascii="Arial" w:hAnsi="Arial" w:cs="Arial" w:eastAsiaTheme="minorHAnsi"/>
                    <w:sz w:val="20"/>
                    <w:szCs w:val="20"/>
                    <w:lang w:val="en-GB" w:eastAsia="en-US" w:bidi="ar-SA"/>
                  </w:rPr>
                </w:rPrChange>
              </w:rPr>
            </w:pPr>
            <w:ins w:id="4856" w:author="薛媛媛（Grace）" w:date="2025-11-18T10:00:22Z">
              <w:r>
                <w:rPr>
                  <w:rFonts w:ascii="Arial" w:hAnsi="Arial" w:eastAsia="等线" w:cs="Arial"/>
                  <w:sz w:val="20"/>
                  <w:szCs w:val="20"/>
                  <w:lang w:eastAsia="zh-CN"/>
                  <w:rPrChange w:id="4857" w:author="薛媛媛（Grace）" w:date="2025-11-18T13:55:39Z">
                    <w:rPr>
                      <w:rFonts w:ascii="Calibri" w:hAnsi="Calibri" w:eastAsia="等线" w:cs="Calibri"/>
                      <w:sz w:val="20"/>
                      <w:lang w:eastAsia="zh-CN"/>
                    </w:rPr>
                  </w:rPrChange>
                </w:rPr>
                <w:t xml:space="preserve">The device is </w:t>
              </w:r>
            </w:ins>
            <w:ins w:id="4859" w:author="薛媛媛（Grace）" w:date="2025-11-18T10:00:22Z">
              <w:r>
                <w:rPr>
                  <w:rFonts w:hint="default" w:ascii="Arial" w:hAnsi="Arial" w:eastAsia="等线" w:cs="Arial"/>
                  <w:sz w:val="20"/>
                  <w:szCs w:val="20"/>
                  <w:lang w:val="en-US" w:eastAsia="zh-CN"/>
                  <w:rPrChange w:id="4860" w:author="薛媛媛（Grace）" w:date="2025-11-18T13:55:39Z">
                    <w:rPr>
                      <w:rFonts w:hint="eastAsia" w:ascii="Calibri" w:hAnsi="Calibri" w:eastAsia="等线" w:cs="Calibri"/>
                      <w:sz w:val="20"/>
                      <w:lang w:val="en-US" w:eastAsia="zh-CN"/>
                    </w:rPr>
                  </w:rPrChange>
                </w:rPr>
                <w:t>non-</w:t>
              </w:r>
            </w:ins>
            <w:ins w:id="4862" w:author="薛媛媛（Grace）" w:date="2025-11-18T10:00:54Z">
              <w:r>
                <w:rPr>
                  <w:rFonts w:ascii="Arial" w:hAnsi="Arial" w:cs="Arial"/>
                  <w:sz w:val="20"/>
                  <w:szCs w:val="20"/>
                  <w:lang w:val="en-GB"/>
                  <w:rPrChange w:id="4863" w:author="薛媛媛（Grace）" w:date="2025-11-18T13:55:33Z">
                    <w:rPr>
                      <w:sz w:val="20"/>
                      <w:szCs w:val="20"/>
                      <w:lang w:val="en-GB"/>
                    </w:rPr>
                  </w:rPrChange>
                </w:rPr>
                <w:t>vibration</w:t>
              </w:r>
            </w:ins>
          </w:p>
        </w:tc>
      </w:tr>
      <w:tr w14:paraId="1E5EA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01C84721">
            <w:pPr>
              <w:rPr>
                <w:rFonts w:ascii="Arial" w:hAnsi="Arial" w:cs="Arial"/>
                <w:sz w:val="20"/>
                <w:szCs w:val="20"/>
                <w:lang w:val="en-GB"/>
                <w:rPrChange w:id="4865" w:author="薛媛媛（Grace）" w:date="2025-11-18T13:55:33Z">
                  <w:rPr>
                    <w:sz w:val="20"/>
                    <w:szCs w:val="20"/>
                    <w:lang w:val="en-GB"/>
                  </w:rPr>
                </w:rPrChange>
              </w:rPr>
            </w:pPr>
            <w:r>
              <w:rPr>
                <w:rFonts w:ascii="Arial" w:hAnsi="Arial" w:cs="Arial"/>
                <w:sz w:val="20"/>
                <w:szCs w:val="20"/>
                <w:lang w:val="en-GB"/>
                <w:rPrChange w:id="4866" w:author="薛媛媛（Grace）" w:date="2025-11-18T13:55:33Z">
                  <w:rPr>
                    <w:sz w:val="20"/>
                    <w:szCs w:val="20"/>
                    <w:lang w:val="en-GB"/>
                  </w:rPr>
                </w:rPrChange>
              </w:rPr>
              <w:t>20.3.</w:t>
            </w:r>
            <w:r>
              <w:rPr>
                <w:rFonts w:ascii="Arial" w:hAnsi="Arial" w:cs="Arial"/>
                <w:sz w:val="20"/>
                <w:szCs w:val="20"/>
                <w:lang w:val="en-GB"/>
                <w:rPrChange w:id="4867" w:author="薛媛媛（Grace）" w:date="2025-11-18T13:55:33Z">
                  <w:rPr>
                    <w:sz w:val="20"/>
                    <w:szCs w:val="20"/>
                    <w:lang w:val="en-GB"/>
                  </w:rPr>
                </w:rPrChange>
              </w:rPr>
              <w:tab/>
            </w:r>
            <w:r>
              <w:rPr>
                <w:rFonts w:ascii="Arial" w:hAnsi="Arial" w:cs="Arial"/>
                <w:sz w:val="20"/>
                <w:szCs w:val="20"/>
                <w:lang w:val="en-GB"/>
                <w:rPrChange w:id="4868" w:author="薛媛媛（Grace）" w:date="2025-11-18T13:55:33Z">
                  <w:rPr>
                    <w:sz w:val="20"/>
                    <w:szCs w:val="20"/>
                    <w:lang w:val="en-GB"/>
                  </w:rPr>
                </w:rPrChange>
              </w:rPr>
              <w:t>Devices shall be designed and manufactured in such a way as to reduce to the lowest possible level the risks arising from the noise emitted, taking account of technical progress and of the means available to reduce noise, particularly at source, unless the noise emitted is part of the specified performance.</w:t>
            </w:r>
          </w:p>
        </w:tc>
        <w:tc>
          <w:tcPr>
            <w:tcW w:w="1198" w:type="dxa"/>
            <w:shd w:val="clear"/>
            <w:tcMar>
              <w:top w:w="113" w:type="dxa"/>
              <w:bottom w:w="113" w:type="dxa"/>
            </w:tcMar>
            <w:vAlign w:val="top"/>
          </w:tcPr>
          <w:p w14:paraId="3836B9F9">
            <w:pPr>
              <w:rPr>
                <w:ins w:id="4869" w:author="薛媛媛（Grace）" w:date="2025-11-18T10:01:15Z"/>
                <w:rFonts w:hint="default" w:ascii="Arial" w:hAnsi="Arial" w:eastAsia="宋体" w:cs="Arial"/>
                <w:sz w:val="20"/>
                <w:szCs w:val="20"/>
                <w:lang w:val="en-GB" w:eastAsia="zh-CN" w:bidi="ar-SA"/>
                <w:rPrChange w:id="4870" w:author="薛媛媛（Grace）" w:date="2025-11-18T13:55:33Z">
                  <w:rPr>
                    <w:ins w:id="4871" w:author="薛媛媛（Grace）" w:date="2025-11-18T10:01:15Z"/>
                    <w:rFonts w:hint="default" w:ascii="Arial" w:hAnsi="Arial" w:eastAsia="宋体" w:cs="Arial"/>
                    <w:sz w:val="20"/>
                    <w:szCs w:val="20"/>
                    <w:lang w:val="en-GB" w:eastAsia="zh-CN" w:bidi="ar-SA"/>
                  </w:rPr>
                </w:rPrChange>
              </w:rPr>
            </w:pPr>
            <w:ins w:id="4872" w:author="薛媛媛（Grace）" w:date="2025-11-18T10:01:15Z">
              <w:r>
                <w:rPr>
                  <w:rFonts w:hint="default" w:ascii="Arial" w:hAnsi="Arial" w:eastAsia="宋体" w:cs="Arial"/>
                  <w:sz w:val="20"/>
                  <w:szCs w:val="20"/>
                  <w:lang w:val="en-US" w:eastAsia="zh-CN"/>
                  <w:rPrChange w:id="4873" w:author="薛媛媛（Grace）" w:date="2025-11-18T13:55:33Z">
                    <w:rPr>
                      <w:rFonts w:hint="eastAsia" w:eastAsia="宋体"/>
                      <w:sz w:val="20"/>
                      <w:szCs w:val="20"/>
                      <w:lang w:val="en-US" w:eastAsia="zh-CN"/>
                    </w:rPr>
                  </w:rPrChange>
                </w:rPr>
                <w:t>Yes</w:t>
              </w:r>
            </w:ins>
          </w:p>
        </w:tc>
        <w:tc>
          <w:tcPr>
            <w:tcW w:w="3078" w:type="dxa"/>
            <w:shd w:val="clear"/>
            <w:tcMar>
              <w:top w:w="113" w:type="dxa"/>
              <w:bottom w:w="113" w:type="dxa"/>
            </w:tcMar>
            <w:vAlign w:val="top"/>
          </w:tcPr>
          <w:p w14:paraId="24AF3531">
            <w:pPr>
              <w:rPr>
                <w:ins w:id="4875" w:author="薛媛媛（Grace）" w:date="2025-11-18T10:01:15Z"/>
                <w:rFonts w:hint="default" w:ascii="Arial" w:hAnsi="Arial" w:eastAsia="宋体" w:cs="Arial"/>
                <w:sz w:val="20"/>
                <w:szCs w:val="20"/>
                <w:lang w:val="en-GB" w:eastAsia="zh-CN" w:bidi="ar-SA"/>
                <w:rPrChange w:id="4876" w:author="薛媛媛（Grace）" w:date="2025-11-18T13:55:33Z">
                  <w:rPr>
                    <w:ins w:id="4877" w:author="薛媛媛（Grace）" w:date="2025-11-18T10:01:15Z"/>
                    <w:rFonts w:hint="default" w:ascii="Arial" w:hAnsi="Arial" w:eastAsia="宋体" w:cs="Arial"/>
                    <w:sz w:val="20"/>
                    <w:szCs w:val="20"/>
                    <w:lang w:val="en-GB" w:eastAsia="zh-CN" w:bidi="ar-SA"/>
                  </w:rPr>
                </w:rPrChange>
              </w:rPr>
            </w:pPr>
            <w:ins w:id="4878" w:author="薛媛媛（Grace）" w:date="2025-11-18T10:01:15Z">
              <w:r>
                <w:rPr>
                  <w:rFonts w:hint="default" w:ascii="Arial" w:hAnsi="Arial" w:eastAsia="宋体" w:cs="Arial"/>
                  <w:sz w:val="20"/>
                  <w:szCs w:val="20"/>
                  <w:lang w:val="en-US" w:eastAsia="zh-CN"/>
                  <w:rPrChange w:id="4879" w:author="薛媛媛（Grace）" w:date="2025-11-18T13:55:33Z">
                    <w:rPr>
                      <w:rFonts w:hint="eastAsia" w:eastAsia="宋体"/>
                      <w:sz w:val="20"/>
                      <w:szCs w:val="20"/>
                      <w:lang w:val="en-US" w:eastAsia="zh-CN"/>
                    </w:rPr>
                  </w:rPrChange>
                </w:rPr>
                <w:t>EN ISO 14971</w:t>
              </w:r>
            </w:ins>
          </w:p>
        </w:tc>
        <w:tc>
          <w:tcPr>
            <w:tcW w:w="3078" w:type="dxa"/>
            <w:shd w:val="clear"/>
            <w:tcMar>
              <w:top w:w="113" w:type="dxa"/>
              <w:bottom w:w="113" w:type="dxa"/>
            </w:tcMar>
            <w:vAlign w:val="top"/>
          </w:tcPr>
          <w:p w14:paraId="42B24789">
            <w:pPr>
              <w:rPr>
                <w:ins w:id="4881" w:author="薛媛媛（Grace）" w:date="2025-11-18T10:01:15Z"/>
                <w:rFonts w:hint="default" w:ascii="Arial" w:hAnsi="Arial" w:cs="Arial" w:eastAsiaTheme="minorEastAsia"/>
                <w:color w:val="auto"/>
                <w:sz w:val="20"/>
                <w:szCs w:val="20"/>
                <w:lang w:val="en-US" w:eastAsia="zh-CN"/>
                <w:rPrChange w:id="4882" w:author="薛媛媛（Grace）" w:date="2025-11-18T13:55:39Z">
                  <w:rPr>
                    <w:ins w:id="4883" w:author="薛媛媛（Grace）" w:date="2025-11-18T10:01:15Z"/>
                    <w:rFonts w:hint="eastAsia" w:cs="Arial" w:eastAsiaTheme="minorEastAsia"/>
                    <w:color w:val="auto"/>
                    <w:sz w:val="22"/>
                    <w:szCs w:val="22"/>
                    <w:lang w:val="en-US" w:eastAsia="zh-CN"/>
                  </w:rPr>
                </w:rPrChange>
              </w:rPr>
            </w:pPr>
            <w:ins w:id="4884" w:author="薛媛媛（Grace）" w:date="2025-11-18T10:01:15Z">
              <w:r>
                <w:rPr>
                  <w:rFonts w:hint="default" w:ascii="Arial" w:hAnsi="Arial" w:cs="Arial" w:eastAsiaTheme="minorHAnsi"/>
                  <w:sz w:val="20"/>
                  <w:szCs w:val="20"/>
                  <w:lang w:val="en-GB" w:eastAsia="zh-CN"/>
                  <w:rPrChange w:id="4885" w:author="薛媛媛（Grace）" w:date="2025-11-18T13:55:39Z">
                    <w:rPr>
                      <w:rFonts w:hint="eastAsia" w:ascii="Arial" w:hAnsi="Arial" w:cs="Arial" w:eastAsiaTheme="minorHAnsi"/>
                      <w:sz w:val="22"/>
                      <w:szCs w:val="22"/>
                      <w:lang w:val="en-GB" w:eastAsia="zh-CN"/>
                    </w:rPr>
                  </w:rPrChange>
                </w:rPr>
                <w:t>Risk Management Report</w:t>
              </w:r>
            </w:ins>
            <w:ins w:id="4887" w:author="薛媛媛（Grace）" w:date="2025-11-18T10:01:15Z">
              <w:r>
                <w:rPr>
                  <w:rFonts w:ascii="Arial" w:hAnsi="Arial" w:cs="Arial"/>
                  <w:sz w:val="20"/>
                  <w:szCs w:val="20"/>
                  <w:rPrChange w:id="4888" w:author="薛媛媛（Grace）" w:date="2025-11-18T13:55:39Z">
                    <w:rPr/>
                  </w:rPrChange>
                </w:rPr>
                <w:commentReference w:id="12"/>
              </w:r>
            </w:ins>
          </w:p>
          <w:p w14:paraId="0FF4D59E">
            <w:pPr>
              <w:rPr>
                <w:ins w:id="4890" w:author="薛媛媛（Grace）" w:date="2025-11-18T10:01:15Z"/>
                <w:rFonts w:ascii="Arial" w:hAnsi="Arial" w:cs="Arial" w:eastAsiaTheme="minorHAnsi"/>
                <w:sz w:val="20"/>
                <w:szCs w:val="20"/>
                <w:lang w:val="en-GB" w:eastAsia="en-US" w:bidi="ar-SA"/>
                <w:rPrChange w:id="4891" w:author="薛媛媛（Grace）" w:date="2025-11-18T13:55:33Z">
                  <w:rPr>
                    <w:ins w:id="4892" w:author="薛媛媛（Grace）" w:date="2025-11-18T10:01:15Z"/>
                    <w:rFonts w:ascii="Arial" w:hAnsi="Arial" w:cs="Arial" w:eastAsiaTheme="minorHAnsi"/>
                    <w:sz w:val="20"/>
                    <w:szCs w:val="20"/>
                    <w:lang w:val="en-GB" w:eastAsia="en-US" w:bidi="ar-SA"/>
                  </w:rPr>
                </w:rPrChange>
              </w:rPr>
            </w:pPr>
          </w:p>
        </w:tc>
        <w:tc>
          <w:tcPr>
            <w:tcW w:w="3078" w:type="dxa"/>
            <w:tcMar>
              <w:top w:w="113" w:type="dxa"/>
              <w:bottom w:w="113" w:type="dxa"/>
            </w:tcMar>
          </w:tcPr>
          <w:p w14:paraId="32A2DEC7">
            <w:pPr>
              <w:rPr>
                <w:rFonts w:ascii="Arial" w:hAnsi="Arial" w:cs="Arial"/>
                <w:sz w:val="20"/>
                <w:szCs w:val="20"/>
                <w:lang w:val="en-GB"/>
                <w:rPrChange w:id="4893" w:author="薛媛媛（Grace）" w:date="2025-11-18T13:55:33Z">
                  <w:rPr>
                    <w:sz w:val="20"/>
                    <w:szCs w:val="20"/>
                    <w:lang w:val="en-GB"/>
                  </w:rPr>
                </w:rPrChange>
              </w:rPr>
            </w:pPr>
          </w:p>
        </w:tc>
      </w:tr>
      <w:tr w14:paraId="61B4C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071173C4">
            <w:pPr>
              <w:rPr>
                <w:rFonts w:ascii="Arial" w:hAnsi="Arial" w:cs="Arial"/>
                <w:sz w:val="20"/>
                <w:szCs w:val="20"/>
                <w:lang w:val="en-GB"/>
                <w:rPrChange w:id="4894" w:author="薛媛媛（Grace）" w:date="2025-11-18T13:55:33Z">
                  <w:rPr>
                    <w:sz w:val="20"/>
                    <w:szCs w:val="20"/>
                    <w:lang w:val="en-GB"/>
                  </w:rPr>
                </w:rPrChange>
              </w:rPr>
            </w:pPr>
            <w:r>
              <w:rPr>
                <w:rFonts w:ascii="Arial" w:hAnsi="Arial" w:cs="Arial"/>
                <w:sz w:val="20"/>
                <w:szCs w:val="20"/>
                <w:lang w:val="en-GB"/>
                <w:rPrChange w:id="4895" w:author="薛媛媛（Grace）" w:date="2025-11-18T13:55:33Z">
                  <w:rPr>
                    <w:sz w:val="20"/>
                    <w:szCs w:val="20"/>
                    <w:lang w:val="en-GB"/>
                  </w:rPr>
                </w:rPrChange>
              </w:rPr>
              <w:t>20.4.</w:t>
            </w:r>
            <w:r>
              <w:rPr>
                <w:rFonts w:ascii="Arial" w:hAnsi="Arial" w:cs="Arial"/>
                <w:sz w:val="20"/>
                <w:szCs w:val="20"/>
                <w:lang w:val="en-GB"/>
                <w:rPrChange w:id="4896" w:author="薛媛媛（Grace）" w:date="2025-11-18T13:55:33Z">
                  <w:rPr>
                    <w:sz w:val="20"/>
                    <w:szCs w:val="20"/>
                    <w:lang w:val="en-GB"/>
                  </w:rPr>
                </w:rPrChange>
              </w:rPr>
              <w:tab/>
            </w:r>
            <w:r>
              <w:rPr>
                <w:rFonts w:ascii="Arial" w:hAnsi="Arial" w:cs="Arial"/>
                <w:sz w:val="20"/>
                <w:szCs w:val="20"/>
                <w:lang w:val="en-GB"/>
                <w:rPrChange w:id="4897" w:author="薛媛媛（Grace）" w:date="2025-11-18T13:55:33Z">
                  <w:rPr>
                    <w:sz w:val="20"/>
                    <w:szCs w:val="20"/>
                    <w:lang w:val="en-GB"/>
                  </w:rPr>
                </w:rPrChange>
              </w:rPr>
              <w:t>Terminals and connectors to the electricity, gas or hydraulic and pneumatic energy supplies which the user or other person has to handle, shall be designed and constructed in such a way as to minimise all possible risks.</w:t>
            </w:r>
          </w:p>
        </w:tc>
        <w:tc>
          <w:tcPr>
            <w:tcW w:w="1198" w:type="dxa"/>
            <w:tcMar>
              <w:top w:w="113" w:type="dxa"/>
              <w:bottom w:w="113" w:type="dxa"/>
            </w:tcMar>
          </w:tcPr>
          <w:p w14:paraId="036DDBFF">
            <w:pPr>
              <w:rPr>
                <w:rFonts w:hint="default" w:ascii="Arial" w:hAnsi="Arial" w:eastAsia="宋体" w:cs="Arial"/>
                <w:sz w:val="20"/>
                <w:szCs w:val="20"/>
                <w:lang w:val="en-US" w:eastAsia="zh-CN"/>
                <w:rPrChange w:id="4898" w:author="薛媛媛（Grace）" w:date="2025-11-18T13:55:33Z">
                  <w:rPr>
                    <w:rFonts w:hint="default" w:eastAsia="宋体"/>
                    <w:sz w:val="20"/>
                    <w:szCs w:val="20"/>
                    <w:lang w:val="en-US" w:eastAsia="zh-CN"/>
                  </w:rPr>
                </w:rPrChange>
              </w:rPr>
            </w:pPr>
            <w:ins w:id="4899" w:author="薛媛媛（Grace）" w:date="2025-11-18T10:02:51Z">
              <w:r>
                <w:rPr>
                  <w:rFonts w:hint="default" w:ascii="Arial" w:hAnsi="Arial" w:eastAsia="宋体" w:cs="Arial"/>
                  <w:sz w:val="20"/>
                  <w:szCs w:val="20"/>
                  <w:lang w:val="en-US" w:eastAsia="zh-CN"/>
                  <w:rPrChange w:id="4900" w:author="薛媛媛（Grace）" w:date="2025-11-18T13:55:33Z">
                    <w:rPr>
                      <w:rFonts w:hint="eastAsia" w:eastAsia="宋体"/>
                      <w:sz w:val="20"/>
                      <w:szCs w:val="20"/>
                      <w:lang w:val="en-US" w:eastAsia="zh-CN"/>
                    </w:rPr>
                  </w:rPrChange>
                </w:rPr>
                <w:t>N</w:t>
              </w:r>
            </w:ins>
            <w:ins w:id="4902" w:author="薛媛媛（Grace）" w:date="2025-11-18T10:02:52Z">
              <w:r>
                <w:rPr>
                  <w:rFonts w:hint="default" w:ascii="Arial" w:hAnsi="Arial" w:eastAsia="宋体" w:cs="Arial"/>
                  <w:sz w:val="20"/>
                  <w:szCs w:val="20"/>
                  <w:lang w:val="en-US" w:eastAsia="zh-CN"/>
                  <w:rPrChange w:id="4903" w:author="薛媛媛（Grace）" w:date="2025-11-18T13:55:33Z">
                    <w:rPr>
                      <w:rFonts w:hint="eastAsia" w:eastAsia="宋体"/>
                      <w:sz w:val="20"/>
                      <w:szCs w:val="20"/>
                      <w:lang w:val="en-US" w:eastAsia="zh-CN"/>
                    </w:rPr>
                  </w:rPrChange>
                </w:rPr>
                <w:t>o</w:t>
              </w:r>
            </w:ins>
          </w:p>
        </w:tc>
        <w:tc>
          <w:tcPr>
            <w:tcW w:w="3078" w:type="dxa"/>
            <w:tcMar>
              <w:top w:w="113" w:type="dxa"/>
              <w:bottom w:w="113" w:type="dxa"/>
            </w:tcMar>
          </w:tcPr>
          <w:p w14:paraId="773FD83A">
            <w:pPr>
              <w:rPr>
                <w:rFonts w:ascii="Arial" w:hAnsi="Arial" w:cs="Arial"/>
                <w:sz w:val="20"/>
                <w:szCs w:val="20"/>
                <w:lang w:val="en-GB"/>
                <w:rPrChange w:id="4905" w:author="薛媛媛（Grace）" w:date="2025-11-18T13:55:33Z">
                  <w:rPr>
                    <w:sz w:val="20"/>
                    <w:szCs w:val="20"/>
                    <w:lang w:val="en-GB"/>
                  </w:rPr>
                </w:rPrChange>
              </w:rPr>
            </w:pPr>
          </w:p>
        </w:tc>
        <w:tc>
          <w:tcPr>
            <w:tcW w:w="3078" w:type="dxa"/>
            <w:tcMar>
              <w:top w:w="113" w:type="dxa"/>
              <w:bottom w:w="113" w:type="dxa"/>
            </w:tcMar>
          </w:tcPr>
          <w:p w14:paraId="4A077A1D">
            <w:pPr>
              <w:rPr>
                <w:rFonts w:ascii="Arial" w:hAnsi="Arial" w:cs="Arial"/>
                <w:sz w:val="20"/>
                <w:szCs w:val="20"/>
                <w:lang w:val="en-GB"/>
                <w:rPrChange w:id="4906" w:author="薛媛媛（Grace）" w:date="2025-11-18T13:55:33Z">
                  <w:rPr>
                    <w:sz w:val="20"/>
                    <w:szCs w:val="20"/>
                    <w:lang w:val="en-GB"/>
                  </w:rPr>
                </w:rPrChange>
              </w:rPr>
            </w:pPr>
          </w:p>
        </w:tc>
        <w:tc>
          <w:tcPr>
            <w:tcW w:w="3078" w:type="dxa"/>
            <w:tcMar>
              <w:top w:w="113" w:type="dxa"/>
              <w:bottom w:w="113" w:type="dxa"/>
            </w:tcMar>
          </w:tcPr>
          <w:p w14:paraId="5BC2E575">
            <w:pPr>
              <w:rPr>
                <w:rFonts w:ascii="Arial" w:hAnsi="Arial" w:cs="Arial"/>
                <w:sz w:val="20"/>
                <w:szCs w:val="20"/>
                <w:lang w:val="en-GB"/>
                <w:rPrChange w:id="4907" w:author="薛媛媛（Grace）" w:date="2025-11-18T13:55:33Z">
                  <w:rPr>
                    <w:sz w:val="20"/>
                    <w:szCs w:val="20"/>
                    <w:lang w:val="en-GB"/>
                  </w:rPr>
                </w:rPrChange>
              </w:rPr>
            </w:pPr>
            <w:ins w:id="4908" w:author="薛媛媛（Grace）" w:date="2025-11-18T10:02:37Z">
              <w:r>
                <w:rPr>
                  <w:rFonts w:hint="default" w:ascii="Arial" w:hAnsi="Arial" w:eastAsia="等线" w:cs="Arial"/>
                  <w:sz w:val="20"/>
                  <w:szCs w:val="20"/>
                  <w:lang w:val="en-US" w:eastAsia="zh-CN"/>
                  <w:rPrChange w:id="4909" w:author="薛媛媛（Grace）" w:date="2025-11-18T13:55:39Z">
                    <w:rPr>
                      <w:rFonts w:hint="eastAsia" w:ascii="Calibri" w:hAnsi="Calibri" w:eastAsia="等线" w:cs="Calibri"/>
                      <w:sz w:val="20"/>
                      <w:lang w:val="en-US" w:eastAsia="zh-CN"/>
                    </w:rPr>
                  </w:rPrChange>
                </w:rPr>
                <w:t xml:space="preserve">The </w:t>
              </w:r>
            </w:ins>
            <w:ins w:id="4911" w:author="薛媛媛（Grace）" w:date="2025-11-18T10:02:40Z">
              <w:r>
                <w:rPr>
                  <w:rFonts w:hint="default" w:ascii="Arial" w:hAnsi="Arial" w:eastAsia="等线" w:cs="Arial"/>
                  <w:sz w:val="20"/>
                  <w:szCs w:val="20"/>
                  <w:lang w:val="en-US" w:eastAsia="zh-CN"/>
                  <w:rPrChange w:id="4912" w:author="薛媛媛（Grace）" w:date="2025-11-18T13:55:39Z">
                    <w:rPr>
                      <w:rFonts w:hint="eastAsia" w:ascii="Calibri" w:hAnsi="Calibri" w:eastAsia="等线" w:cs="Calibri"/>
                      <w:sz w:val="20"/>
                      <w:lang w:val="en-US" w:eastAsia="zh-CN"/>
                    </w:rPr>
                  </w:rPrChange>
                </w:rPr>
                <w:t xml:space="preserve">device </w:t>
              </w:r>
            </w:ins>
            <w:ins w:id="4914" w:author="薛媛媛（Grace）" w:date="2025-11-18T10:02:42Z">
              <w:r>
                <w:rPr>
                  <w:rFonts w:hint="default" w:ascii="Arial" w:hAnsi="Arial" w:eastAsia="等线" w:cs="Arial"/>
                  <w:sz w:val="20"/>
                  <w:szCs w:val="20"/>
                  <w:lang w:val="en-US" w:eastAsia="zh-CN"/>
                  <w:rPrChange w:id="4915" w:author="薛媛媛（Grace）" w:date="2025-11-18T13:55:39Z">
                    <w:rPr>
                      <w:rFonts w:hint="eastAsia" w:ascii="Calibri" w:hAnsi="Calibri" w:eastAsia="等线" w:cs="Calibri"/>
                      <w:sz w:val="20"/>
                      <w:lang w:val="en-US" w:eastAsia="zh-CN"/>
                    </w:rPr>
                  </w:rPrChange>
                </w:rPr>
                <w:t>do</w:t>
              </w:r>
            </w:ins>
            <w:ins w:id="4917" w:author="薛媛媛（Grace）" w:date="2025-11-18T10:02:32Z">
              <w:r>
                <w:rPr>
                  <w:rFonts w:ascii="Arial" w:hAnsi="Arial" w:eastAsia="等线" w:cs="Arial"/>
                  <w:sz w:val="20"/>
                  <w:szCs w:val="20"/>
                  <w:lang w:eastAsia="zh-CN"/>
                  <w:rPrChange w:id="4918" w:author="薛媛媛（Grace）" w:date="2025-11-18T13:55:39Z">
                    <w:rPr>
                      <w:rFonts w:ascii="Calibri" w:hAnsi="Calibri" w:eastAsia="等线" w:cs="Calibri"/>
                      <w:sz w:val="20"/>
                      <w:lang w:eastAsia="zh-CN"/>
                    </w:rPr>
                  </w:rPrChange>
                </w:rPr>
                <w:t xml:space="preserve"> not connect to other devices</w:t>
              </w:r>
            </w:ins>
          </w:p>
        </w:tc>
      </w:tr>
      <w:tr w14:paraId="39CA5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6C9DAAFA">
            <w:pPr>
              <w:rPr>
                <w:rFonts w:ascii="Arial" w:hAnsi="Arial" w:cs="Arial"/>
                <w:sz w:val="20"/>
                <w:szCs w:val="20"/>
                <w:lang w:val="en-GB"/>
                <w:rPrChange w:id="4920" w:author="薛媛媛（Grace）" w:date="2025-11-18T13:55:33Z">
                  <w:rPr>
                    <w:sz w:val="20"/>
                    <w:szCs w:val="20"/>
                    <w:lang w:val="en-GB"/>
                  </w:rPr>
                </w:rPrChange>
              </w:rPr>
            </w:pPr>
            <w:r>
              <w:rPr>
                <w:rFonts w:ascii="Arial" w:hAnsi="Arial" w:cs="Arial"/>
                <w:sz w:val="20"/>
                <w:szCs w:val="20"/>
                <w:lang w:val="en-GB"/>
                <w:rPrChange w:id="4921" w:author="薛媛媛（Grace）" w:date="2025-11-18T13:55:33Z">
                  <w:rPr>
                    <w:sz w:val="20"/>
                    <w:szCs w:val="20"/>
                    <w:lang w:val="en-GB"/>
                  </w:rPr>
                </w:rPrChange>
              </w:rPr>
              <w:t>20.5.</w:t>
            </w:r>
            <w:r>
              <w:rPr>
                <w:rFonts w:ascii="Arial" w:hAnsi="Arial" w:cs="Arial"/>
                <w:sz w:val="20"/>
                <w:szCs w:val="20"/>
                <w:lang w:val="en-GB"/>
                <w:rPrChange w:id="4922" w:author="薛媛媛（Grace）" w:date="2025-11-18T13:55:33Z">
                  <w:rPr>
                    <w:sz w:val="20"/>
                    <w:szCs w:val="20"/>
                    <w:lang w:val="en-GB"/>
                  </w:rPr>
                </w:rPrChange>
              </w:rPr>
              <w:tab/>
            </w:r>
            <w:r>
              <w:rPr>
                <w:rFonts w:ascii="Arial" w:hAnsi="Arial" w:cs="Arial"/>
                <w:sz w:val="20"/>
                <w:szCs w:val="20"/>
                <w:lang w:val="en-GB"/>
                <w:rPrChange w:id="4923" w:author="薛媛媛（Grace）" w:date="2025-11-18T13:55:33Z">
                  <w:rPr>
                    <w:sz w:val="20"/>
                    <w:szCs w:val="20"/>
                    <w:lang w:val="en-GB"/>
                  </w:rPr>
                </w:rPrChange>
              </w:rPr>
              <w:t>Errors likely to be made when fitting or refitting certain parts which could be a source of risk shall be made impossible by the design and construction of such parts or, failing this, by information given on the parts themselves and/or their housings.</w:t>
            </w:r>
          </w:p>
          <w:p w14:paraId="059A9F1C">
            <w:pPr>
              <w:rPr>
                <w:rFonts w:ascii="Arial" w:hAnsi="Arial" w:cs="Arial"/>
                <w:sz w:val="20"/>
                <w:szCs w:val="20"/>
                <w:lang w:val="en-GB"/>
                <w:rPrChange w:id="4924" w:author="薛媛媛（Grace）" w:date="2025-11-18T13:55:33Z">
                  <w:rPr>
                    <w:sz w:val="20"/>
                    <w:szCs w:val="20"/>
                    <w:lang w:val="en-GB"/>
                  </w:rPr>
                </w:rPrChange>
              </w:rPr>
            </w:pPr>
            <w:r>
              <w:rPr>
                <w:rFonts w:ascii="Arial" w:hAnsi="Arial" w:cs="Arial"/>
                <w:sz w:val="20"/>
                <w:szCs w:val="20"/>
                <w:lang w:val="en-GB"/>
                <w:rPrChange w:id="4925" w:author="薛媛媛（Grace）" w:date="2025-11-18T13:55:33Z">
                  <w:rPr>
                    <w:sz w:val="20"/>
                    <w:szCs w:val="20"/>
                    <w:lang w:val="en-GB"/>
                  </w:rPr>
                </w:rPrChange>
              </w:rPr>
              <w:t>The same information shall be given on moving parts and/or their housings where the direction of movement needs to be known in order to avoid a risk.</w:t>
            </w:r>
          </w:p>
        </w:tc>
        <w:tc>
          <w:tcPr>
            <w:tcW w:w="1198" w:type="dxa"/>
            <w:shd w:val="clear"/>
            <w:tcMar>
              <w:top w:w="113" w:type="dxa"/>
              <w:bottom w:w="113" w:type="dxa"/>
            </w:tcMar>
            <w:vAlign w:val="top"/>
          </w:tcPr>
          <w:p w14:paraId="57365B1C">
            <w:pPr>
              <w:rPr>
                <w:ins w:id="4926" w:author="薛媛媛（Grace）" w:date="2025-11-18T10:05:23Z"/>
                <w:rFonts w:hint="default" w:ascii="Arial" w:hAnsi="Arial" w:cs="Arial" w:eastAsiaTheme="minorHAnsi"/>
                <w:sz w:val="20"/>
                <w:szCs w:val="20"/>
                <w:lang w:val="en-GB" w:eastAsia="zh-CN" w:bidi="ar-SA"/>
                <w:rPrChange w:id="4927" w:author="薛媛媛（Grace）" w:date="2025-11-18T13:55:39Z">
                  <w:rPr>
                    <w:ins w:id="4928" w:author="薛媛媛（Grace）" w:date="2025-11-18T10:05:23Z"/>
                    <w:rFonts w:hint="eastAsia" w:ascii="Arial" w:hAnsi="Arial" w:cs="Arial" w:eastAsiaTheme="minorHAnsi"/>
                    <w:sz w:val="22"/>
                    <w:szCs w:val="22"/>
                    <w:lang w:val="en-GB" w:eastAsia="zh-CN" w:bidi="ar-SA"/>
                  </w:rPr>
                </w:rPrChange>
              </w:rPr>
            </w:pPr>
            <w:ins w:id="4929" w:author="薛媛媛（Grace）" w:date="2025-11-18T10:05:23Z">
              <w:r>
                <w:rPr>
                  <w:rFonts w:hint="default" w:ascii="Arial" w:hAnsi="Arial" w:cs="Arial" w:eastAsiaTheme="minorHAnsi"/>
                  <w:sz w:val="20"/>
                  <w:szCs w:val="20"/>
                  <w:lang w:val="en-GB" w:eastAsia="zh-CN"/>
                  <w:rPrChange w:id="4930" w:author="薛媛媛（Grace）" w:date="2025-11-18T13:55:39Z">
                    <w:rPr>
                      <w:rFonts w:hint="eastAsia" w:eastAsiaTheme="minorHAnsi"/>
                      <w:sz w:val="22"/>
                      <w:szCs w:val="22"/>
                      <w:lang w:val="en-GB" w:eastAsia="zh-CN"/>
                    </w:rPr>
                  </w:rPrChange>
                </w:rPr>
                <w:t>Yes</w:t>
              </w:r>
            </w:ins>
          </w:p>
        </w:tc>
        <w:tc>
          <w:tcPr>
            <w:tcW w:w="3078" w:type="dxa"/>
            <w:shd w:val="clear"/>
            <w:tcMar>
              <w:top w:w="113" w:type="dxa"/>
              <w:bottom w:w="113" w:type="dxa"/>
            </w:tcMar>
            <w:vAlign w:val="top"/>
          </w:tcPr>
          <w:p w14:paraId="03210EB6">
            <w:pPr>
              <w:rPr>
                <w:ins w:id="4932" w:author="薛媛媛（Grace）" w:date="2025-11-18T10:05:23Z"/>
                <w:rFonts w:hint="default" w:ascii="Arial" w:hAnsi="Arial" w:cs="Arial"/>
                <w:sz w:val="20"/>
                <w:szCs w:val="20"/>
                <w:lang w:val="en-GB" w:eastAsia="zh-CN"/>
                <w:rPrChange w:id="4933" w:author="薛媛媛（Grace）" w:date="2025-11-18T13:55:39Z">
                  <w:rPr>
                    <w:ins w:id="4934" w:author="薛媛媛（Grace）" w:date="2025-11-18T10:05:23Z"/>
                    <w:rFonts w:hint="default"/>
                    <w:sz w:val="22"/>
                    <w:szCs w:val="22"/>
                    <w:lang w:val="en-GB" w:eastAsia="zh-CN"/>
                  </w:rPr>
                </w:rPrChange>
              </w:rPr>
            </w:pPr>
            <w:ins w:id="4935" w:author="薛媛媛（Grace）" w:date="2025-11-18T10:05:23Z">
              <w:r>
                <w:rPr>
                  <w:rFonts w:hint="default" w:ascii="Arial" w:hAnsi="Arial" w:cs="Arial"/>
                  <w:sz w:val="20"/>
                  <w:szCs w:val="20"/>
                  <w:lang w:val="en-GB" w:eastAsia="zh-CN"/>
                  <w:rPrChange w:id="4936" w:author="薛媛媛（Grace）" w:date="2025-11-18T13:55:39Z">
                    <w:rPr>
                      <w:rFonts w:hint="default"/>
                      <w:sz w:val="22"/>
                      <w:szCs w:val="22"/>
                      <w:lang w:val="en-GB" w:eastAsia="zh-CN"/>
                    </w:rPr>
                  </w:rPrChange>
                </w:rPr>
                <w:t>EN ISO 14971</w:t>
              </w:r>
            </w:ins>
          </w:p>
          <w:p w14:paraId="36B2D639">
            <w:pPr>
              <w:rPr>
                <w:ins w:id="4938" w:author="薛媛媛（Grace）" w:date="2025-11-18T10:05:23Z"/>
                <w:rFonts w:hint="default" w:ascii="Arial" w:hAnsi="Arial" w:cs="Arial"/>
                <w:sz w:val="20"/>
                <w:szCs w:val="20"/>
                <w:lang w:val="en-GB" w:eastAsia="zh-CN"/>
                <w:rPrChange w:id="4939" w:author="薛媛媛（Grace）" w:date="2025-11-18T13:55:39Z">
                  <w:rPr>
                    <w:ins w:id="4940" w:author="薛媛媛（Grace）" w:date="2025-11-18T10:05:23Z"/>
                    <w:rFonts w:hint="eastAsia" w:ascii="Arial" w:hAnsi="Arial" w:cs="Arial"/>
                    <w:sz w:val="22"/>
                    <w:szCs w:val="22"/>
                    <w:lang w:val="en-GB" w:eastAsia="zh-CN"/>
                  </w:rPr>
                </w:rPrChange>
              </w:rPr>
            </w:pPr>
            <w:ins w:id="4941" w:author="薛媛媛（Grace）" w:date="2025-11-18T10:05:23Z">
              <w:r>
                <w:rPr>
                  <w:rFonts w:hint="default" w:ascii="Arial" w:hAnsi="Arial" w:cs="Arial"/>
                  <w:sz w:val="20"/>
                  <w:szCs w:val="20"/>
                  <w:lang w:val="en-GB" w:eastAsia="zh-CN"/>
                  <w:rPrChange w:id="4942" w:author="薛媛媛（Grace）" w:date="2025-11-18T13:55:39Z">
                    <w:rPr>
                      <w:rFonts w:hint="eastAsia" w:ascii="Arial" w:hAnsi="Arial" w:cs="Arial"/>
                      <w:sz w:val="22"/>
                      <w:szCs w:val="22"/>
                      <w:lang w:val="en-GB" w:eastAsia="zh-CN"/>
                    </w:rPr>
                  </w:rPrChange>
                </w:rPr>
                <w:t>EN ISO 15223-1</w:t>
              </w:r>
            </w:ins>
          </w:p>
          <w:p w14:paraId="0D3C9C75">
            <w:pPr>
              <w:rPr>
                <w:ins w:id="4944" w:author="薛媛媛（Grace）" w:date="2025-11-18T10:05:23Z"/>
                <w:rFonts w:hint="default" w:ascii="Arial" w:hAnsi="Arial" w:cs="Arial" w:eastAsiaTheme="minorHAnsi"/>
                <w:sz w:val="20"/>
                <w:szCs w:val="20"/>
                <w:lang w:val="en-GB" w:eastAsia="zh-CN" w:bidi="ar-SA"/>
                <w:rPrChange w:id="4945" w:author="薛媛媛（Grace）" w:date="2025-11-18T13:55:39Z">
                  <w:rPr>
                    <w:ins w:id="4946" w:author="薛媛媛（Grace）" w:date="2025-11-18T10:05:23Z"/>
                    <w:rFonts w:hint="default" w:ascii="Arial" w:hAnsi="Arial" w:cs="Arial" w:eastAsiaTheme="minorHAnsi"/>
                    <w:sz w:val="22"/>
                    <w:szCs w:val="22"/>
                    <w:lang w:val="en-GB" w:eastAsia="zh-CN" w:bidi="ar-SA"/>
                  </w:rPr>
                </w:rPrChange>
              </w:rPr>
            </w:pPr>
            <w:ins w:id="4947" w:author="薛媛媛（Grace）" w:date="2025-11-18T10:05:23Z">
              <w:r>
                <w:rPr>
                  <w:rFonts w:hint="default" w:ascii="Arial" w:hAnsi="Arial" w:cs="Arial"/>
                  <w:sz w:val="20"/>
                  <w:szCs w:val="20"/>
                  <w:lang w:val="en-GB" w:eastAsia="zh-CN"/>
                  <w:rPrChange w:id="4948" w:author="薛媛媛（Grace）" w:date="2025-11-18T13:55:39Z">
                    <w:rPr>
                      <w:rFonts w:hint="eastAsia" w:ascii="Arial" w:hAnsi="Arial" w:cs="Arial"/>
                      <w:sz w:val="22"/>
                      <w:szCs w:val="22"/>
                      <w:lang w:val="en-GB" w:eastAsia="zh-CN"/>
                    </w:rPr>
                  </w:rPrChange>
                </w:rPr>
                <w:t>EN ISO 20417</w:t>
              </w:r>
            </w:ins>
          </w:p>
        </w:tc>
        <w:tc>
          <w:tcPr>
            <w:tcW w:w="3078" w:type="dxa"/>
            <w:shd w:val="clear"/>
            <w:tcMar>
              <w:top w:w="113" w:type="dxa"/>
              <w:bottom w:w="113" w:type="dxa"/>
            </w:tcMar>
            <w:vAlign w:val="top"/>
          </w:tcPr>
          <w:p w14:paraId="23805160">
            <w:pPr>
              <w:rPr>
                <w:ins w:id="4950" w:author="薛媛媛（Grace）" w:date="2025-11-18T10:05:23Z"/>
                <w:rFonts w:hint="default" w:ascii="Arial" w:hAnsi="Arial" w:cs="Arial"/>
                <w:sz w:val="20"/>
                <w:szCs w:val="20"/>
                <w:lang w:val="en-GB" w:eastAsia="zh-CN"/>
                <w:rPrChange w:id="4951" w:author="薛媛媛（Grace）" w:date="2025-11-18T13:55:39Z">
                  <w:rPr>
                    <w:ins w:id="4952" w:author="薛媛媛（Grace）" w:date="2025-11-18T10:05:23Z"/>
                    <w:rFonts w:hint="eastAsia" w:ascii="Arial" w:hAnsi="Arial" w:cs="Arial"/>
                    <w:sz w:val="22"/>
                    <w:szCs w:val="22"/>
                    <w:lang w:val="en-GB" w:eastAsia="zh-CN"/>
                  </w:rPr>
                </w:rPrChange>
              </w:rPr>
            </w:pPr>
            <w:ins w:id="4953" w:author="薛媛媛（Grace）" w:date="2025-11-18T10:05:23Z">
              <w:r>
                <w:rPr>
                  <w:rFonts w:hint="default" w:ascii="Arial" w:hAnsi="Arial" w:cs="Arial" w:eastAsiaTheme="minorHAnsi"/>
                  <w:sz w:val="20"/>
                  <w:szCs w:val="20"/>
                  <w:lang w:val="en-GB" w:eastAsia="zh-CN"/>
                  <w:rPrChange w:id="4954" w:author="薛媛媛（Grace）" w:date="2025-11-18T13:55:39Z">
                    <w:rPr>
                      <w:rFonts w:hint="default" w:ascii="Arial" w:hAnsi="Arial" w:cs="Arial" w:eastAsiaTheme="minorHAnsi"/>
                      <w:sz w:val="22"/>
                      <w:szCs w:val="22"/>
                      <w:lang w:val="en-GB" w:eastAsia="zh-CN"/>
                    </w:rPr>
                  </w:rPrChange>
                </w:rPr>
                <w:t>Risk Management Report</w:t>
              </w:r>
            </w:ins>
          </w:p>
          <w:p w14:paraId="4D67846D">
            <w:pPr>
              <w:rPr>
                <w:ins w:id="4956" w:author="薛媛媛（Grace）" w:date="2025-11-18T10:05:23Z"/>
                <w:rFonts w:hint="default" w:ascii="Arial" w:hAnsi="Arial" w:cs="Arial" w:eastAsiaTheme="minorHAnsi"/>
                <w:sz w:val="20"/>
                <w:szCs w:val="20"/>
                <w:lang w:val="en-GB" w:eastAsia="zh-CN"/>
                <w:rPrChange w:id="4957" w:author="薛媛媛（Grace）" w:date="2025-11-18T13:55:39Z">
                  <w:rPr>
                    <w:ins w:id="4958" w:author="薛媛媛（Grace）" w:date="2025-11-18T10:05:23Z"/>
                    <w:rFonts w:hint="default" w:ascii="Arial" w:hAnsi="Arial" w:cs="Arial" w:eastAsiaTheme="minorHAnsi"/>
                    <w:sz w:val="22"/>
                    <w:szCs w:val="22"/>
                    <w:lang w:val="en-GB" w:eastAsia="zh-CN"/>
                  </w:rPr>
                </w:rPrChange>
              </w:rPr>
            </w:pPr>
            <w:ins w:id="4959" w:author="薛媛媛（Grace）" w:date="2025-11-18T10:05:23Z">
              <w:r>
                <w:rPr>
                  <w:rFonts w:hint="default" w:ascii="Arial" w:hAnsi="Arial" w:cs="Arial" w:eastAsiaTheme="minorHAnsi"/>
                  <w:sz w:val="20"/>
                  <w:szCs w:val="20"/>
                  <w:lang w:val="en-GB" w:eastAsia="zh-CN"/>
                  <w:rPrChange w:id="4960" w:author="薛媛媛（Grace）" w:date="2025-11-18T13:55:39Z">
                    <w:rPr>
                      <w:rFonts w:hint="default" w:ascii="Arial" w:hAnsi="Arial" w:cs="Arial" w:eastAsiaTheme="minorHAnsi"/>
                      <w:sz w:val="22"/>
                      <w:szCs w:val="22"/>
                      <w:lang w:val="en-GB" w:eastAsia="zh-CN"/>
                    </w:rPr>
                  </w:rPrChange>
                </w:rPr>
                <w:t>Instruction For Use</w:t>
              </w:r>
            </w:ins>
          </w:p>
          <w:p w14:paraId="4CB4440C">
            <w:pPr>
              <w:rPr>
                <w:ins w:id="4962" w:author="薛媛媛（Grace）" w:date="2025-11-18T10:05:23Z"/>
                <w:rFonts w:hint="default" w:ascii="Arial" w:hAnsi="Arial" w:cs="Arial" w:eastAsiaTheme="minorHAnsi"/>
                <w:sz w:val="20"/>
                <w:szCs w:val="20"/>
                <w:lang w:val="en-GB" w:eastAsia="zh-CN" w:bidi="ar-SA"/>
                <w:rPrChange w:id="4963" w:author="薛媛媛（Grace）" w:date="2025-11-18T13:55:39Z">
                  <w:rPr>
                    <w:ins w:id="4964" w:author="薛媛媛（Grace）" w:date="2025-11-18T10:05:23Z"/>
                    <w:rFonts w:hint="eastAsia" w:ascii="Arial" w:hAnsi="Arial" w:cs="Arial" w:eastAsiaTheme="minorHAnsi"/>
                    <w:sz w:val="22"/>
                    <w:szCs w:val="22"/>
                    <w:lang w:val="en-GB" w:eastAsia="zh-CN" w:bidi="ar-SA"/>
                  </w:rPr>
                </w:rPrChange>
              </w:rPr>
            </w:pPr>
            <w:ins w:id="4965" w:author="薛媛媛（Grace）" w:date="2025-11-18T10:05:23Z">
              <w:r>
                <w:rPr>
                  <w:rFonts w:hint="default" w:ascii="Arial" w:hAnsi="Arial" w:cs="Arial" w:eastAsiaTheme="minorHAnsi"/>
                  <w:sz w:val="20"/>
                  <w:szCs w:val="20"/>
                  <w:lang w:val="en-GB" w:eastAsia="zh-CN"/>
                  <w:rPrChange w:id="4966" w:author="薛媛媛（Grace）" w:date="2025-11-18T13:55:39Z">
                    <w:rPr>
                      <w:rFonts w:hint="eastAsia" w:ascii="Arial" w:hAnsi="Arial" w:cs="Arial" w:eastAsiaTheme="minorHAnsi"/>
                      <w:sz w:val="22"/>
                      <w:szCs w:val="22"/>
                      <w:lang w:val="en-GB" w:eastAsia="zh-CN"/>
                    </w:rPr>
                  </w:rPrChange>
                </w:rPr>
                <w:t xml:space="preserve">Label </w:t>
              </w:r>
            </w:ins>
          </w:p>
        </w:tc>
        <w:tc>
          <w:tcPr>
            <w:tcW w:w="3078" w:type="dxa"/>
            <w:tcMar>
              <w:top w:w="113" w:type="dxa"/>
              <w:bottom w:w="113" w:type="dxa"/>
            </w:tcMar>
          </w:tcPr>
          <w:p w14:paraId="1BEC3855">
            <w:pPr>
              <w:rPr>
                <w:rFonts w:ascii="Arial" w:hAnsi="Arial" w:cs="Arial"/>
                <w:sz w:val="20"/>
                <w:szCs w:val="20"/>
                <w:lang w:val="en-GB"/>
                <w:rPrChange w:id="4968" w:author="薛媛媛（Grace）" w:date="2025-11-18T13:55:33Z">
                  <w:rPr>
                    <w:sz w:val="20"/>
                    <w:szCs w:val="20"/>
                    <w:lang w:val="en-GB"/>
                  </w:rPr>
                </w:rPrChange>
              </w:rPr>
            </w:pPr>
          </w:p>
        </w:tc>
      </w:tr>
      <w:tr w14:paraId="3D3C6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176834E8">
            <w:pPr>
              <w:rPr>
                <w:rFonts w:ascii="Arial" w:hAnsi="Arial" w:cs="Arial"/>
                <w:sz w:val="20"/>
                <w:szCs w:val="20"/>
                <w:lang w:val="en-GB"/>
                <w:rPrChange w:id="4969" w:author="薛媛媛（Grace）" w:date="2025-11-18T13:55:33Z">
                  <w:rPr>
                    <w:sz w:val="20"/>
                    <w:szCs w:val="20"/>
                    <w:lang w:val="en-GB"/>
                  </w:rPr>
                </w:rPrChange>
              </w:rPr>
            </w:pPr>
            <w:r>
              <w:rPr>
                <w:rFonts w:ascii="Arial" w:hAnsi="Arial" w:cs="Arial"/>
                <w:sz w:val="20"/>
                <w:szCs w:val="20"/>
                <w:lang w:val="en-GB"/>
                <w:rPrChange w:id="4970" w:author="薛媛媛（Grace）" w:date="2025-11-18T13:55:33Z">
                  <w:rPr>
                    <w:sz w:val="20"/>
                    <w:szCs w:val="20"/>
                    <w:lang w:val="en-GB"/>
                  </w:rPr>
                </w:rPrChange>
              </w:rPr>
              <w:t>20.6.</w:t>
            </w:r>
            <w:r>
              <w:rPr>
                <w:rFonts w:ascii="Arial" w:hAnsi="Arial" w:cs="Arial"/>
                <w:sz w:val="20"/>
                <w:szCs w:val="20"/>
                <w:lang w:val="en-GB"/>
                <w:rPrChange w:id="4971" w:author="薛媛媛（Grace）" w:date="2025-11-18T13:55:33Z">
                  <w:rPr>
                    <w:sz w:val="20"/>
                    <w:szCs w:val="20"/>
                    <w:lang w:val="en-GB"/>
                  </w:rPr>
                </w:rPrChange>
              </w:rPr>
              <w:tab/>
            </w:r>
            <w:r>
              <w:rPr>
                <w:rFonts w:ascii="Arial" w:hAnsi="Arial" w:cs="Arial"/>
                <w:sz w:val="20"/>
                <w:szCs w:val="20"/>
                <w:lang w:val="en-GB"/>
                <w:rPrChange w:id="4972" w:author="薛媛媛（Grace）" w:date="2025-11-18T13:55:33Z">
                  <w:rPr>
                    <w:sz w:val="20"/>
                    <w:szCs w:val="20"/>
                    <w:lang w:val="en-GB"/>
                  </w:rPr>
                </w:rPrChange>
              </w:rPr>
              <w:t>Accessible parts of devices (excluding the parts or areas intended to supply heat or reach given temperatures) and their surroundings shall not attain potentially dangerous temperatures under normal conditions of use.</w:t>
            </w:r>
          </w:p>
        </w:tc>
        <w:tc>
          <w:tcPr>
            <w:tcW w:w="1198" w:type="dxa"/>
            <w:tcMar>
              <w:top w:w="113" w:type="dxa"/>
              <w:bottom w:w="113" w:type="dxa"/>
            </w:tcMar>
          </w:tcPr>
          <w:p w14:paraId="2C9C6A88">
            <w:pPr>
              <w:rPr>
                <w:rFonts w:hint="default" w:ascii="Arial" w:hAnsi="Arial" w:eastAsia="宋体" w:cs="Arial"/>
                <w:sz w:val="20"/>
                <w:szCs w:val="20"/>
                <w:lang w:val="en-US" w:eastAsia="zh-CN"/>
                <w:rPrChange w:id="4973" w:author="薛媛媛（Grace）" w:date="2025-11-18T13:55:33Z">
                  <w:rPr>
                    <w:rFonts w:hint="default" w:eastAsia="宋体"/>
                    <w:sz w:val="20"/>
                    <w:szCs w:val="20"/>
                    <w:lang w:val="en-US" w:eastAsia="zh-CN"/>
                  </w:rPr>
                </w:rPrChange>
              </w:rPr>
            </w:pPr>
            <w:ins w:id="4974" w:author="薛媛媛（Grace）" w:date="2025-11-18T10:07:34Z">
              <w:r>
                <w:rPr>
                  <w:rFonts w:hint="default" w:ascii="Arial" w:hAnsi="Arial" w:eastAsia="宋体" w:cs="Arial"/>
                  <w:sz w:val="20"/>
                  <w:szCs w:val="20"/>
                  <w:lang w:val="en-US" w:eastAsia="zh-CN"/>
                  <w:rPrChange w:id="4975" w:author="薛媛媛（Grace）" w:date="2025-11-18T13:55:33Z">
                    <w:rPr>
                      <w:rFonts w:hint="eastAsia" w:eastAsia="宋体"/>
                      <w:sz w:val="20"/>
                      <w:szCs w:val="20"/>
                      <w:lang w:val="en-US" w:eastAsia="zh-CN"/>
                    </w:rPr>
                  </w:rPrChange>
                </w:rPr>
                <w:t>No</w:t>
              </w:r>
            </w:ins>
          </w:p>
        </w:tc>
        <w:tc>
          <w:tcPr>
            <w:tcW w:w="3078" w:type="dxa"/>
            <w:tcMar>
              <w:top w:w="113" w:type="dxa"/>
              <w:bottom w:w="113" w:type="dxa"/>
            </w:tcMar>
          </w:tcPr>
          <w:p w14:paraId="17099065">
            <w:pPr>
              <w:rPr>
                <w:rFonts w:ascii="Arial" w:hAnsi="Arial" w:cs="Arial"/>
                <w:sz w:val="20"/>
                <w:szCs w:val="20"/>
                <w:lang w:val="en-GB"/>
                <w:rPrChange w:id="4977" w:author="薛媛媛（Grace）" w:date="2025-11-18T13:55:33Z">
                  <w:rPr>
                    <w:sz w:val="20"/>
                    <w:szCs w:val="20"/>
                    <w:lang w:val="en-GB"/>
                  </w:rPr>
                </w:rPrChange>
              </w:rPr>
            </w:pPr>
          </w:p>
        </w:tc>
        <w:tc>
          <w:tcPr>
            <w:tcW w:w="3078" w:type="dxa"/>
            <w:tcMar>
              <w:top w:w="113" w:type="dxa"/>
              <w:bottom w:w="113" w:type="dxa"/>
            </w:tcMar>
          </w:tcPr>
          <w:p w14:paraId="70A05DA8">
            <w:pPr>
              <w:rPr>
                <w:rFonts w:ascii="Arial" w:hAnsi="Arial" w:cs="Arial"/>
                <w:sz w:val="20"/>
                <w:szCs w:val="20"/>
                <w:lang w:val="en-GB"/>
                <w:rPrChange w:id="4978" w:author="薛媛媛（Grace）" w:date="2025-11-18T13:55:33Z">
                  <w:rPr>
                    <w:sz w:val="20"/>
                    <w:szCs w:val="20"/>
                    <w:lang w:val="en-GB"/>
                  </w:rPr>
                </w:rPrChange>
              </w:rPr>
            </w:pPr>
          </w:p>
        </w:tc>
        <w:tc>
          <w:tcPr>
            <w:tcW w:w="3078" w:type="dxa"/>
            <w:tcMar>
              <w:top w:w="113" w:type="dxa"/>
              <w:bottom w:w="113" w:type="dxa"/>
            </w:tcMar>
          </w:tcPr>
          <w:p w14:paraId="0179935A">
            <w:pPr>
              <w:rPr>
                <w:rFonts w:ascii="Arial" w:hAnsi="Arial" w:cs="Arial"/>
                <w:sz w:val="20"/>
                <w:szCs w:val="20"/>
                <w:lang w:val="en-GB"/>
                <w:rPrChange w:id="4979" w:author="薛媛媛（Grace）" w:date="2025-11-18T13:55:33Z">
                  <w:rPr>
                    <w:sz w:val="20"/>
                    <w:szCs w:val="20"/>
                    <w:lang w:val="en-GB"/>
                  </w:rPr>
                </w:rPrChange>
              </w:rPr>
            </w:pPr>
            <w:ins w:id="4980" w:author="薛媛媛（Grace）" w:date="2025-11-18T10:06:40Z">
              <w:r>
                <w:rPr>
                  <w:rFonts w:ascii="Arial" w:hAnsi="Arial" w:eastAsia="等线" w:cs="Arial"/>
                  <w:sz w:val="20"/>
                  <w:szCs w:val="20"/>
                  <w:lang w:eastAsia="zh-CN"/>
                  <w:rPrChange w:id="4981" w:author="薛媛媛（Grace）" w:date="2025-11-18T13:55:39Z">
                    <w:rPr>
                      <w:rFonts w:ascii="Calibri" w:hAnsi="Calibri" w:eastAsia="等线" w:cs="Calibri"/>
                      <w:sz w:val="20"/>
                      <w:lang w:eastAsia="zh-CN"/>
                    </w:rPr>
                  </w:rPrChange>
                </w:rPr>
                <w:t xml:space="preserve">The device will not </w:t>
              </w:r>
            </w:ins>
            <w:ins w:id="4983" w:author="薛媛媛（Grace）" w:date="2025-11-18T10:07:23Z">
              <w:r>
                <w:rPr>
                  <w:rFonts w:hint="default" w:ascii="Arial" w:hAnsi="Arial" w:eastAsia="等线" w:cs="Arial"/>
                  <w:sz w:val="20"/>
                  <w:szCs w:val="20"/>
                  <w:lang w:val="en-US" w:eastAsia="zh-CN"/>
                  <w:rPrChange w:id="4984" w:author="薛媛媛（Grace）" w:date="2025-11-18T13:55:39Z">
                    <w:rPr>
                      <w:rFonts w:hint="eastAsia" w:ascii="Calibri" w:hAnsi="Calibri" w:eastAsia="等线" w:cs="Calibri"/>
                      <w:sz w:val="20"/>
                      <w:lang w:val="en-US" w:eastAsia="zh-CN"/>
                    </w:rPr>
                  </w:rPrChange>
                </w:rPr>
                <w:t xml:space="preserve">give </w:t>
              </w:r>
            </w:ins>
            <w:ins w:id="4986" w:author="薛媛媛（Grace）" w:date="2025-11-18T10:07:26Z">
              <w:r>
                <w:rPr>
                  <w:rFonts w:hint="default" w:ascii="Arial" w:hAnsi="Arial" w:eastAsia="等线" w:cs="Arial"/>
                  <w:sz w:val="20"/>
                  <w:szCs w:val="20"/>
                  <w:lang w:val="en-US" w:eastAsia="zh-CN"/>
                  <w:rPrChange w:id="4987" w:author="薛媛媛（Grace）" w:date="2025-11-18T13:55:39Z">
                    <w:rPr>
                      <w:rFonts w:hint="eastAsia" w:ascii="Calibri" w:hAnsi="Calibri" w:eastAsia="等线" w:cs="Calibri"/>
                      <w:sz w:val="20"/>
                      <w:lang w:val="en-US" w:eastAsia="zh-CN"/>
                    </w:rPr>
                  </w:rPrChange>
                </w:rPr>
                <w:t xml:space="preserve">or </w:t>
              </w:r>
            </w:ins>
            <w:ins w:id="4989" w:author="薛媛媛（Grace）" w:date="2025-11-18T10:07:27Z">
              <w:r>
                <w:rPr>
                  <w:rFonts w:hint="default" w:ascii="Arial" w:hAnsi="Arial" w:eastAsia="等线" w:cs="Arial"/>
                  <w:sz w:val="20"/>
                  <w:szCs w:val="20"/>
                  <w:lang w:val="en-US" w:eastAsia="zh-CN"/>
                  <w:rPrChange w:id="4990" w:author="薛媛媛（Grace）" w:date="2025-11-18T13:55:39Z">
                    <w:rPr>
                      <w:rFonts w:hint="eastAsia" w:ascii="Calibri" w:hAnsi="Calibri" w:eastAsia="等线" w:cs="Calibri"/>
                      <w:sz w:val="20"/>
                      <w:lang w:val="en-US" w:eastAsia="zh-CN"/>
                    </w:rPr>
                  </w:rPrChange>
                </w:rPr>
                <w:t xml:space="preserve">be </w:t>
              </w:r>
            </w:ins>
            <w:ins w:id="4992" w:author="薛媛媛（Grace）" w:date="2025-11-18T10:07:29Z">
              <w:r>
                <w:rPr>
                  <w:rFonts w:hint="default" w:ascii="Arial" w:hAnsi="Arial" w:eastAsia="等线" w:cs="Arial"/>
                  <w:sz w:val="20"/>
                  <w:szCs w:val="20"/>
                  <w:lang w:val="en-US" w:eastAsia="zh-CN"/>
                  <w:rPrChange w:id="4993" w:author="薛媛媛（Grace）" w:date="2025-11-18T13:55:39Z">
                    <w:rPr>
                      <w:rFonts w:hint="eastAsia" w:ascii="Calibri" w:hAnsi="Calibri" w:eastAsia="等线" w:cs="Calibri"/>
                      <w:sz w:val="20"/>
                      <w:lang w:val="en-US" w:eastAsia="zh-CN"/>
                    </w:rPr>
                  </w:rPrChange>
                </w:rPr>
                <w:t xml:space="preserve">given </w:t>
              </w:r>
            </w:ins>
            <w:ins w:id="4995" w:author="薛媛媛（Grace）" w:date="2025-11-18T10:06:40Z">
              <w:r>
                <w:rPr>
                  <w:rFonts w:ascii="Arial" w:hAnsi="Arial" w:eastAsia="等线" w:cs="Arial"/>
                  <w:sz w:val="20"/>
                  <w:szCs w:val="20"/>
                  <w:lang w:eastAsia="zh-CN"/>
                  <w:rPrChange w:id="4996" w:author="薛媛媛（Grace）" w:date="2025-11-18T13:55:39Z">
                    <w:rPr>
                      <w:rFonts w:ascii="Calibri" w:hAnsi="Calibri" w:eastAsia="等线" w:cs="Calibri"/>
                      <w:sz w:val="20"/>
                      <w:lang w:eastAsia="zh-CN"/>
                    </w:rPr>
                  </w:rPrChange>
                </w:rPr>
                <w:t>heat when used</w:t>
              </w:r>
            </w:ins>
          </w:p>
        </w:tc>
      </w:tr>
      <w:tr w14:paraId="392EE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4318B9CD">
            <w:pPr>
              <w:rPr>
                <w:rFonts w:ascii="Arial" w:hAnsi="Arial" w:cs="Arial"/>
                <w:b/>
                <w:sz w:val="20"/>
                <w:szCs w:val="20"/>
                <w:lang w:val="en-GB"/>
                <w:rPrChange w:id="4998" w:author="薛媛媛（Grace）" w:date="2025-11-18T13:55:33Z">
                  <w:rPr>
                    <w:b/>
                    <w:sz w:val="20"/>
                    <w:szCs w:val="20"/>
                    <w:lang w:val="en-GB"/>
                  </w:rPr>
                </w:rPrChange>
              </w:rPr>
            </w:pPr>
            <w:r>
              <w:rPr>
                <w:rFonts w:ascii="Arial" w:hAnsi="Arial" w:cs="Arial"/>
                <w:b/>
                <w:sz w:val="20"/>
                <w:szCs w:val="20"/>
                <w:lang w:val="en-GB"/>
                <w:rPrChange w:id="4999" w:author="薛媛媛（Grace）" w:date="2025-11-18T13:55:33Z">
                  <w:rPr>
                    <w:b/>
                    <w:sz w:val="20"/>
                    <w:szCs w:val="20"/>
                    <w:lang w:val="en-GB"/>
                  </w:rPr>
                </w:rPrChange>
              </w:rPr>
              <w:t>21.</w:t>
            </w:r>
            <w:r>
              <w:rPr>
                <w:rFonts w:ascii="Arial" w:hAnsi="Arial" w:cs="Arial"/>
                <w:b/>
                <w:sz w:val="20"/>
                <w:szCs w:val="20"/>
                <w:lang w:val="en-GB"/>
                <w:rPrChange w:id="5000" w:author="薛媛媛（Grace）" w:date="2025-11-18T13:55:33Z">
                  <w:rPr>
                    <w:b/>
                    <w:sz w:val="20"/>
                    <w:szCs w:val="20"/>
                    <w:lang w:val="en-GB"/>
                  </w:rPr>
                </w:rPrChange>
              </w:rPr>
              <w:tab/>
            </w:r>
            <w:r>
              <w:rPr>
                <w:rFonts w:ascii="Arial" w:hAnsi="Arial" w:cs="Arial"/>
                <w:b/>
                <w:sz w:val="20"/>
                <w:szCs w:val="20"/>
                <w:lang w:val="en-GB"/>
                <w:rPrChange w:id="5001" w:author="薛媛媛（Grace）" w:date="2025-11-18T13:55:33Z">
                  <w:rPr>
                    <w:b/>
                    <w:sz w:val="20"/>
                    <w:szCs w:val="20"/>
                    <w:lang w:val="en-GB"/>
                  </w:rPr>
                </w:rPrChange>
              </w:rPr>
              <w:t>Protection against the risks posed to the patient or user by devices supplying energy or substances</w:t>
            </w:r>
          </w:p>
        </w:tc>
        <w:tc>
          <w:tcPr>
            <w:tcW w:w="1198" w:type="dxa"/>
            <w:tcMar>
              <w:top w:w="113" w:type="dxa"/>
              <w:bottom w:w="113" w:type="dxa"/>
            </w:tcMar>
          </w:tcPr>
          <w:p w14:paraId="789E921E">
            <w:pPr>
              <w:rPr>
                <w:rFonts w:ascii="Arial" w:hAnsi="Arial" w:cs="Arial"/>
                <w:sz w:val="20"/>
                <w:szCs w:val="20"/>
                <w:lang w:val="en-GB"/>
                <w:rPrChange w:id="5002" w:author="薛媛媛（Grace）" w:date="2025-11-18T13:55:33Z">
                  <w:rPr>
                    <w:sz w:val="20"/>
                    <w:szCs w:val="20"/>
                    <w:lang w:val="en-GB"/>
                  </w:rPr>
                </w:rPrChange>
              </w:rPr>
            </w:pPr>
          </w:p>
        </w:tc>
        <w:tc>
          <w:tcPr>
            <w:tcW w:w="3078" w:type="dxa"/>
            <w:tcMar>
              <w:top w:w="113" w:type="dxa"/>
              <w:bottom w:w="113" w:type="dxa"/>
            </w:tcMar>
          </w:tcPr>
          <w:p w14:paraId="31C40AFB">
            <w:pPr>
              <w:rPr>
                <w:rFonts w:ascii="Arial" w:hAnsi="Arial" w:cs="Arial"/>
                <w:sz w:val="20"/>
                <w:szCs w:val="20"/>
                <w:lang w:val="en-GB"/>
                <w:rPrChange w:id="5003" w:author="薛媛媛（Grace）" w:date="2025-11-18T13:55:33Z">
                  <w:rPr>
                    <w:sz w:val="20"/>
                    <w:szCs w:val="20"/>
                    <w:lang w:val="en-GB"/>
                  </w:rPr>
                </w:rPrChange>
              </w:rPr>
            </w:pPr>
          </w:p>
        </w:tc>
        <w:tc>
          <w:tcPr>
            <w:tcW w:w="3078" w:type="dxa"/>
            <w:tcMar>
              <w:top w:w="113" w:type="dxa"/>
              <w:bottom w:w="113" w:type="dxa"/>
            </w:tcMar>
          </w:tcPr>
          <w:p w14:paraId="77226336">
            <w:pPr>
              <w:rPr>
                <w:rFonts w:ascii="Arial" w:hAnsi="Arial" w:cs="Arial"/>
                <w:sz w:val="20"/>
                <w:szCs w:val="20"/>
                <w:lang w:val="en-GB"/>
                <w:rPrChange w:id="5004" w:author="薛媛媛（Grace）" w:date="2025-11-18T13:55:33Z">
                  <w:rPr>
                    <w:sz w:val="20"/>
                    <w:szCs w:val="20"/>
                    <w:lang w:val="en-GB"/>
                  </w:rPr>
                </w:rPrChange>
              </w:rPr>
            </w:pPr>
          </w:p>
        </w:tc>
        <w:tc>
          <w:tcPr>
            <w:tcW w:w="3078" w:type="dxa"/>
            <w:tcMar>
              <w:top w:w="113" w:type="dxa"/>
              <w:bottom w:w="113" w:type="dxa"/>
            </w:tcMar>
          </w:tcPr>
          <w:p w14:paraId="2241D6FB">
            <w:pPr>
              <w:rPr>
                <w:rFonts w:ascii="Arial" w:hAnsi="Arial" w:cs="Arial"/>
                <w:sz w:val="20"/>
                <w:szCs w:val="20"/>
                <w:lang w:val="en-GB"/>
                <w:rPrChange w:id="5005" w:author="薛媛媛（Grace）" w:date="2025-11-18T13:55:33Z">
                  <w:rPr>
                    <w:sz w:val="20"/>
                    <w:szCs w:val="20"/>
                    <w:lang w:val="en-GB"/>
                  </w:rPr>
                </w:rPrChange>
              </w:rPr>
            </w:pPr>
          </w:p>
        </w:tc>
      </w:tr>
      <w:tr w14:paraId="38EA2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4FA26006">
            <w:pPr>
              <w:rPr>
                <w:rFonts w:ascii="Arial" w:hAnsi="Arial" w:cs="Arial"/>
                <w:sz w:val="20"/>
                <w:szCs w:val="20"/>
                <w:lang w:val="en-GB"/>
                <w:rPrChange w:id="5006" w:author="薛媛媛（Grace）" w:date="2025-11-18T13:55:33Z">
                  <w:rPr>
                    <w:sz w:val="20"/>
                    <w:szCs w:val="20"/>
                    <w:lang w:val="en-GB"/>
                  </w:rPr>
                </w:rPrChange>
              </w:rPr>
            </w:pPr>
            <w:r>
              <w:rPr>
                <w:rFonts w:ascii="Arial" w:hAnsi="Arial" w:cs="Arial"/>
                <w:sz w:val="20"/>
                <w:szCs w:val="20"/>
                <w:lang w:val="en-GB"/>
                <w:rPrChange w:id="5007" w:author="薛媛媛（Grace）" w:date="2025-11-18T13:55:33Z">
                  <w:rPr>
                    <w:sz w:val="20"/>
                    <w:szCs w:val="20"/>
                    <w:lang w:val="en-GB"/>
                  </w:rPr>
                </w:rPrChange>
              </w:rPr>
              <w:t>21.1.</w:t>
            </w:r>
            <w:r>
              <w:rPr>
                <w:rFonts w:ascii="Arial" w:hAnsi="Arial" w:cs="Arial"/>
                <w:sz w:val="20"/>
                <w:szCs w:val="20"/>
                <w:lang w:val="en-GB"/>
                <w:rPrChange w:id="5008" w:author="薛媛媛（Grace）" w:date="2025-11-18T13:55:33Z">
                  <w:rPr>
                    <w:sz w:val="20"/>
                    <w:szCs w:val="20"/>
                    <w:lang w:val="en-GB"/>
                  </w:rPr>
                </w:rPrChange>
              </w:rPr>
              <w:tab/>
            </w:r>
            <w:r>
              <w:rPr>
                <w:rFonts w:ascii="Arial" w:hAnsi="Arial" w:cs="Arial"/>
                <w:sz w:val="20"/>
                <w:szCs w:val="20"/>
                <w:lang w:val="en-GB"/>
                <w:rPrChange w:id="5009" w:author="薛媛媛（Grace）" w:date="2025-11-18T13:55:33Z">
                  <w:rPr>
                    <w:sz w:val="20"/>
                    <w:szCs w:val="20"/>
                    <w:lang w:val="en-GB"/>
                  </w:rPr>
                </w:rPrChange>
              </w:rPr>
              <w:t>Devices for supplying the patient with energy or substances shall be designed and constructed in such a way that the amount to be delivered can be set and maintained accurately enough to ensure the safety of the patient and of the user.</w:t>
            </w:r>
          </w:p>
        </w:tc>
        <w:tc>
          <w:tcPr>
            <w:tcW w:w="1198" w:type="dxa"/>
            <w:shd w:val="clear" w:color="auto" w:fill="auto"/>
            <w:tcMar>
              <w:top w:w="113" w:type="dxa"/>
              <w:bottom w:w="113" w:type="dxa"/>
            </w:tcMar>
            <w:vAlign w:val="top"/>
          </w:tcPr>
          <w:p w14:paraId="5DB4D456">
            <w:pPr>
              <w:rPr>
                <w:ins w:id="5010" w:author="薛媛媛（Grace）" w:date="2025-11-18T10:10:00Z"/>
                <w:rFonts w:hint="default" w:ascii="Arial" w:hAnsi="Arial" w:cs="Arial" w:eastAsiaTheme="minorHAnsi"/>
                <w:sz w:val="20"/>
                <w:szCs w:val="20"/>
                <w:lang w:val="en-GB" w:eastAsia="zh-CN" w:bidi="ar-SA"/>
                <w:rPrChange w:id="5011" w:author="薛媛媛（Grace）" w:date="2025-11-18T13:55:39Z">
                  <w:rPr>
                    <w:ins w:id="5012" w:author="薛媛媛（Grace）" w:date="2025-11-18T10:10:00Z"/>
                    <w:rFonts w:hint="eastAsia" w:ascii="Arial" w:hAnsi="Arial" w:cs="Arial" w:eastAsiaTheme="minorHAnsi"/>
                    <w:sz w:val="22"/>
                    <w:szCs w:val="22"/>
                    <w:lang w:val="en-GB" w:eastAsia="zh-CN" w:bidi="ar-SA"/>
                  </w:rPr>
                </w:rPrChange>
              </w:rPr>
            </w:pPr>
            <w:ins w:id="5013" w:author="薛媛媛（Grace）" w:date="2025-11-18T10:10:00Z">
              <w:r>
                <w:rPr>
                  <w:rFonts w:hint="default" w:ascii="Arial" w:hAnsi="Arial" w:cs="Arial" w:eastAsiaTheme="minorHAnsi"/>
                  <w:sz w:val="20"/>
                  <w:szCs w:val="20"/>
                  <w:lang w:val="en-GB" w:eastAsia="zh-CN"/>
                  <w:rPrChange w:id="5014"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260CAE65">
            <w:pPr>
              <w:rPr>
                <w:ins w:id="5016" w:author="薛媛媛（Grace）" w:date="2025-11-18T10:10:00Z"/>
                <w:rFonts w:hint="default" w:ascii="Arial" w:hAnsi="Arial" w:cs="Arial" w:eastAsiaTheme="minorHAnsi"/>
                <w:sz w:val="20"/>
                <w:szCs w:val="20"/>
                <w:lang w:val="en-GB" w:eastAsia="zh-CN"/>
                <w:rPrChange w:id="5017" w:author="薛媛媛（Grace）" w:date="2025-11-18T13:55:39Z">
                  <w:rPr>
                    <w:ins w:id="5018" w:author="薛媛媛（Grace）" w:date="2025-11-18T10:10:00Z"/>
                    <w:rFonts w:hint="eastAsia" w:eastAsiaTheme="minorHAnsi"/>
                    <w:sz w:val="22"/>
                    <w:szCs w:val="22"/>
                    <w:lang w:val="en-GB" w:eastAsia="zh-CN"/>
                  </w:rPr>
                </w:rPrChange>
              </w:rPr>
            </w:pPr>
            <w:ins w:id="5019" w:author="薛媛媛（Grace）" w:date="2025-11-18T10:10:00Z">
              <w:r>
                <w:rPr>
                  <w:rFonts w:hint="default" w:ascii="Arial" w:hAnsi="Arial" w:cs="Arial" w:eastAsiaTheme="minorHAnsi"/>
                  <w:sz w:val="20"/>
                  <w:szCs w:val="20"/>
                  <w:lang w:val="en-GB" w:eastAsia="zh-CN"/>
                  <w:rPrChange w:id="5020" w:author="薛媛媛（Grace）" w:date="2025-11-18T13:55:39Z">
                    <w:rPr>
                      <w:rFonts w:hint="eastAsia" w:eastAsiaTheme="minorHAnsi"/>
                      <w:sz w:val="22"/>
                      <w:szCs w:val="22"/>
                      <w:lang w:val="en-GB" w:eastAsia="zh-CN"/>
                    </w:rPr>
                  </w:rPrChange>
                </w:rPr>
                <w:t>EN ISO 11608-1</w:t>
              </w:r>
            </w:ins>
          </w:p>
          <w:p w14:paraId="1FB80CC4">
            <w:pPr>
              <w:rPr>
                <w:ins w:id="5022" w:author="薛媛媛（Grace）" w:date="2025-11-18T10:10:00Z"/>
                <w:rFonts w:hint="default" w:ascii="Arial" w:hAnsi="Arial" w:cs="Arial"/>
                <w:sz w:val="20"/>
                <w:szCs w:val="20"/>
                <w:lang w:val="en-GB"/>
                <w:rPrChange w:id="5023" w:author="薛媛媛（Grace）" w:date="2025-11-18T13:55:39Z">
                  <w:rPr>
                    <w:ins w:id="5024" w:author="薛媛媛（Grace）" w:date="2025-11-18T10:10:00Z"/>
                    <w:rFonts w:hint="eastAsia"/>
                    <w:lang w:val="en-GB"/>
                  </w:rPr>
                </w:rPrChange>
              </w:rPr>
            </w:pPr>
            <w:ins w:id="5025" w:author="薛媛媛（Grace）" w:date="2025-11-18T10:10:00Z">
              <w:r>
                <w:rPr>
                  <w:rFonts w:hint="default" w:ascii="Arial" w:hAnsi="Arial" w:cs="Arial"/>
                  <w:sz w:val="20"/>
                  <w:szCs w:val="20"/>
                  <w:lang w:val="en-GB"/>
                  <w:rPrChange w:id="5026" w:author="薛媛媛（Grace）" w:date="2025-11-18T13:55:39Z">
                    <w:rPr>
                      <w:rFonts w:hint="eastAsia"/>
                      <w:lang w:val="en-GB"/>
                    </w:rPr>
                  </w:rPrChange>
                </w:rPr>
                <w:t>EN ISO 11608-5</w:t>
              </w:r>
            </w:ins>
          </w:p>
          <w:p w14:paraId="483228F6">
            <w:pPr>
              <w:rPr>
                <w:ins w:id="5028" w:author="薛媛媛（Grace）" w:date="2025-11-18T10:10:00Z"/>
                <w:rFonts w:hint="default" w:ascii="Arial" w:hAnsi="Arial" w:cs="Arial"/>
                <w:sz w:val="20"/>
                <w:szCs w:val="20"/>
                <w:lang w:val="en-GB"/>
                <w:rPrChange w:id="5029" w:author="薛媛媛（Grace）" w:date="2025-11-18T13:55:39Z">
                  <w:rPr>
                    <w:ins w:id="5030" w:author="薛媛媛（Grace）" w:date="2025-11-18T10:10:00Z"/>
                    <w:rFonts w:hint="eastAsia"/>
                    <w:lang w:val="en-GB"/>
                  </w:rPr>
                </w:rPrChange>
              </w:rPr>
            </w:pPr>
            <w:ins w:id="5031" w:author="薛媛媛（Grace）" w:date="2025-11-18T10:10:00Z">
              <w:r>
                <w:rPr>
                  <w:rFonts w:hint="default" w:ascii="Arial" w:hAnsi="Arial" w:cs="Arial"/>
                  <w:sz w:val="20"/>
                  <w:szCs w:val="20"/>
                  <w:lang w:val="en-GB"/>
                  <w:rPrChange w:id="5032" w:author="薛媛媛（Grace）" w:date="2025-11-18T13:55:39Z">
                    <w:rPr>
                      <w:rFonts w:hint="eastAsia"/>
                      <w:lang w:val="en-GB"/>
                    </w:rPr>
                  </w:rPrChange>
                </w:rPr>
                <w:t>EN ISO 23908</w:t>
              </w:r>
            </w:ins>
          </w:p>
          <w:p w14:paraId="35B02D47">
            <w:pPr>
              <w:rPr>
                <w:ins w:id="5034" w:author="薛媛媛（Grace）" w:date="2025-11-18T10:10:00Z"/>
                <w:rFonts w:hint="default" w:ascii="Arial" w:hAnsi="Arial" w:cs="Arial" w:eastAsiaTheme="minorHAnsi"/>
                <w:sz w:val="20"/>
                <w:szCs w:val="20"/>
                <w:lang w:val="en-GB" w:eastAsia="zh-CN" w:bidi="ar-SA"/>
                <w:rPrChange w:id="5035" w:author="薛媛媛（Grace）" w:date="2025-11-18T13:55:39Z">
                  <w:rPr>
                    <w:ins w:id="5036" w:author="薛媛媛（Grace）" w:date="2025-11-18T10:10:00Z"/>
                    <w:rFonts w:hint="eastAsia" w:ascii="Arial" w:hAnsi="Arial" w:cs="Arial" w:eastAsiaTheme="minorHAnsi"/>
                    <w:sz w:val="22"/>
                    <w:szCs w:val="22"/>
                    <w:lang w:val="en-GB" w:eastAsia="zh-CN" w:bidi="ar-SA"/>
                  </w:rPr>
                </w:rPrChange>
              </w:rPr>
            </w:pPr>
          </w:p>
        </w:tc>
        <w:tc>
          <w:tcPr>
            <w:tcW w:w="3078" w:type="dxa"/>
            <w:shd w:val="clear" w:color="auto" w:fill="auto"/>
            <w:tcMar>
              <w:top w:w="113" w:type="dxa"/>
              <w:bottom w:w="113" w:type="dxa"/>
            </w:tcMar>
            <w:vAlign w:val="top"/>
          </w:tcPr>
          <w:p w14:paraId="72CB77F2">
            <w:pPr>
              <w:rPr>
                <w:ins w:id="5037" w:author="薛媛媛（Grace）" w:date="2025-11-18T10:10:00Z"/>
                <w:rFonts w:hint="default" w:ascii="Arial" w:hAnsi="Arial" w:cs="Arial" w:eastAsiaTheme="minorEastAsia"/>
                <w:color w:val="auto"/>
                <w:sz w:val="20"/>
                <w:szCs w:val="20"/>
                <w:lang w:val="en-GB" w:eastAsia="zh-TW"/>
                <w:rPrChange w:id="5038" w:author="薛媛媛（Grace）" w:date="2025-11-18T13:55:39Z">
                  <w:rPr>
                    <w:ins w:id="5039" w:author="薛媛媛（Grace）" w:date="2025-11-18T10:10:00Z"/>
                    <w:rFonts w:hint="default" w:ascii="Arial" w:hAnsi="Arial" w:cs="Arial" w:eastAsiaTheme="minorEastAsia"/>
                    <w:color w:val="auto"/>
                    <w:sz w:val="22"/>
                    <w:szCs w:val="22"/>
                    <w:lang w:val="en-GB" w:eastAsia="zh-TW"/>
                  </w:rPr>
                </w:rPrChange>
              </w:rPr>
            </w:pPr>
            <w:ins w:id="5040" w:author="薛媛媛（Grace）" w:date="2025-11-18T10:10:00Z">
              <w:r>
                <w:rPr>
                  <w:rFonts w:hint="default" w:ascii="Arial" w:hAnsi="Arial" w:cs="Arial" w:eastAsiaTheme="minorEastAsia"/>
                  <w:color w:val="auto"/>
                  <w:sz w:val="20"/>
                  <w:szCs w:val="20"/>
                  <w:lang w:val="en-GB" w:eastAsia="zh-TW"/>
                  <w:rPrChange w:id="5041" w:author="薛媛媛（Grace）" w:date="2025-11-18T13:55:39Z">
                    <w:rPr>
                      <w:rFonts w:hint="default" w:ascii="Arial" w:hAnsi="Arial" w:cs="Arial" w:eastAsiaTheme="minorEastAsia"/>
                      <w:color w:val="auto"/>
                      <w:sz w:val="22"/>
                      <w:szCs w:val="22"/>
                      <w:lang w:val="en-GB" w:eastAsia="zh-TW"/>
                    </w:rPr>
                  </w:rPrChange>
                </w:rPr>
                <w:t>Design verification test report</w:t>
              </w:r>
            </w:ins>
          </w:p>
          <w:p w14:paraId="16E34063">
            <w:pPr>
              <w:rPr>
                <w:ins w:id="5043" w:author="薛媛媛（Grace）" w:date="2025-11-18T10:10:00Z"/>
                <w:rFonts w:hint="default" w:ascii="Arial" w:hAnsi="Arial" w:cs="Arial" w:eastAsiaTheme="minorEastAsia"/>
                <w:color w:val="auto"/>
                <w:sz w:val="20"/>
                <w:szCs w:val="20"/>
                <w:lang w:val="en-US" w:eastAsia="zh-CN"/>
                <w:rPrChange w:id="5044" w:author="薛媛媛（Grace）" w:date="2025-11-18T13:55:39Z">
                  <w:rPr>
                    <w:ins w:id="5045" w:author="薛媛媛（Grace）" w:date="2025-11-18T10:10:00Z"/>
                    <w:rFonts w:hint="eastAsia" w:cs="Arial" w:eastAsiaTheme="minorEastAsia"/>
                    <w:color w:val="auto"/>
                    <w:sz w:val="22"/>
                    <w:szCs w:val="22"/>
                    <w:lang w:val="en-US" w:eastAsia="zh-CN"/>
                  </w:rPr>
                </w:rPrChange>
              </w:rPr>
            </w:pPr>
          </w:p>
          <w:p w14:paraId="0421200F">
            <w:pPr>
              <w:rPr>
                <w:ins w:id="5046" w:author="薛媛媛（Grace）" w:date="2025-11-18T10:10:00Z"/>
                <w:rFonts w:hint="default" w:ascii="Arial" w:hAnsi="Arial" w:cs="Arial" w:eastAsiaTheme="minorEastAsia"/>
                <w:color w:val="auto"/>
                <w:sz w:val="20"/>
                <w:szCs w:val="20"/>
                <w:lang w:val="en-US" w:eastAsia="zh-CN"/>
                <w:rPrChange w:id="5047" w:author="薛媛媛（Grace）" w:date="2025-11-18T13:55:39Z">
                  <w:rPr>
                    <w:ins w:id="5048" w:author="薛媛媛（Grace）" w:date="2025-11-18T10:10:00Z"/>
                    <w:rFonts w:hint="default" w:cs="Arial" w:eastAsiaTheme="minorEastAsia"/>
                    <w:color w:val="auto"/>
                    <w:sz w:val="22"/>
                    <w:szCs w:val="22"/>
                    <w:lang w:val="en-US" w:eastAsia="zh-CN"/>
                  </w:rPr>
                </w:rPrChange>
              </w:rPr>
            </w:pPr>
          </w:p>
          <w:p w14:paraId="1BF65E80">
            <w:pPr>
              <w:rPr>
                <w:ins w:id="5049" w:author="薛媛媛（Grace）" w:date="2025-11-18T10:10:00Z"/>
                <w:rFonts w:hint="default" w:ascii="Arial" w:hAnsi="Arial" w:eastAsia="宋体" w:cs="Arial"/>
                <w:sz w:val="20"/>
                <w:szCs w:val="20"/>
                <w:lang w:val="en-GB" w:eastAsia="zh-CN" w:bidi="ar-SA"/>
                <w:rPrChange w:id="5050" w:author="薛媛媛（Grace）" w:date="2025-11-18T13:55:33Z">
                  <w:rPr>
                    <w:ins w:id="5051" w:author="薛媛媛（Grace）" w:date="2025-11-18T10:10:00Z"/>
                    <w:rFonts w:hint="default" w:ascii="Arial" w:hAnsi="Arial" w:eastAsia="宋体" w:cs="Arial"/>
                    <w:sz w:val="20"/>
                    <w:szCs w:val="20"/>
                    <w:lang w:val="en-GB" w:eastAsia="zh-CN" w:bidi="ar-SA"/>
                  </w:rPr>
                </w:rPrChange>
              </w:rPr>
            </w:pPr>
          </w:p>
        </w:tc>
        <w:tc>
          <w:tcPr>
            <w:tcW w:w="3078" w:type="dxa"/>
            <w:tcMar>
              <w:top w:w="113" w:type="dxa"/>
              <w:bottom w:w="113" w:type="dxa"/>
            </w:tcMar>
          </w:tcPr>
          <w:p w14:paraId="34880DD2">
            <w:pPr>
              <w:rPr>
                <w:rFonts w:ascii="Arial" w:hAnsi="Arial" w:cs="Arial"/>
                <w:sz w:val="20"/>
                <w:szCs w:val="20"/>
                <w:lang w:val="en-GB"/>
                <w:rPrChange w:id="5052" w:author="薛媛媛（Grace）" w:date="2025-11-18T13:55:33Z">
                  <w:rPr>
                    <w:sz w:val="20"/>
                    <w:szCs w:val="20"/>
                    <w:lang w:val="en-GB"/>
                  </w:rPr>
                </w:rPrChange>
              </w:rPr>
            </w:pPr>
          </w:p>
        </w:tc>
      </w:tr>
      <w:tr w14:paraId="20467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3B8EE59A">
            <w:pPr>
              <w:rPr>
                <w:rFonts w:ascii="Arial" w:hAnsi="Arial" w:cs="Arial"/>
                <w:sz w:val="20"/>
                <w:szCs w:val="20"/>
                <w:lang w:val="en-GB"/>
                <w:rPrChange w:id="5053" w:author="薛媛媛（Grace）" w:date="2025-11-18T13:55:33Z">
                  <w:rPr>
                    <w:sz w:val="20"/>
                    <w:szCs w:val="20"/>
                    <w:lang w:val="en-GB"/>
                  </w:rPr>
                </w:rPrChange>
              </w:rPr>
            </w:pPr>
            <w:r>
              <w:rPr>
                <w:rFonts w:ascii="Arial" w:hAnsi="Arial" w:cs="Arial"/>
                <w:sz w:val="20"/>
                <w:szCs w:val="20"/>
                <w:lang w:val="en-GB"/>
                <w:rPrChange w:id="5054" w:author="薛媛媛（Grace）" w:date="2025-11-18T13:55:33Z">
                  <w:rPr>
                    <w:sz w:val="20"/>
                    <w:szCs w:val="20"/>
                    <w:lang w:val="en-GB"/>
                  </w:rPr>
                </w:rPrChange>
              </w:rPr>
              <w:t>21.2.</w:t>
            </w:r>
            <w:r>
              <w:rPr>
                <w:rFonts w:ascii="Arial" w:hAnsi="Arial" w:cs="Arial"/>
                <w:sz w:val="20"/>
                <w:szCs w:val="20"/>
                <w:lang w:val="en-GB"/>
                <w:rPrChange w:id="5055" w:author="薛媛媛（Grace）" w:date="2025-11-18T13:55:33Z">
                  <w:rPr>
                    <w:sz w:val="20"/>
                    <w:szCs w:val="20"/>
                    <w:lang w:val="en-GB"/>
                  </w:rPr>
                </w:rPrChange>
              </w:rPr>
              <w:tab/>
            </w:r>
            <w:r>
              <w:rPr>
                <w:rFonts w:ascii="Arial" w:hAnsi="Arial" w:cs="Arial"/>
                <w:sz w:val="20"/>
                <w:szCs w:val="20"/>
                <w:lang w:val="en-GB"/>
                <w:rPrChange w:id="5056" w:author="薛媛媛（Grace）" w:date="2025-11-18T13:55:33Z">
                  <w:rPr>
                    <w:sz w:val="20"/>
                    <w:szCs w:val="20"/>
                    <w:lang w:val="en-GB"/>
                  </w:rPr>
                </w:rPrChange>
              </w:rPr>
              <w:t>Devices shall be fitted with the means of preventing and/or indicating any inadequacies in the amount of energy delivered or substances delivered which could pose a danger. Devices shall incorporate suitable means to prevent, as far as possible, the accidental release of dangerous levels of energy or substances from an energy and/or substance source.</w:t>
            </w:r>
          </w:p>
        </w:tc>
        <w:tc>
          <w:tcPr>
            <w:tcW w:w="1198" w:type="dxa"/>
            <w:shd w:val="clear" w:color="auto" w:fill="auto"/>
            <w:tcMar>
              <w:top w:w="113" w:type="dxa"/>
              <w:bottom w:w="113" w:type="dxa"/>
            </w:tcMar>
            <w:vAlign w:val="top"/>
          </w:tcPr>
          <w:p w14:paraId="47CA0C5C">
            <w:pPr>
              <w:rPr>
                <w:ins w:id="5057" w:author="薛媛媛（Grace）" w:date="2025-11-18T10:10:55Z"/>
                <w:rFonts w:hint="default" w:ascii="Arial" w:hAnsi="Arial" w:cs="Arial" w:eastAsiaTheme="minorHAnsi"/>
                <w:sz w:val="20"/>
                <w:szCs w:val="20"/>
                <w:lang w:val="en-GB" w:eastAsia="zh-CN" w:bidi="ar-SA"/>
                <w:rPrChange w:id="5058" w:author="薛媛媛（Grace）" w:date="2025-11-18T13:55:39Z">
                  <w:rPr>
                    <w:ins w:id="5059" w:author="薛媛媛（Grace）" w:date="2025-11-18T10:10:55Z"/>
                    <w:rFonts w:hint="eastAsia" w:ascii="Arial" w:hAnsi="Arial" w:cs="Arial" w:eastAsiaTheme="minorHAnsi"/>
                    <w:sz w:val="22"/>
                    <w:szCs w:val="22"/>
                    <w:lang w:val="en-GB" w:eastAsia="zh-CN" w:bidi="ar-SA"/>
                  </w:rPr>
                </w:rPrChange>
              </w:rPr>
            </w:pPr>
            <w:ins w:id="5060" w:author="薛媛媛（Grace）" w:date="2025-11-18T10:10:55Z">
              <w:r>
                <w:rPr>
                  <w:rFonts w:hint="default" w:ascii="Arial" w:hAnsi="Arial" w:cs="Arial" w:eastAsiaTheme="minorHAnsi"/>
                  <w:sz w:val="20"/>
                  <w:szCs w:val="20"/>
                  <w:lang w:val="en-GB" w:eastAsia="zh-CN"/>
                  <w:rPrChange w:id="5061"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12C1A76C">
            <w:pPr>
              <w:rPr>
                <w:ins w:id="5063" w:author="薛媛媛（Grace）" w:date="2025-11-18T10:10:55Z"/>
                <w:rFonts w:hint="default" w:ascii="Arial" w:hAnsi="Arial" w:cs="Arial" w:eastAsiaTheme="minorHAnsi"/>
                <w:sz w:val="20"/>
                <w:szCs w:val="20"/>
                <w:lang w:val="en-GB" w:eastAsia="zh-CN"/>
                <w:rPrChange w:id="5064" w:author="薛媛媛（Grace）" w:date="2025-11-18T13:55:39Z">
                  <w:rPr>
                    <w:ins w:id="5065" w:author="薛媛媛（Grace）" w:date="2025-11-18T10:10:55Z"/>
                    <w:rFonts w:hint="eastAsia" w:eastAsiaTheme="minorHAnsi"/>
                    <w:sz w:val="22"/>
                    <w:szCs w:val="22"/>
                    <w:lang w:val="en-GB" w:eastAsia="zh-CN"/>
                  </w:rPr>
                </w:rPrChange>
              </w:rPr>
            </w:pPr>
            <w:ins w:id="5066" w:author="薛媛媛（Grace）" w:date="2025-11-18T10:10:55Z">
              <w:r>
                <w:rPr>
                  <w:rFonts w:hint="default" w:ascii="Arial" w:hAnsi="Arial" w:cs="Arial" w:eastAsiaTheme="minorHAnsi"/>
                  <w:sz w:val="20"/>
                  <w:szCs w:val="20"/>
                  <w:lang w:val="en-GB" w:eastAsia="zh-CN"/>
                  <w:rPrChange w:id="5067" w:author="薛媛媛（Grace）" w:date="2025-11-18T13:55:39Z">
                    <w:rPr>
                      <w:rFonts w:hint="eastAsia" w:eastAsiaTheme="minorHAnsi"/>
                      <w:sz w:val="22"/>
                      <w:szCs w:val="22"/>
                      <w:lang w:val="en-GB" w:eastAsia="zh-CN"/>
                    </w:rPr>
                  </w:rPrChange>
                </w:rPr>
                <w:t>EN ISO 11608-1</w:t>
              </w:r>
            </w:ins>
          </w:p>
          <w:p w14:paraId="223522E1">
            <w:pPr>
              <w:rPr>
                <w:ins w:id="5069" w:author="薛媛媛（Grace）" w:date="2025-11-18T10:10:55Z"/>
                <w:rFonts w:hint="default" w:ascii="Arial" w:hAnsi="Arial" w:cs="Arial"/>
                <w:sz w:val="20"/>
                <w:szCs w:val="20"/>
                <w:lang w:val="en-GB"/>
                <w:rPrChange w:id="5070" w:author="薛媛媛（Grace）" w:date="2025-11-18T13:55:39Z">
                  <w:rPr>
                    <w:ins w:id="5071" w:author="薛媛媛（Grace）" w:date="2025-11-18T10:10:55Z"/>
                    <w:rFonts w:hint="eastAsia"/>
                    <w:lang w:val="en-GB"/>
                  </w:rPr>
                </w:rPrChange>
              </w:rPr>
            </w:pPr>
            <w:ins w:id="5072" w:author="薛媛媛（Grace）" w:date="2025-11-18T10:10:55Z">
              <w:r>
                <w:rPr>
                  <w:rFonts w:hint="default" w:ascii="Arial" w:hAnsi="Arial" w:cs="Arial"/>
                  <w:sz w:val="20"/>
                  <w:szCs w:val="20"/>
                  <w:lang w:val="en-GB"/>
                  <w:rPrChange w:id="5073" w:author="薛媛媛（Grace）" w:date="2025-11-18T13:55:39Z">
                    <w:rPr>
                      <w:rFonts w:hint="eastAsia"/>
                      <w:lang w:val="en-GB"/>
                    </w:rPr>
                  </w:rPrChange>
                </w:rPr>
                <w:t>EN ISO 11608-5</w:t>
              </w:r>
            </w:ins>
          </w:p>
          <w:p w14:paraId="3C52DEBC">
            <w:pPr>
              <w:rPr>
                <w:ins w:id="5075" w:author="薛媛媛（Grace）" w:date="2025-11-18T10:10:55Z"/>
                <w:rFonts w:hint="default" w:ascii="Arial" w:hAnsi="Arial" w:cs="Arial"/>
                <w:sz w:val="20"/>
                <w:szCs w:val="20"/>
                <w:lang w:val="en-GB"/>
                <w:rPrChange w:id="5076" w:author="薛媛媛（Grace）" w:date="2025-11-18T13:55:39Z">
                  <w:rPr>
                    <w:ins w:id="5077" w:author="薛媛媛（Grace）" w:date="2025-11-18T10:10:55Z"/>
                    <w:rFonts w:hint="eastAsia"/>
                    <w:lang w:val="en-GB"/>
                  </w:rPr>
                </w:rPrChange>
              </w:rPr>
            </w:pPr>
            <w:ins w:id="5078" w:author="薛媛媛（Grace）" w:date="2025-11-18T10:10:55Z">
              <w:r>
                <w:rPr>
                  <w:rFonts w:hint="default" w:ascii="Arial" w:hAnsi="Arial" w:cs="Arial"/>
                  <w:sz w:val="20"/>
                  <w:szCs w:val="20"/>
                  <w:lang w:val="en-GB"/>
                  <w:rPrChange w:id="5079" w:author="薛媛媛（Grace）" w:date="2025-11-18T13:55:39Z">
                    <w:rPr>
                      <w:rFonts w:hint="eastAsia"/>
                      <w:lang w:val="en-GB"/>
                    </w:rPr>
                  </w:rPrChange>
                </w:rPr>
                <w:t>EN ISO 23908</w:t>
              </w:r>
            </w:ins>
          </w:p>
          <w:p w14:paraId="7E7ADD80">
            <w:pPr>
              <w:rPr>
                <w:ins w:id="5081" w:author="薛媛媛（Grace）" w:date="2025-11-18T10:10:55Z"/>
                <w:rFonts w:hint="default" w:ascii="Arial" w:hAnsi="Arial" w:cs="Arial" w:eastAsiaTheme="minorHAnsi"/>
                <w:sz w:val="20"/>
                <w:szCs w:val="20"/>
                <w:lang w:val="en-GB" w:eastAsia="zh-CN" w:bidi="ar-SA"/>
                <w:rPrChange w:id="5082" w:author="薛媛媛（Grace）" w:date="2025-11-18T13:55:39Z">
                  <w:rPr>
                    <w:ins w:id="5083" w:author="薛媛媛（Grace）" w:date="2025-11-18T10:10:55Z"/>
                    <w:rFonts w:hint="eastAsia" w:ascii="Arial" w:hAnsi="Arial" w:cs="Arial" w:eastAsiaTheme="minorHAnsi"/>
                    <w:sz w:val="22"/>
                    <w:szCs w:val="22"/>
                    <w:lang w:val="en-GB" w:eastAsia="zh-CN" w:bidi="ar-SA"/>
                  </w:rPr>
                </w:rPrChange>
              </w:rPr>
            </w:pPr>
          </w:p>
        </w:tc>
        <w:tc>
          <w:tcPr>
            <w:tcW w:w="3078" w:type="dxa"/>
            <w:shd w:val="clear" w:color="auto" w:fill="auto"/>
            <w:tcMar>
              <w:top w:w="113" w:type="dxa"/>
              <w:bottom w:w="113" w:type="dxa"/>
            </w:tcMar>
            <w:vAlign w:val="top"/>
          </w:tcPr>
          <w:p w14:paraId="25172708">
            <w:pPr>
              <w:rPr>
                <w:ins w:id="5084" w:author="薛媛媛（Grace）" w:date="2025-11-18T10:10:55Z"/>
                <w:rFonts w:hint="default" w:ascii="Arial" w:hAnsi="Arial" w:cs="Arial" w:eastAsiaTheme="minorEastAsia"/>
                <w:color w:val="auto"/>
                <w:sz w:val="20"/>
                <w:szCs w:val="20"/>
                <w:lang w:val="en-GB" w:eastAsia="zh-TW"/>
                <w:rPrChange w:id="5085" w:author="薛媛媛（Grace）" w:date="2025-11-18T13:55:39Z">
                  <w:rPr>
                    <w:ins w:id="5086" w:author="薛媛媛（Grace）" w:date="2025-11-18T10:10:55Z"/>
                    <w:rFonts w:hint="default" w:ascii="Arial" w:hAnsi="Arial" w:cs="Arial" w:eastAsiaTheme="minorEastAsia"/>
                    <w:color w:val="auto"/>
                    <w:sz w:val="22"/>
                    <w:szCs w:val="22"/>
                    <w:lang w:val="en-GB" w:eastAsia="zh-TW"/>
                  </w:rPr>
                </w:rPrChange>
              </w:rPr>
            </w:pPr>
            <w:ins w:id="5087" w:author="薛媛媛（Grace）" w:date="2025-11-18T10:10:55Z">
              <w:r>
                <w:rPr>
                  <w:rFonts w:hint="default" w:ascii="Arial" w:hAnsi="Arial" w:cs="Arial" w:eastAsiaTheme="minorEastAsia"/>
                  <w:color w:val="auto"/>
                  <w:sz w:val="20"/>
                  <w:szCs w:val="20"/>
                  <w:lang w:val="en-GB" w:eastAsia="zh-TW"/>
                  <w:rPrChange w:id="5088" w:author="薛媛媛（Grace）" w:date="2025-11-18T13:55:39Z">
                    <w:rPr>
                      <w:rFonts w:hint="default" w:ascii="Arial" w:hAnsi="Arial" w:cs="Arial" w:eastAsiaTheme="minorEastAsia"/>
                      <w:color w:val="auto"/>
                      <w:sz w:val="22"/>
                      <w:szCs w:val="22"/>
                      <w:lang w:val="en-GB" w:eastAsia="zh-TW"/>
                    </w:rPr>
                  </w:rPrChange>
                </w:rPr>
                <w:t>Design verification test report</w:t>
              </w:r>
            </w:ins>
          </w:p>
          <w:p w14:paraId="60D88039">
            <w:pPr>
              <w:rPr>
                <w:ins w:id="5090" w:author="薛媛媛（Grace）" w:date="2025-11-18T10:10:55Z"/>
                <w:rFonts w:hint="default" w:ascii="Arial" w:hAnsi="Arial" w:cs="Arial" w:eastAsiaTheme="minorEastAsia"/>
                <w:color w:val="auto"/>
                <w:sz w:val="20"/>
                <w:szCs w:val="20"/>
                <w:lang w:val="en-US" w:eastAsia="zh-CN"/>
                <w:rPrChange w:id="5091" w:author="薛媛媛（Grace）" w:date="2025-11-18T13:55:39Z">
                  <w:rPr>
                    <w:ins w:id="5092" w:author="薛媛媛（Grace）" w:date="2025-11-18T10:10:55Z"/>
                    <w:rFonts w:hint="eastAsia" w:cs="Arial" w:eastAsiaTheme="minorEastAsia"/>
                    <w:color w:val="auto"/>
                    <w:sz w:val="22"/>
                    <w:szCs w:val="22"/>
                    <w:lang w:val="en-US" w:eastAsia="zh-CN"/>
                  </w:rPr>
                </w:rPrChange>
              </w:rPr>
            </w:pPr>
          </w:p>
          <w:p w14:paraId="2DC36E6E">
            <w:pPr>
              <w:rPr>
                <w:ins w:id="5093" w:author="薛媛媛（Grace）" w:date="2025-11-18T10:10:55Z"/>
                <w:rFonts w:hint="default" w:ascii="Arial" w:hAnsi="Arial" w:cs="Arial" w:eastAsiaTheme="minorEastAsia"/>
                <w:color w:val="auto"/>
                <w:sz w:val="20"/>
                <w:szCs w:val="20"/>
                <w:lang w:val="en-US" w:eastAsia="zh-CN"/>
                <w:rPrChange w:id="5094" w:author="薛媛媛（Grace）" w:date="2025-11-18T13:55:39Z">
                  <w:rPr>
                    <w:ins w:id="5095" w:author="薛媛媛（Grace）" w:date="2025-11-18T10:10:55Z"/>
                    <w:rFonts w:hint="default" w:cs="Arial" w:eastAsiaTheme="minorEastAsia"/>
                    <w:color w:val="auto"/>
                    <w:sz w:val="22"/>
                    <w:szCs w:val="22"/>
                    <w:lang w:val="en-US" w:eastAsia="zh-CN"/>
                  </w:rPr>
                </w:rPrChange>
              </w:rPr>
            </w:pPr>
          </w:p>
          <w:p w14:paraId="1E917093">
            <w:pPr>
              <w:rPr>
                <w:ins w:id="5096" w:author="薛媛媛（Grace）" w:date="2025-11-18T10:10:55Z"/>
                <w:rFonts w:hint="default" w:ascii="Arial" w:hAnsi="Arial" w:eastAsia="宋体" w:cs="Arial"/>
                <w:sz w:val="20"/>
                <w:szCs w:val="20"/>
                <w:lang w:val="en-GB" w:eastAsia="zh-CN" w:bidi="ar-SA"/>
                <w:rPrChange w:id="5097" w:author="薛媛媛（Grace）" w:date="2025-11-18T13:55:33Z">
                  <w:rPr>
                    <w:ins w:id="5098" w:author="薛媛媛（Grace）" w:date="2025-11-18T10:10:55Z"/>
                    <w:rFonts w:hint="default" w:ascii="Arial" w:hAnsi="Arial" w:eastAsia="宋体" w:cs="Arial"/>
                    <w:sz w:val="20"/>
                    <w:szCs w:val="20"/>
                    <w:lang w:val="en-GB" w:eastAsia="zh-CN" w:bidi="ar-SA"/>
                  </w:rPr>
                </w:rPrChange>
              </w:rPr>
            </w:pPr>
          </w:p>
        </w:tc>
        <w:tc>
          <w:tcPr>
            <w:tcW w:w="3078" w:type="dxa"/>
            <w:tcMar>
              <w:top w:w="113" w:type="dxa"/>
              <w:bottom w:w="113" w:type="dxa"/>
            </w:tcMar>
          </w:tcPr>
          <w:p w14:paraId="623F8671">
            <w:pPr>
              <w:rPr>
                <w:rFonts w:ascii="Arial" w:hAnsi="Arial" w:cs="Arial"/>
                <w:sz w:val="20"/>
                <w:szCs w:val="20"/>
                <w:lang w:val="en-GB"/>
                <w:rPrChange w:id="5099" w:author="薛媛媛（Grace）" w:date="2025-11-18T13:55:33Z">
                  <w:rPr>
                    <w:sz w:val="20"/>
                    <w:szCs w:val="20"/>
                    <w:lang w:val="en-GB"/>
                  </w:rPr>
                </w:rPrChange>
              </w:rPr>
            </w:pPr>
          </w:p>
        </w:tc>
      </w:tr>
      <w:tr w14:paraId="7498B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158B3A78">
            <w:pPr>
              <w:rPr>
                <w:rFonts w:ascii="Arial" w:hAnsi="Arial" w:cs="Arial"/>
                <w:sz w:val="20"/>
                <w:szCs w:val="20"/>
                <w:lang w:val="en-GB"/>
                <w:rPrChange w:id="5100" w:author="薛媛媛（Grace）" w:date="2025-11-18T13:55:33Z">
                  <w:rPr>
                    <w:sz w:val="20"/>
                    <w:szCs w:val="20"/>
                    <w:lang w:val="en-GB"/>
                  </w:rPr>
                </w:rPrChange>
              </w:rPr>
            </w:pPr>
            <w:r>
              <w:rPr>
                <w:rFonts w:ascii="Arial" w:hAnsi="Arial" w:cs="Arial"/>
                <w:sz w:val="20"/>
                <w:szCs w:val="20"/>
                <w:lang w:val="en-GB"/>
                <w:rPrChange w:id="5101" w:author="薛媛媛（Grace）" w:date="2025-11-18T13:55:33Z">
                  <w:rPr>
                    <w:sz w:val="20"/>
                    <w:szCs w:val="20"/>
                    <w:lang w:val="en-GB"/>
                  </w:rPr>
                </w:rPrChange>
              </w:rPr>
              <w:t>21.3.</w:t>
            </w:r>
            <w:r>
              <w:rPr>
                <w:rFonts w:ascii="Arial" w:hAnsi="Arial" w:cs="Arial"/>
                <w:sz w:val="20"/>
                <w:szCs w:val="20"/>
                <w:lang w:val="en-GB"/>
                <w:rPrChange w:id="5102" w:author="薛媛媛（Grace）" w:date="2025-11-18T13:55:33Z">
                  <w:rPr>
                    <w:sz w:val="20"/>
                    <w:szCs w:val="20"/>
                    <w:lang w:val="en-GB"/>
                  </w:rPr>
                </w:rPrChange>
              </w:rPr>
              <w:tab/>
            </w:r>
            <w:r>
              <w:rPr>
                <w:rFonts w:ascii="Arial" w:hAnsi="Arial" w:cs="Arial"/>
                <w:sz w:val="20"/>
                <w:szCs w:val="20"/>
                <w:lang w:val="en-GB"/>
                <w:rPrChange w:id="5103" w:author="薛媛媛（Grace）" w:date="2025-11-18T13:55:33Z">
                  <w:rPr>
                    <w:sz w:val="20"/>
                    <w:szCs w:val="20"/>
                    <w:lang w:val="en-GB"/>
                  </w:rPr>
                </w:rPrChange>
              </w:rPr>
              <w:t>The function of the controls and indicators shall be clearly specified on the devices. Where a device bears instructions required for its operation or indicates operating or adjustment parameters by means of a visual system, such information shall be understandable to the user and, as appropriate, the patient.</w:t>
            </w:r>
          </w:p>
        </w:tc>
        <w:tc>
          <w:tcPr>
            <w:tcW w:w="1198" w:type="dxa"/>
            <w:shd w:val="clear" w:color="auto" w:fill="auto"/>
            <w:tcMar>
              <w:top w:w="113" w:type="dxa"/>
              <w:bottom w:w="113" w:type="dxa"/>
            </w:tcMar>
            <w:vAlign w:val="top"/>
          </w:tcPr>
          <w:p w14:paraId="033D0004">
            <w:pPr>
              <w:rPr>
                <w:ins w:id="5104" w:author="薛媛媛（Grace）" w:date="2025-11-18T10:11:05Z"/>
                <w:rFonts w:hint="default" w:ascii="Arial" w:hAnsi="Arial" w:cs="Arial" w:eastAsiaTheme="minorHAnsi"/>
                <w:sz w:val="20"/>
                <w:szCs w:val="20"/>
                <w:lang w:val="en-GB" w:eastAsia="zh-CN" w:bidi="ar-SA"/>
                <w:rPrChange w:id="5105" w:author="薛媛媛（Grace）" w:date="2025-11-18T13:55:39Z">
                  <w:rPr>
                    <w:ins w:id="5106" w:author="薛媛媛（Grace）" w:date="2025-11-18T10:11:05Z"/>
                    <w:rFonts w:hint="eastAsia" w:ascii="Arial" w:hAnsi="Arial" w:cs="Arial" w:eastAsiaTheme="minorHAnsi"/>
                    <w:sz w:val="22"/>
                    <w:szCs w:val="22"/>
                    <w:lang w:val="en-GB" w:eastAsia="zh-CN" w:bidi="ar-SA"/>
                  </w:rPr>
                </w:rPrChange>
              </w:rPr>
            </w:pPr>
            <w:ins w:id="5107" w:author="薛媛媛（Grace）" w:date="2025-11-18T10:11:05Z">
              <w:r>
                <w:rPr>
                  <w:rFonts w:hint="default" w:ascii="Arial" w:hAnsi="Arial" w:cs="Arial" w:eastAsiaTheme="minorHAnsi"/>
                  <w:sz w:val="20"/>
                  <w:szCs w:val="20"/>
                  <w:lang w:val="en-GB" w:eastAsia="zh-CN"/>
                  <w:rPrChange w:id="5108"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15E25DF2">
            <w:pPr>
              <w:rPr>
                <w:ins w:id="5110" w:author="薛媛媛（Grace）" w:date="2025-11-18T10:11:05Z"/>
                <w:rFonts w:hint="default" w:ascii="Arial" w:hAnsi="Arial" w:cs="Arial" w:eastAsiaTheme="minorHAnsi"/>
                <w:sz w:val="20"/>
                <w:szCs w:val="20"/>
                <w:lang w:val="en-GB" w:eastAsia="zh-CN"/>
                <w:rPrChange w:id="5111" w:author="薛媛媛（Grace）" w:date="2025-11-18T13:55:39Z">
                  <w:rPr>
                    <w:ins w:id="5112" w:author="薛媛媛（Grace）" w:date="2025-11-18T10:11:05Z"/>
                    <w:rFonts w:hint="eastAsia" w:eastAsiaTheme="minorHAnsi"/>
                    <w:sz w:val="22"/>
                    <w:szCs w:val="22"/>
                    <w:lang w:val="en-GB" w:eastAsia="zh-CN"/>
                  </w:rPr>
                </w:rPrChange>
              </w:rPr>
            </w:pPr>
            <w:ins w:id="5113" w:author="薛媛媛（Grace）" w:date="2025-11-18T10:11:05Z">
              <w:r>
                <w:rPr>
                  <w:rFonts w:hint="default" w:ascii="Arial" w:hAnsi="Arial" w:cs="Arial" w:eastAsiaTheme="minorHAnsi"/>
                  <w:sz w:val="20"/>
                  <w:szCs w:val="20"/>
                  <w:lang w:val="en-GB" w:eastAsia="zh-CN"/>
                  <w:rPrChange w:id="5114" w:author="薛媛媛（Grace）" w:date="2025-11-18T13:55:39Z">
                    <w:rPr>
                      <w:rFonts w:hint="eastAsia" w:eastAsiaTheme="minorHAnsi"/>
                      <w:sz w:val="22"/>
                      <w:szCs w:val="22"/>
                      <w:lang w:val="en-GB" w:eastAsia="zh-CN"/>
                    </w:rPr>
                  </w:rPrChange>
                </w:rPr>
                <w:t>EN ISO 11608-1</w:t>
              </w:r>
            </w:ins>
          </w:p>
          <w:p w14:paraId="40616BCF">
            <w:pPr>
              <w:rPr>
                <w:ins w:id="5116" w:author="薛媛媛（Grace）" w:date="2025-11-18T10:11:05Z"/>
                <w:rFonts w:hint="default" w:ascii="Arial" w:hAnsi="Arial" w:cs="Arial"/>
                <w:sz w:val="20"/>
                <w:szCs w:val="20"/>
                <w:lang w:val="en-GB"/>
                <w:rPrChange w:id="5117" w:author="薛媛媛（Grace）" w:date="2025-11-18T13:55:39Z">
                  <w:rPr>
                    <w:ins w:id="5118" w:author="薛媛媛（Grace）" w:date="2025-11-18T10:11:05Z"/>
                    <w:rFonts w:hint="eastAsia"/>
                    <w:lang w:val="en-GB"/>
                  </w:rPr>
                </w:rPrChange>
              </w:rPr>
            </w:pPr>
            <w:ins w:id="5119" w:author="薛媛媛（Grace）" w:date="2025-11-18T10:11:05Z">
              <w:r>
                <w:rPr>
                  <w:rFonts w:hint="default" w:ascii="Arial" w:hAnsi="Arial" w:cs="Arial"/>
                  <w:sz w:val="20"/>
                  <w:szCs w:val="20"/>
                  <w:lang w:val="en-GB"/>
                  <w:rPrChange w:id="5120" w:author="薛媛媛（Grace）" w:date="2025-11-18T13:55:39Z">
                    <w:rPr>
                      <w:rFonts w:hint="eastAsia"/>
                      <w:lang w:val="en-GB"/>
                    </w:rPr>
                  </w:rPrChange>
                </w:rPr>
                <w:t>EN ISO 11608-5</w:t>
              </w:r>
            </w:ins>
          </w:p>
          <w:p w14:paraId="75CC85FD">
            <w:pPr>
              <w:rPr>
                <w:ins w:id="5122" w:author="薛媛媛（Grace）" w:date="2025-11-18T10:11:05Z"/>
                <w:rFonts w:hint="default" w:ascii="Arial" w:hAnsi="Arial" w:cs="Arial"/>
                <w:sz w:val="20"/>
                <w:szCs w:val="20"/>
                <w:lang w:val="en-GB"/>
                <w:rPrChange w:id="5123" w:author="薛媛媛（Grace）" w:date="2025-11-18T13:55:39Z">
                  <w:rPr>
                    <w:ins w:id="5124" w:author="薛媛媛（Grace）" w:date="2025-11-18T10:11:05Z"/>
                    <w:rFonts w:hint="eastAsia"/>
                    <w:lang w:val="en-GB"/>
                  </w:rPr>
                </w:rPrChange>
              </w:rPr>
            </w:pPr>
            <w:ins w:id="5125" w:author="薛媛媛（Grace）" w:date="2025-11-18T10:11:05Z">
              <w:r>
                <w:rPr>
                  <w:rFonts w:hint="default" w:ascii="Arial" w:hAnsi="Arial" w:cs="Arial"/>
                  <w:sz w:val="20"/>
                  <w:szCs w:val="20"/>
                  <w:lang w:val="en-GB"/>
                  <w:rPrChange w:id="5126" w:author="薛媛媛（Grace）" w:date="2025-11-18T13:55:39Z">
                    <w:rPr>
                      <w:rFonts w:hint="eastAsia"/>
                      <w:lang w:val="en-GB"/>
                    </w:rPr>
                  </w:rPrChange>
                </w:rPr>
                <w:t>EN ISO 23908</w:t>
              </w:r>
            </w:ins>
          </w:p>
          <w:p w14:paraId="37510D21">
            <w:pPr>
              <w:rPr>
                <w:ins w:id="5128" w:author="薛媛媛（Grace）" w:date="2025-11-18T10:11:15Z"/>
                <w:rFonts w:hint="default" w:ascii="Arial" w:hAnsi="Arial" w:cs="Arial"/>
                <w:sz w:val="20"/>
                <w:szCs w:val="20"/>
                <w:lang w:val="en-GB" w:eastAsia="zh-CN"/>
                <w:rPrChange w:id="5129" w:author="薛媛媛（Grace）" w:date="2025-11-18T13:55:39Z">
                  <w:rPr>
                    <w:ins w:id="5130" w:author="薛媛媛（Grace）" w:date="2025-11-18T10:11:15Z"/>
                    <w:rFonts w:hint="eastAsia" w:ascii="Arial" w:hAnsi="Arial" w:cs="Arial"/>
                    <w:sz w:val="22"/>
                    <w:szCs w:val="22"/>
                    <w:lang w:val="en-GB" w:eastAsia="zh-CN"/>
                  </w:rPr>
                </w:rPrChange>
              </w:rPr>
            </w:pPr>
            <w:ins w:id="5131" w:author="薛媛媛（Grace）" w:date="2025-11-18T10:11:15Z">
              <w:r>
                <w:rPr>
                  <w:rFonts w:hint="default" w:ascii="Arial" w:hAnsi="Arial" w:cs="Arial"/>
                  <w:sz w:val="20"/>
                  <w:szCs w:val="20"/>
                  <w:lang w:val="en-GB" w:eastAsia="zh-CN"/>
                  <w:rPrChange w:id="5132" w:author="薛媛媛（Grace）" w:date="2025-11-18T13:55:39Z">
                    <w:rPr>
                      <w:rFonts w:hint="eastAsia" w:ascii="Arial" w:hAnsi="Arial" w:cs="Arial"/>
                      <w:sz w:val="22"/>
                      <w:szCs w:val="22"/>
                      <w:lang w:val="en-GB" w:eastAsia="zh-CN"/>
                    </w:rPr>
                  </w:rPrChange>
                </w:rPr>
                <w:t>EN ISO 15223-1</w:t>
              </w:r>
            </w:ins>
          </w:p>
          <w:p w14:paraId="765FAB15">
            <w:pPr>
              <w:rPr>
                <w:ins w:id="5134" w:author="薛媛媛（Grace）" w:date="2025-11-18T10:11:05Z"/>
                <w:rFonts w:hint="default" w:ascii="Arial" w:hAnsi="Arial" w:cs="Arial" w:eastAsiaTheme="minorHAnsi"/>
                <w:sz w:val="20"/>
                <w:szCs w:val="20"/>
                <w:lang w:val="en-GB" w:eastAsia="zh-CN" w:bidi="ar-SA"/>
                <w:rPrChange w:id="5135" w:author="薛媛媛（Grace）" w:date="2025-11-18T13:55:39Z">
                  <w:rPr>
                    <w:ins w:id="5136" w:author="薛媛媛（Grace）" w:date="2025-11-18T10:11:05Z"/>
                    <w:rFonts w:hint="eastAsia" w:ascii="Arial" w:hAnsi="Arial" w:cs="Arial" w:eastAsiaTheme="minorHAnsi"/>
                    <w:sz w:val="22"/>
                    <w:szCs w:val="22"/>
                    <w:lang w:val="en-GB" w:eastAsia="zh-CN" w:bidi="ar-SA"/>
                  </w:rPr>
                </w:rPrChange>
              </w:rPr>
            </w:pPr>
            <w:ins w:id="5137" w:author="薛媛媛（Grace）" w:date="2025-11-18T10:11:15Z">
              <w:r>
                <w:rPr>
                  <w:rFonts w:hint="default" w:ascii="Arial" w:hAnsi="Arial" w:cs="Arial"/>
                  <w:sz w:val="20"/>
                  <w:szCs w:val="20"/>
                  <w:lang w:val="en-GB" w:eastAsia="zh-CN"/>
                  <w:rPrChange w:id="5138" w:author="薛媛媛（Grace）" w:date="2025-11-18T13:55:39Z">
                    <w:rPr>
                      <w:rFonts w:hint="eastAsia" w:ascii="Arial" w:hAnsi="Arial" w:cs="Arial"/>
                      <w:sz w:val="22"/>
                      <w:szCs w:val="22"/>
                      <w:lang w:val="en-GB" w:eastAsia="zh-CN"/>
                    </w:rPr>
                  </w:rPrChange>
                </w:rPr>
                <w:t>EN ISO 20417</w:t>
              </w:r>
            </w:ins>
          </w:p>
        </w:tc>
        <w:tc>
          <w:tcPr>
            <w:tcW w:w="3078" w:type="dxa"/>
            <w:shd w:val="clear" w:color="auto" w:fill="auto"/>
            <w:tcMar>
              <w:top w:w="113" w:type="dxa"/>
              <w:bottom w:w="113" w:type="dxa"/>
            </w:tcMar>
            <w:vAlign w:val="top"/>
          </w:tcPr>
          <w:p w14:paraId="54DA3640">
            <w:pPr>
              <w:rPr>
                <w:ins w:id="5140" w:author="薛媛媛（Grace）" w:date="2025-11-18T10:11:05Z"/>
                <w:rFonts w:hint="default" w:ascii="Arial" w:hAnsi="Arial" w:cs="Arial" w:eastAsiaTheme="minorEastAsia"/>
                <w:color w:val="auto"/>
                <w:sz w:val="20"/>
                <w:szCs w:val="20"/>
                <w:lang w:val="en-GB" w:eastAsia="zh-TW"/>
                <w:rPrChange w:id="5141" w:author="薛媛媛（Grace）" w:date="2025-11-18T13:55:39Z">
                  <w:rPr>
                    <w:ins w:id="5142" w:author="薛媛媛（Grace）" w:date="2025-11-18T10:11:05Z"/>
                    <w:rFonts w:hint="default" w:ascii="Arial" w:hAnsi="Arial" w:cs="Arial" w:eastAsiaTheme="minorEastAsia"/>
                    <w:color w:val="auto"/>
                    <w:sz w:val="22"/>
                    <w:szCs w:val="22"/>
                    <w:lang w:val="en-GB" w:eastAsia="zh-TW"/>
                  </w:rPr>
                </w:rPrChange>
              </w:rPr>
            </w:pPr>
            <w:ins w:id="5143" w:author="薛媛媛（Grace）" w:date="2025-11-18T10:11:05Z">
              <w:r>
                <w:rPr>
                  <w:rFonts w:hint="default" w:ascii="Arial" w:hAnsi="Arial" w:cs="Arial" w:eastAsiaTheme="minorEastAsia"/>
                  <w:color w:val="auto"/>
                  <w:sz w:val="20"/>
                  <w:szCs w:val="20"/>
                  <w:lang w:val="en-GB" w:eastAsia="zh-TW"/>
                  <w:rPrChange w:id="5144" w:author="薛媛媛（Grace）" w:date="2025-11-18T13:55:39Z">
                    <w:rPr>
                      <w:rFonts w:hint="default" w:ascii="Arial" w:hAnsi="Arial" w:cs="Arial" w:eastAsiaTheme="minorEastAsia"/>
                      <w:color w:val="auto"/>
                      <w:sz w:val="22"/>
                      <w:szCs w:val="22"/>
                      <w:lang w:val="en-GB" w:eastAsia="zh-TW"/>
                    </w:rPr>
                  </w:rPrChange>
                </w:rPr>
                <w:t>Design verification test report</w:t>
              </w:r>
            </w:ins>
          </w:p>
          <w:p w14:paraId="5EF870AB">
            <w:pPr>
              <w:rPr>
                <w:ins w:id="5146" w:author="薛媛媛（Grace）" w:date="2025-11-18T10:11:05Z"/>
                <w:rFonts w:hint="default" w:ascii="Arial" w:hAnsi="Arial" w:cs="Arial" w:eastAsiaTheme="minorEastAsia"/>
                <w:color w:val="auto"/>
                <w:sz w:val="20"/>
                <w:szCs w:val="20"/>
                <w:lang w:val="en-US" w:eastAsia="zh-CN"/>
                <w:rPrChange w:id="5147" w:author="薛媛媛（Grace）" w:date="2025-11-18T13:55:39Z">
                  <w:rPr>
                    <w:ins w:id="5148" w:author="薛媛媛（Grace）" w:date="2025-11-18T10:11:05Z"/>
                    <w:rFonts w:hint="eastAsia" w:cs="Arial" w:eastAsiaTheme="minorEastAsia"/>
                    <w:color w:val="auto"/>
                    <w:sz w:val="22"/>
                    <w:szCs w:val="22"/>
                    <w:lang w:val="en-US" w:eastAsia="zh-CN"/>
                  </w:rPr>
                </w:rPrChange>
              </w:rPr>
            </w:pPr>
            <w:ins w:id="5149" w:author="薛媛媛（Grace）" w:date="2025-11-18T10:11:23Z">
              <w:r>
                <w:rPr>
                  <w:rFonts w:hint="default" w:ascii="Arial" w:hAnsi="Arial" w:cs="Arial" w:eastAsiaTheme="minorHAnsi"/>
                  <w:sz w:val="20"/>
                  <w:szCs w:val="20"/>
                  <w:lang w:val="en-GB" w:eastAsia="zh-CN"/>
                  <w:rPrChange w:id="5150" w:author="薛媛媛（Grace）" w:date="2025-11-18T13:55:39Z">
                    <w:rPr>
                      <w:rFonts w:hint="eastAsia" w:ascii="Arial" w:hAnsi="Arial" w:cs="Arial" w:eastAsiaTheme="minorHAnsi"/>
                      <w:sz w:val="22"/>
                      <w:szCs w:val="22"/>
                      <w:lang w:val="en-GB" w:eastAsia="zh-CN"/>
                    </w:rPr>
                  </w:rPrChange>
                </w:rPr>
                <w:t xml:space="preserve">Label </w:t>
              </w:r>
            </w:ins>
          </w:p>
          <w:p w14:paraId="34A697AE">
            <w:pPr>
              <w:rPr>
                <w:ins w:id="5152" w:author="薛媛媛（Grace）" w:date="2025-11-18T10:11:05Z"/>
                <w:rFonts w:hint="default" w:ascii="Arial" w:hAnsi="Arial" w:cs="Arial" w:eastAsiaTheme="minorEastAsia"/>
                <w:color w:val="auto"/>
                <w:sz w:val="20"/>
                <w:szCs w:val="20"/>
                <w:lang w:val="en-US" w:eastAsia="zh-CN"/>
                <w:rPrChange w:id="5153" w:author="薛媛媛（Grace）" w:date="2025-11-18T13:55:39Z">
                  <w:rPr>
                    <w:ins w:id="5154" w:author="薛媛媛（Grace）" w:date="2025-11-18T10:11:05Z"/>
                    <w:rFonts w:hint="default" w:cs="Arial" w:eastAsiaTheme="minorEastAsia"/>
                    <w:color w:val="auto"/>
                    <w:sz w:val="22"/>
                    <w:szCs w:val="22"/>
                    <w:lang w:val="en-US" w:eastAsia="zh-CN"/>
                  </w:rPr>
                </w:rPrChange>
              </w:rPr>
            </w:pPr>
          </w:p>
          <w:p w14:paraId="51F234AC">
            <w:pPr>
              <w:rPr>
                <w:ins w:id="5155" w:author="薛媛媛（Grace）" w:date="2025-11-18T10:11:05Z"/>
                <w:rFonts w:hint="default" w:ascii="Arial" w:hAnsi="Arial" w:eastAsia="宋体" w:cs="Arial"/>
                <w:sz w:val="20"/>
                <w:szCs w:val="20"/>
                <w:lang w:val="en-GB" w:eastAsia="zh-CN" w:bidi="ar-SA"/>
                <w:rPrChange w:id="5156" w:author="薛媛媛（Grace）" w:date="2025-11-18T13:55:33Z">
                  <w:rPr>
                    <w:ins w:id="5157" w:author="薛媛媛（Grace）" w:date="2025-11-18T10:11:05Z"/>
                    <w:rFonts w:hint="default" w:ascii="Arial" w:hAnsi="Arial" w:eastAsia="宋体" w:cs="Arial"/>
                    <w:sz w:val="20"/>
                    <w:szCs w:val="20"/>
                    <w:lang w:val="en-GB" w:eastAsia="zh-CN" w:bidi="ar-SA"/>
                  </w:rPr>
                </w:rPrChange>
              </w:rPr>
            </w:pPr>
          </w:p>
        </w:tc>
        <w:tc>
          <w:tcPr>
            <w:tcW w:w="3078" w:type="dxa"/>
            <w:tcMar>
              <w:top w:w="113" w:type="dxa"/>
              <w:bottom w:w="113" w:type="dxa"/>
            </w:tcMar>
          </w:tcPr>
          <w:p w14:paraId="654A8C3E">
            <w:pPr>
              <w:rPr>
                <w:rFonts w:ascii="Arial" w:hAnsi="Arial" w:cs="Arial"/>
                <w:sz w:val="20"/>
                <w:szCs w:val="20"/>
                <w:lang w:val="en-GB"/>
                <w:rPrChange w:id="5158" w:author="薛媛媛（Grace）" w:date="2025-11-18T13:55:33Z">
                  <w:rPr>
                    <w:sz w:val="20"/>
                    <w:szCs w:val="20"/>
                    <w:lang w:val="en-GB"/>
                  </w:rPr>
                </w:rPrChange>
              </w:rPr>
            </w:pPr>
          </w:p>
        </w:tc>
      </w:tr>
      <w:tr w14:paraId="4012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5D3DA2EE">
            <w:pPr>
              <w:rPr>
                <w:rFonts w:ascii="Arial" w:hAnsi="Arial" w:cs="Arial"/>
                <w:b/>
                <w:sz w:val="20"/>
                <w:szCs w:val="20"/>
                <w:lang w:val="en-GB"/>
                <w:rPrChange w:id="5159" w:author="薛媛媛（Grace）" w:date="2025-11-18T13:55:33Z">
                  <w:rPr>
                    <w:b/>
                    <w:sz w:val="20"/>
                    <w:szCs w:val="20"/>
                    <w:lang w:val="en-GB"/>
                  </w:rPr>
                </w:rPrChange>
              </w:rPr>
            </w:pPr>
            <w:r>
              <w:rPr>
                <w:rFonts w:ascii="Arial" w:hAnsi="Arial" w:cs="Arial"/>
                <w:b/>
                <w:sz w:val="20"/>
                <w:szCs w:val="20"/>
                <w:lang w:val="en-GB"/>
                <w:rPrChange w:id="5160" w:author="薛媛媛（Grace）" w:date="2025-11-18T13:55:33Z">
                  <w:rPr>
                    <w:b/>
                    <w:sz w:val="20"/>
                    <w:szCs w:val="20"/>
                    <w:lang w:val="en-GB"/>
                  </w:rPr>
                </w:rPrChange>
              </w:rPr>
              <w:t>22.</w:t>
            </w:r>
            <w:r>
              <w:rPr>
                <w:rFonts w:ascii="Arial" w:hAnsi="Arial" w:cs="Arial"/>
                <w:b/>
                <w:sz w:val="20"/>
                <w:szCs w:val="20"/>
                <w:lang w:val="en-GB"/>
                <w:rPrChange w:id="5161" w:author="薛媛媛（Grace）" w:date="2025-11-18T13:55:33Z">
                  <w:rPr>
                    <w:b/>
                    <w:sz w:val="20"/>
                    <w:szCs w:val="20"/>
                    <w:lang w:val="en-GB"/>
                  </w:rPr>
                </w:rPrChange>
              </w:rPr>
              <w:tab/>
            </w:r>
            <w:r>
              <w:rPr>
                <w:rFonts w:ascii="Arial" w:hAnsi="Arial" w:cs="Arial"/>
                <w:b/>
                <w:sz w:val="20"/>
                <w:szCs w:val="20"/>
                <w:lang w:val="en-GB"/>
                <w:rPrChange w:id="5162" w:author="薛媛媛（Grace）" w:date="2025-11-18T13:55:33Z">
                  <w:rPr>
                    <w:b/>
                    <w:sz w:val="20"/>
                    <w:szCs w:val="20"/>
                    <w:lang w:val="en-GB"/>
                  </w:rPr>
                </w:rPrChange>
              </w:rPr>
              <w:t>Protection against the risks posed by medical devices intended by the manufacturer for use by lay persons</w:t>
            </w:r>
          </w:p>
        </w:tc>
        <w:tc>
          <w:tcPr>
            <w:tcW w:w="1198" w:type="dxa"/>
            <w:tcMar>
              <w:top w:w="113" w:type="dxa"/>
              <w:bottom w:w="113" w:type="dxa"/>
            </w:tcMar>
          </w:tcPr>
          <w:p w14:paraId="433B4EBB">
            <w:pPr>
              <w:rPr>
                <w:rFonts w:ascii="Arial" w:hAnsi="Arial" w:cs="Arial"/>
                <w:sz w:val="20"/>
                <w:szCs w:val="20"/>
                <w:lang w:val="en-GB"/>
                <w:rPrChange w:id="5163" w:author="薛媛媛（Grace）" w:date="2025-11-18T13:55:33Z">
                  <w:rPr>
                    <w:sz w:val="20"/>
                    <w:szCs w:val="20"/>
                    <w:lang w:val="en-GB"/>
                  </w:rPr>
                </w:rPrChange>
              </w:rPr>
            </w:pPr>
          </w:p>
        </w:tc>
        <w:tc>
          <w:tcPr>
            <w:tcW w:w="3078" w:type="dxa"/>
            <w:tcMar>
              <w:top w:w="113" w:type="dxa"/>
              <w:bottom w:w="113" w:type="dxa"/>
            </w:tcMar>
          </w:tcPr>
          <w:p w14:paraId="4FCFCAD2">
            <w:pPr>
              <w:rPr>
                <w:rFonts w:ascii="Arial" w:hAnsi="Arial" w:cs="Arial"/>
                <w:sz w:val="20"/>
                <w:szCs w:val="20"/>
                <w:lang w:val="en-GB"/>
                <w:rPrChange w:id="5164" w:author="薛媛媛（Grace）" w:date="2025-11-18T13:55:33Z">
                  <w:rPr>
                    <w:sz w:val="20"/>
                    <w:szCs w:val="20"/>
                    <w:lang w:val="en-GB"/>
                  </w:rPr>
                </w:rPrChange>
              </w:rPr>
            </w:pPr>
          </w:p>
        </w:tc>
        <w:tc>
          <w:tcPr>
            <w:tcW w:w="3078" w:type="dxa"/>
            <w:tcMar>
              <w:top w:w="113" w:type="dxa"/>
              <w:bottom w:w="113" w:type="dxa"/>
            </w:tcMar>
          </w:tcPr>
          <w:p w14:paraId="0DECBD2D">
            <w:pPr>
              <w:rPr>
                <w:rFonts w:ascii="Arial" w:hAnsi="Arial" w:cs="Arial"/>
                <w:sz w:val="20"/>
                <w:szCs w:val="20"/>
                <w:lang w:val="en-GB"/>
                <w:rPrChange w:id="5165" w:author="薛媛媛（Grace）" w:date="2025-11-18T13:55:33Z">
                  <w:rPr>
                    <w:sz w:val="20"/>
                    <w:szCs w:val="20"/>
                    <w:lang w:val="en-GB"/>
                  </w:rPr>
                </w:rPrChange>
              </w:rPr>
            </w:pPr>
          </w:p>
        </w:tc>
        <w:tc>
          <w:tcPr>
            <w:tcW w:w="3078" w:type="dxa"/>
            <w:tcMar>
              <w:top w:w="113" w:type="dxa"/>
              <w:bottom w:w="113" w:type="dxa"/>
            </w:tcMar>
          </w:tcPr>
          <w:p w14:paraId="00F529A2">
            <w:pPr>
              <w:rPr>
                <w:rFonts w:ascii="Arial" w:hAnsi="Arial" w:cs="Arial"/>
                <w:sz w:val="20"/>
                <w:szCs w:val="20"/>
                <w:lang w:val="en-GB"/>
                <w:rPrChange w:id="5166" w:author="薛媛媛（Grace）" w:date="2025-11-18T13:55:33Z">
                  <w:rPr>
                    <w:sz w:val="20"/>
                    <w:szCs w:val="20"/>
                    <w:lang w:val="en-GB"/>
                  </w:rPr>
                </w:rPrChange>
              </w:rPr>
            </w:pPr>
          </w:p>
        </w:tc>
      </w:tr>
      <w:tr w14:paraId="45F9E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4B6D2ACC">
            <w:pPr>
              <w:rPr>
                <w:rFonts w:ascii="Arial" w:hAnsi="Arial" w:cs="Arial"/>
                <w:sz w:val="20"/>
                <w:szCs w:val="20"/>
                <w:lang w:val="en-GB"/>
                <w:rPrChange w:id="5167" w:author="薛媛媛（Grace）" w:date="2025-11-18T13:55:33Z">
                  <w:rPr>
                    <w:sz w:val="20"/>
                    <w:szCs w:val="20"/>
                    <w:lang w:val="en-GB"/>
                  </w:rPr>
                </w:rPrChange>
              </w:rPr>
            </w:pPr>
            <w:r>
              <w:rPr>
                <w:rFonts w:ascii="Arial" w:hAnsi="Arial" w:cs="Arial"/>
                <w:sz w:val="20"/>
                <w:szCs w:val="20"/>
                <w:lang w:val="en-GB"/>
                <w:rPrChange w:id="5168" w:author="薛媛媛（Grace）" w:date="2025-11-18T13:55:33Z">
                  <w:rPr>
                    <w:sz w:val="20"/>
                    <w:szCs w:val="20"/>
                    <w:lang w:val="en-GB"/>
                  </w:rPr>
                </w:rPrChange>
              </w:rPr>
              <w:t>22.1.</w:t>
            </w:r>
            <w:r>
              <w:rPr>
                <w:rFonts w:ascii="Arial" w:hAnsi="Arial" w:cs="Arial"/>
                <w:sz w:val="20"/>
                <w:szCs w:val="20"/>
                <w:lang w:val="en-GB"/>
                <w:rPrChange w:id="5169" w:author="薛媛媛（Grace）" w:date="2025-11-18T13:55:33Z">
                  <w:rPr>
                    <w:sz w:val="20"/>
                    <w:szCs w:val="20"/>
                    <w:lang w:val="en-GB"/>
                  </w:rPr>
                </w:rPrChange>
              </w:rPr>
              <w:tab/>
            </w:r>
            <w:r>
              <w:rPr>
                <w:rFonts w:ascii="Arial" w:hAnsi="Arial" w:cs="Arial"/>
                <w:sz w:val="20"/>
                <w:szCs w:val="20"/>
                <w:lang w:val="en-GB"/>
                <w:rPrChange w:id="5170" w:author="薛媛媛（Grace）" w:date="2025-11-18T13:55:33Z">
                  <w:rPr>
                    <w:sz w:val="20"/>
                    <w:szCs w:val="20"/>
                    <w:lang w:val="en-GB"/>
                  </w:rPr>
                </w:rPrChange>
              </w:rPr>
              <w:t>Devices for use by lay persons shall be designed and manufactured in such a way that they perform appropriately for their intended purpose taking into account the skills and the means available to lay persons and the influence resulting from variation that can be reasonably anticipated in the lay person's technique and environment. The information and instructions provided by the manufacturer shall be easy for the lay person to understand and apply.</w:t>
            </w:r>
          </w:p>
        </w:tc>
        <w:tc>
          <w:tcPr>
            <w:tcW w:w="1198" w:type="dxa"/>
            <w:shd w:val="clear" w:color="auto" w:fill="auto"/>
            <w:tcMar>
              <w:top w:w="113" w:type="dxa"/>
              <w:bottom w:w="113" w:type="dxa"/>
            </w:tcMar>
            <w:vAlign w:val="top"/>
          </w:tcPr>
          <w:p w14:paraId="6CC76837">
            <w:pPr>
              <w:rPr>
                <w:ins w:id="5171" w:author="薛媛媛（Grace）" w:date="2025-11-18T10:11:57Z"/>
                <w:rFonts w:hint="default" w:ascii="Arial" w:hAnsi="Arial" w:cs="Arial" w:eastAsiaTheme="minorHAnsi"/>
                <w:sz w:val="20"/>
                <w:szCs w:val="20"/>
                <w:lang w:val="en-GB" w:eastAsia="zh-CN" w:bidi="ar-SA"/>
                <w:rPrChange w:id="5172" w:author="薛媛媛（Grace）" w:date="2025-11-18T13:55:39Z">
                  <w:rPr>
                    <w:ins w:id="5173" w:author="薛媛媛（Grace）" w:date="2025-11-18T10:11:57Z"/>
                    <w:rFonts w:hint="eastAsia" w:ascii="Arial" w:hAnsi="Arial" w:cs="Arial" w:eastAsiaTheme="minorHAnsi"/>
                    <w:sz w:val="22"/>
                    <w:szCs w:val="22"/>
                    <w:lang w:val="en-GB" w:eastAsia="zh-CN" w:bidi="ar-SA"/>
                  </w:rPr>
                </w:rPrChange>
              </w:rPr>
            </w:pPr>
            <w:ins w:id="5174" w:author="薛媛媛（Grace）" w:date="2025-11-18T10:11:57Z">
              <w:r>
                <w:rPr>
                  <w:rFonts w:hint="default" w:ascii="Arial" w:hAnsi="Arial" w:cs="Arial" w:eastAsiaTheme="minorHAnsi"/>
                  <w:sz w:val="20"/>
                  <w:szCs w:val="20"/>
                  <w:lang w:val="en-GB" w:eastAsia="zh-CN"/>
                  <w:rPrChange w:id="5175"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4C89F061">
            <w:pPr>
              <w:rPr>
                <w:ins w:id="5177" w:author="薛媛媛（Grace）" w:date="2025-11-18T10:11:57Z"/>
                <w:rFonts w:hint="default" w:ascii="Arial" w:hAnsi="Arial" w:cs="Arial" w:eastAsiaTheme="minorHAnsi"/>
                <w:sz w:val="20"/>
                <w:szCs w:val="20"/>
                <w:lang w:val="en-GB" w:eastAsia="zh-CN"/>
                <w:rPrChange w:id="5178" w:author="薛媛媛（Grace）" w:date="2025-11-18T13:55:39Z">
                  <w:rPr>
                    <w:ins w:id="5179" w:author="薛媛媛（Grace）" w:date="2025-11-18T10:11:57Z"/>
                    <w:rFonts w:hint="eastAsia" w:eastAsiaTheme="minorHAnsi"/>
                    <w:sz w:val="22"/>
                    <w:szCs w:val="22"/>
                    <w:lang w:val="en-GB" w:eastAsia="zh-CN"/>
                  </w:rPr>
                </w:rPrChange>
              </w:rPr>
            </w:pPr>
            <w:ins w:id="5180" w:author="薛媛媛（Grace）" w:date="2025-11-18T10:11:57Z">
              <w:r>
                <w:rPr>
                  <w:rFonts w:hint="default" w:ascii="Arial" w:hAnsi="Arial" w:cs="Arial" w:eastAsiaTheme="minorHAnsi"/>
                  <w:sz w:val="20"/>
                  <w:szCs w:val="20"/>
                  <w:lang w:val="en-GB" w:eastAsia="zh-CN"/>
                  <w:rPrChange w:id="5181" w:author="薛媛媛（Grace）" w:date="2025-11-18T13:55:39Z">
                    <w:rPr>
                      <w:rFonts w:hint="eastAsia" w:eastAsiaTheme="minorHAnsi"/>
                      <w:sz w:val="22"/>
                      <w:szCs w:val="22"/>
                      <w:lang w:val="en-GB" w:eastAsia="zh-CN"/>
                    </w:rPr>
                  </w:rPrChange>
                </w:rPr>
                <w:t>EN ISO 11608-1</w:t>
              </w:r>
            </w:ins>
          </w:p>
          <w:p w14:paraId="21882E81">
            <w:pPr>
              <w:rPr>
                <w:ins w:id="5183" w:author="薛媛媛（Grace）" w:date="2025-11-18T10:11:57Z"/>
                <w:rFonts w:hint="default" w:ascii="Arial" w:hAnsi="Arial" w:cs="Arial"/>
                <w:sz w:val="20"/>
                <w:szCs w:val="20"/>
                <w:lang w:val="en-GB"/>
                <w:rPrChange w:id="5184" w:author="薛媛媛（Grace）" w:date="2025-11-18T13:55:39Z">
                  <w:rPr>
                    <w:ins w:id="5185" w:author="薛媛媛（Grace）" w:date="2025-11-18T10:11:57Z"/>
                    <w:rFonts w:hint="eastAsia"/>
                    <w:lang w:val="en-GB"/>
                  </w:rPr>
                </w:rPrChange>
              </w:rPr>
            </w:pPr>
            <w:ins w:id="5186" w:author="薛媛媛（Grace）" w:date="2025-11-18T10:11:57Z">
              <w:r>
                <w:rPr>
                  <w:rFonts w:hint="default" w:ascii="Arial" w:hAnsi="Arial" w:cs="Arial"/>
                  <w:sz w:val="20"/>
                  <w:szCs w:val="20"/>
                  <w:lang w:val="en-GB"/>
                  <w:rPrChange w:id="5187" w:author="薛媛媛（Grace）" w:date="2025-11-18T13:55:39Z">
                    <w:rPr>
                      <w:rFonts w:hint="eastAsia"/>
                      <w:lang w:val="en-GB"/>
                    </w:rPr>
                  </w:rPrChange>
                </w:rPr>
                <w:t>EN ISO 11608-5</w:t>
              </w:r>
            </w:ins>
          </w:p>
          <w:p w14:paraId="60245BE1">
            <w:pPr>
              <w:rPr>
                <w:ins w:id="5189" w:author="薛媛媛（Grace）" w:date="2025-11-18T10:11:57Z"/>
                <w:rFonts w:hint="default" w:ascii="Arial" w:hAnsi="Arial" w:cs="Arial"/>
                <w:sz w:val="20"/>
                <w:szCs w:val="20"/>
                <w:lang w:val="en-GB"/>
                <w:rPrChange w:id="5190" w:author="薛媛媛（Grace）" w:date="2025-11-18T13:55:39Z">
                  <w:rPr>
                    <w:ins w:id="5191" w:author="薛媛媛（Grace）" w:date="2025-11-18T10:11:57Z"/>
                    <w:rFonts w:hint="eastAsia"/>
                    <w:lang w:val="en-GB"/>
                  </w:rPr>
                </w:rPrChange>
              </w:rPr>
            </w:pPr>
            <w:ins w:id="5192" w:author="薛媛媛（Grace）" w:date="2025-11-18T10:11:57Z">
              <w:r>
                <w:rPr>
                  <w:rFonts w:hint="default" w:ascii="Arial" w:hAnsi="Arial" w:cs="Arial"/>
                  <w:sz w:val="20"/>
                  <w:szCs w:val="20"/>
                  <w:lang w:val="en-GB"/>
                  <w:rPrChange w:id="5193" w:author="薛媛媛（Grace）" w:date="2025-11-18T13:55:39Z">
                    <w:rPr>
                      <w:rFonts w:hint="eastAsia"/>
                      <w:lang w:val="en-GB"/>
                    </w:rPr>
                  </w:rPrChange>
                </w:rPr>
                <w:t>EN ISO 23908</w:t>
              </w:r>
            </w:ins>
          </w:p>
          <w:p w14:paraId="05C5A1C5">
            <w:pPr>
              <w:rPr>
                <w:ins w:id="5195" w:author="薛媛媛（Grace）" w:date="2025-11-18T10:11:57Z"/>
                <w:rFonts w:hint="default" w:ascii="Arial" w:hAnsi="Arial" w:cs="Arial"/>
                <w:sz w:val="20"/>
                <w:szCs w:val="20"/>
                <w:lang w:val="en-GB" w:eastAsia="zh-CN"/>
                <w:rPrChange w:id="5196" w:author="薛媛媛（Grace）" w:date="2025-11-18T13:55:39Z">
                  <w:rPr>
                    <w:ins w:id="5197" w:author="薛媛媛（Grace）" w:date="2025-11-18T10:11:57Z"/>
                    <w:rFonts w:hint="eastAsia" w:ascii="Arial" w:hAnsi="Arial" w:cs="Arial"/>
                    <w:sz w:val="22"/>
                    <w:szCs w:val="22"/>
                    <w:lang w:val="en-GB" w:eastAsia="zh-CN"/>
                  </w:rPr>
                </w:rPrChange>
              </w:rPr>
            </w:pPr>
            <w:ins w:id="5198" w:author="薛媛媛（Grace）" w:date="2025-11-18T10:11:57Z">
              <w:r>
                <w:rPr>
                  <w:rFonts w:hint="default" w:ascii="Arial" w:hAnsi="Arial" w:cs="Arial"/>
                  <w:sz w:val="20"/>
                  <w:szCs w:val="20"/>
                  <w:lang w:val="en-GB" w:eastAsia="zh-CN"/>
                  <w:rPrChange w:id="5199" w:author="薛媛媛（Grace）" w:date="2025-11-18T13:55:39Z">
                    <w:rPr>
                      <w:rFonts w:hint="eastAsia" w:ascii="Arial" w:hAnsi="Arial" w:cs="Arial"/>
                      <w:sz w:val="22"/>
                      <w:szCs w:val="22"/>
                      <w:lang w:val="en-GB" w:eastAsia="zh-CN"/>
                    </w:rPr>
                  </w:rPrChange>
                </w:rPr>
                <w:t>EN ISO 15223-1</w:t>
              </w:r>
            </w:ins>
          </w:p>
          <w:p w14:paraId="64B04114">
            <w:pPr>
              <w:rPr>
                <w:ins w:id="5201" w:author="薛媛媛（Grace）" w:date="2025-11-18T10:12:10Z"/>
                <w:rFonts w:hint="default" w:ascii="Arial" w:hAnsi="Arial" w:cs="Arial"/>
                <w:sz w:val="20"/>
                <w:szCs w:val="20"/>
                <w:lang w:val="en-GB" w:eastAsia="zh-CN"/>
                <w:rPrChange w:id="5202" w:author="薛媛媛（Grace）" w:date="2025-11-18T13:55:39Z">
                  <w:rPr>
                    <w:ins w:id="5203" w:author="薛媛媛（Grace）" w:date="2025-11-18T10:12:10Z"/>
                    <w:rFonts w:hint="eastAsia" w:ascii="Arial" w:hAnsi="Arial" w:cs="Arial"/>
                    <w:sz w:val="22"/>
                    <w:szCs w:val="22"/>
                    <w:lang w:val="en-GB" w:eastAsia="zh-CN"/>
                  </w:rPr>
                </w:rPrChange>
              </w:rPr>
            </w:pPr>
            <w:ins w:id="5204" w:author="薛媛媛（Grace）" w:date="2025-11-18T10:11:57Z">
              <w:r>
                <w:rPr>
                  <w:rFonts w:hint="default" w:ascii="Arial" w:hAnsi="Arial" w:cs="Arial"/>
                  <w:sz w:val="20"/>
                  <w:szCs w:val="20"/>
                  <w:lang w:val="en-GB" w:eastAsia="zh-CN"/>
                  <w:rPrChange w:id="5205" w:author="薛媛媛（Grace）" w:date="2025-11-18T13:55:39Z">
                    <w:rPr>
                      <w:rFonts w:hint="eastAsia" w:ascii="Arial" w:hAnsi="Arial" w:cs="Arial"/>
                      <w:sz w:val="22"/>
                      <w:szCs w:val="22"/>
                      <w:lang w:val="en-GB" w:eastAsia="zh-CN"/>
                    </w:rPr>
                  </w:rPrChange>
                </w:rPr>
                <w:t>EN ISO 20417</w:t>
              </w:r>
            </w:ins>
          </w:p>
          <w:p w14:paraId="57199536">
            <w:pPr>
              <w:rPr>
                <w:ins w:id="5207" w:author="薛媛媛（Grace）" w:date="2025-11-18T10:11:57Z"/>
                <w:rFonts w:hint="default" w:ascii="Arial" w:hAnsi="Arial" w:cs="Arial"/>
                <w:sz w:val="20"/>
                <w:szCs w:val="20"/>
                <w:lang w:val="en-GB" w:eastAsia="zh-CN"/>
                <w:rPrChange w:id="5208" w:author="薛媛媛（Grace）" w:date="2025-11-18T13:55:39Z">
                  <w:rPr>
                    <w:ins w:id="5209" w:author="薛媛媛（Grace）" w:date="2025-11-18T10:11:57Z"/>
                    <w:rFonts w:hint="eastAsia" w:ascii="Arial" w:hAnsi="Arial" w:cs="Arial"/>
                    <w:sz w:val="22"/>
                    <w:szCs w:val="22"/>
                    <w:lang w:val="en-GB" w:eastAsia="zh-CN"/>
                  </w:rPr>
                </w:rPrChange>
              </w:rPr>
            </w:pPr>
            <w:ins w:id="5210" w:author="薛媛媛（Grace）" w:date="2025-11-18T10:12:10Z">
              <w:r>
                <w:rPr>
                  <w:rFonts w:hint="default" w:ascii="Arial" w:hAnsi="Arial" w:eastAsia="宋体" w:cs="Arial"/>
                  <w:sz w:val="20"/>
                  <w:szCs w:val="20"/>
                  <w:lang w:val="en-US" w:eastAsia="zh-CN"/>
                  <w:rPrChange w:id="5211" w:author="薛媛媛（Grace）" w:date="2025-11-18T13:55:33Z">
                    <w:rPr>
                      <w:rFonts w:hint="eastAsia" w:eastAsia="宋体"/>
                      <w:sz w:val="20"/>
                      <w:szCs w:val="20"/>
                      <w:lang w:val="en-US" w:eastAsia="zh-CN"/>
                    </w:rPr>
                  </w:rPrChange>
                </w:rPr>
                <w:t>EN ISO 14971</w:t>
              </w:r>
            </w:ins>
          </w:p>
        </w:tc>
        <w:tc>
          <w:tcPr>
            <w:tcW w:w="3078" w:type="dxa"/>
            <w:shd w:val="clear" w:color="auto" w:fill="auto"/>
            <w:tcMar>
              <w:top w:w="113" w:type="dxa"/>
              <w:bottom w:w="113" w:type="dxa"/>
            </w:tcMar>
            <w:vAlign w:val="top"/>
          </w:tcPr>
          <w:p w14:paraId="28B37229">
            <w:pPr>
              <w:rPr>
                <w:ins w:id="5213" w:author="薛媛媛（Grace）" w:date="2025-11-18T10:11:57Z"/>
                <w:rFonts w:hint="default" w:ascii="Arial" w:hAnsi="Arial" w:cs="Arial" w:eastAsiaTheme="minorEastAsia"/>
                <w:color w:val="auto"/>
                <w:sz w:val="20"/>
                <w:szCs w:val="20"/>
                <w:lang w:val="en-GB" w:eastAsia="zh-TW"/>
                <w:rPrChange w:id="5214" w:author="薛媛媛（Grace）" w:date="2025-11-18T13:55:39Z">
                  <w:rPr>
                    <w:ins w:id="5215" w:author="薛媛媛（Grace）" w:date="2025-11-18T10:11:57Z"/>
                    <w:rFonts w:hint="default" w:ascii="Arial" w:hAnsi="Arial" w:cs="Arial" w:eastAsiaTheme="minorEastAsia"/>
                    <w:color w:val="auto"/>
                    <w:sz w:val="22"/>
                    <w:szCs w:val="22"/>
                    <w:lang w:val="en-GB" w:eastAsia="zh-TW"/>
                  </w:rPr>
                </w:rPrChange>
              </w:rPr>
            </w:pPr>
            <w:ins w:id="5216" w:author="薛媛媛（Grace）" w:date="2025-11-18T10:11:57Z">
              <w:r>
                <w:rPr>
                  <w:rFonts w:hint="default" w:ascii="Arial" w:hAnsi="Arial" w:cs="Arial" w:eastAsiaTheme="minorEastAsia"/>
                  <w:color w:val="auto"/>
                  <w:sz w:val="20"/>
                  <w:szCs w:val="20"/>
                  <w:lang w:val="en-GB" w:eastAsia="zh-TW"/>
                  <w:rPrChange w:id="5217" w:author="薛媛媛（Grace）" w:date="2025-11-18T13:55:39Z">
                    <w:rPr>
                      <w:rFonts w:hint="default" w:ascii="Arial" w:hAnsi="Arial" w:cs="Arial" w:eastAsiaTheme="minorEastAsia"/>
                      <w:color w:val="auto"/>
                      <w:sz w:val="22"/>
                      <w:szCs w:val="22"/>
                      <w:lang w:val="en-GB" w:eastAsia="zh-TW"/>
                    </w:rPr>
                  </w:rPrChange>
                </w:rPr>
                <w:t>Design verification test report</w:t>
              </w:r>
            </w:ins>
          </w:p>
          <w:p w14:paraId="1928AC3E">
            <w:pPr>
              <w:rPr>
                <w:ins w:id="5219" w:author="薛媛媛（Grace）" w:date="2025-11-18T10:12:27Z"/>
                <w:rFonts w:hint="default" w:ascii="Arial" w:hAnsi="Arial" w:cs="Arial" w:eastAsiaTheme="minorHAnsi"/>
                <w:sz w:val="20"/>
                <w:szCs w:val="20"/>
                <w:lang w:val="en-GB" w:eastAsia="zh-CN"/>
                <w:rPrChange w:id="5220" w:author="薛媛媛（Grace）" w:date="2025-11-18T13:55:39Z">
                  <w:rPr>
                    <w:ins w:id="5221" w:author="薛媛媛（Grace）" w:date="2025-11-18T10:12:27Z"/>
                    <w:rFonts w:hint="eastAsia" w:ascii="Arial" w:hAnsi="Arial" w:cs="Arial" w:eastAsiaTheme="minorHAnsi"/>
                    <w:sz w:val="22"/>
                    <w:szCs w:val="22"/>
                    <w:lang w:val="en-GB" w:eastAsia="zh-CN"/>
                  </w:rPr>
                </w:rPrChange>
              </w:rPr>
            </w:pPr>
            <w:ins w:id="5222" w:author="薛媛媛（Grace）" w:date="2025-11-18T10:11:57Z">
              <w:r>
                <w:rPr>
                  <w:rFonts w:hint="default" w:ascii="Arial" w:hAnsi="Arial" w:cs="Arial" w:eastAsiaTheme="minorHAnsi"/>
                  <w:sz w:val="20"/>
                  <w:szCs w:val="20"/>
                  <w:lang w:val="en-GB" w:eastAsia="zh-CN"/>
                  <w:rPrChange w:id="5223" w:author="薛媛媛（Grace）" w:date="2025-11-18T13:55:39Z">
                    <w:rPr>
                      <w:rFonts w:hint="eastAsia" w:ascii="Arial" w:hAnsi="Arial" w:cs="Arial" w:eastAsiaTheme="minorHAnsi"/>
                      <w:sz w:val="22"/>
                      <w:szCs w:val="22"/>
                      <w:lang w:val="en-GB" w:eastAsia="zh-CN"/>
                    </w:rPr>
                  </w:rPrChange>
                </w:rPr>
                <w:t xml:space="preserve">Label </w:t>
              </w:r>
            </w:ins>
          </w:p>
          <w:p w14:paraId="25C08393">
            <w:pPr>
              <w:rPr>
                <w:ins w:id="5225" w:author="薛媛媛（Grace）" w:date="2025-11-18T10:12:28Z"/>
                <w:rFonts w:hint="default" w:ascii="Arial" w:hAnsi="Arial" w:cs="Arial"/>
                <w:sz w:val="20"/>
                <w:szCs w:val="20"/>
                <w:lang w:val="en-GB" w:eastAsia="zh-CN"/>
                <w:rPrChange w:id="5226" w:author="薛媛媛（Grace）" w:date="2025-11-18T13:55:39Z">
                  <w:rPr>
                    <w:ins w:id="5227" w:author="薛媛媛（Grace）" w:date="2025-11-18T10:12:28Z"/>
                    <w:rFonts w:hint="eastAsia" w:ascii="Arial" w:hAnsi="Arial" w:cs="Arial"/>
                    <w:sz w:val="22"/>
                    <w:szCs w:val="22"/>
                    <w:lang w:val="en-GB" w:eastAsia="zh-CN"/>
                  </w:rPr>
                </w:rPrChange>
              </w:rPr>
            </w:pPr>
            <w:ins w:id="5228" w:author="薛媛媛（Grace）" w:date="2025-11-18T10:12:28Z">
              <w:r>
                <w:rPr>
                  <w:rFonts w:hint="default" w:ascii="Arial" w:hAnsi="Arial" w:cs="Arial" w:eastAsiaTheme="minorHAnsi"/>
                  <w:sz w:val="20"/>
                  <w:szCs w:val="20"/>
                  <w:lang w:val="en-GB" w:eastAsia="zh-CN"/>
                  <w:rPrChange w:id="5229" w:author="薛媛媛（Grace）" w:date="2025-11-18T13:55:39Z">
                    <w:rPr>
                      <w:rFonts w:hint="default" w:ascii="Arial" w:hAnsi="Arial" w:cs="Arial" w:eastAsiaTheme="minorHAnsi"/>
                      <w:sz w:val="22"/>
                      <w:szCs w:val="22"/>
                      <w:lang w:val="en-GB" w:eastAsia="zh-CN"/>
                    </w:rPr>
                  </w:rPrChange>
                </w:rPr>
                <w:t>Risk Management Report</w:t>
              </w:r>
            </w:ins>
          </w:p>
          <w:p w14:paraId="4073E672">
            <w:pPr>
              <w:rPr>
                <w:ins w:id="5231" w:author="薛媛媛（Grace）" w:date="2025-11-18T10:12:13Z"/>
                <w:rFonts w:hint="default" w:ascii="Arial" w:hAnsi="Arial" w:cs="Arial" w:eastAsiaTheme="minorHAnsi"/>
                <w:sz w:val="20"/>
                <w:szCs w:val="20"/>
                <w:lang w:val="en-GB" w:eastAsia="zh-CN"/>
                <w:rPrChange w:id="5232" w:author="薛媛媛（Grace）" w:date="2025-11-18T13:55:39Z">
                  <w:rPr>
                    <w:ins w:id="5233" w:author="薛媛媛（Grace）" w:date="2025-11-18T10:12:13Z"/>
                    <w:rFonts w:hint="eastAsia" w:ascii="Arial" w:hAnsi="Arial" w:cs="Arial" w:eastAsiaTheme="minorHAnsi"/>
                    <w:sz w:val="22"/>
                    <w:szCs w:val="22"/>
                    <w:lang w:val="en-GB" w:eastAsia="zh-CN"/>
                  </w:rPr>
                </w:rPrChange>
              </w:rPr>
            </w:pPr>
          </w:p>
          <w:p w14:paraId="74EC3DDE">
            <w:pPr>
              <w:rPr>
                <w:ins w:id="5234" w:author="薛媛媛（Grace）" w:date="2025-11-18T10:11:57Z"/>
                <w:rFonts w:hint="default" w:ascii="Arial" w:hAnsi="Arial" w:cs="Arial" w:eastAsiaTheme="minorHAnsi"/>
                <w:sz w:val="20"/>
                <w:szCs w:val="20"/>
                <w:lang w:val="en-US" w:eastAsia="zh-CN"/>
                <w:rPrChange w:id="5235" w:author="薛媛媛（Grace）" w:date="2025-11-18T13:55:39Z">
                  <w:rPr>
                    <w:ins w:id="5236" w:author="薛媛媛（Grace）" w:date="2025-11-18T10:11:57Z"/>
                    <w:rFonts w:hint="eastAsia" w:ascii="Arial" w:hAnsi="Arial" w:cs="Arial" w:eastAsiaTheme="minorHAnsi"/>
                    <w:sz w:val="22"/>
                    <w:szCs w:val="22"/>
                    <w:lang w:val="en-US" w:eastAsia="zh-CN"/>
                  </w:rPr>
                </w:rPrChange>
              </w:rPr>
            </w:pPr>
          </w:p>
          <w:p w14:paraId="593DC55F">
            <w:pPr>
              <w:rPr>
                <w:ins w:id="5237" w:author="薛媛媛（Grace）" w:date="2025-11-18T10:11:57Z"/>
                <w:rFonts w:hint="default" w:ascii="Arial" w:hAnsi="Arial" w:cs="Arial" w:eastAsiaTheme="minorEastAsia"/>
                <w:color w:val="auto"/>
                <w:sz w:val="20"/>
                <w:szCs w:val="20"/>
                <w:lang w:val="en-US" w:eastAsia="zh-CN"/>
                <w:rPrChange w:id="5238" w:author="薛媛媛（Grace）" w:date="2025-11-18T13:55:39Z">
                  <w:rPr>
                    <w:ins w:id="5239" w:author="薛媛媛（Grace）" w:date="2025-11-18T10:11:57Z"/>
                    <w:rFonts w:hint="default" w:cs="Arial" w:eastAsiaTheme="minorEastAsia"/>
                    <w:color w:val="auto"/>
                    <w:sz w:val="22"/>
                    <w:szCs w:val="22"/>
                    <w:lang w:val="en-US" w:eastAsia="zh-CN"/>
                  </w:rPr>
                </w:rPrChange>
              </w:rPr>
            </w:pPr>
          </w:p>
          <w:p w14:paraId="101086A3">
            <w:pPr>
              <w:rPr>
                <w:ins w:id="5240" w:author="薛媛媛（Grace）" w:date="2025-11-18T10:11:57Z"/>
                <w:rFonts w:hint="default" w:ascii="Arial" w:hAnsi="Arial" w:eastAsia="宋体" w:cs="Arial"/>
                <w:sz w:val="20"/>
                <w:szCs w:val="20"/>
                <w:lang w:val="en-GB" w:eastAsia="zh-CN" w:bidi="ar-SA"/>
                <w:rPrChange w:id="5241" w:author="薛媛媛（Grace）" w:date="2025-11-18T13:55:33Z">
                  <w:rPr>
                    <w:ins w:id="5242" w:author="薛媛媛（Grace）" w:date="2025-11-18T10:11:57Z"/>
                    <w:rFonts w:hint="default" w:ascii="Arial" w:hAnsi="Arial" w:eastAsia="宋体" w:cs="Arial"/>
                    <w:sz w:val="20"/>
                    <w:szCs w:val="20"/>
                    <w:lang w:val="en-GB" w:eastAsia="zh-CN" w:bidi="ar-SA"/>
                  </w:rPr>
                </w:rPrChange>
              </w:rPr>
            </w:pPr>
          </w:p>
        </w:tc>
        <w:tc>
          <w:tcPr>
            <w:tcW w:w="3078" w:type="dxa"/>
            <w:tcMar>
              <w:top w:w="113" w:type="dxa"/>
              <w:bottom w:w="113" w:type="dxa"/>
            </w:tcMar>
          </w:tcPr>
          <w:p w14:paraId="530727C1">
            <w:pPr>
              <w:rPr>
                <w:rFonts w:ascii="Arial" w:hAnsi="Arial" w:cs="Arial"/>
                <w:sz w:val="20"/>
                <w:szCs w:val="20"/>
                <w:lang w:val="en-GB"/>
                <w:rPrChange w:id="5243" w:author="薛媛媛（Grace）" w:date="2025-11-18T13:55:33Z">
                  <w:rPr>
                    <w:sz w:val="20"/>
                    <w:szCs w:val="20"/>
                    <w:lang w:val="en-GB"/>
                  </w:rPr>
                </w:rPrChange>
              </w:rPr>
            </w:pPr>
          </w:p>
        </w:tc>
      </w:tr>
      <w:tr w14:paraId="3EF1D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7BAD11CC">
            <w:pPr>
              <w:rPr>
                <w:rFonts w:ascii="Arial" w:hAnsi="Arial" w:cs="Arial"/>
                <w:sz w:val="20"/>
                <w:szCs w:val="20"/>
                <w:lang w:val="en-GB"/>
                <w:rPrChange w:id="5244" w:author="薛媛媛（Grace）" w:date="2025-11-18T13:55:33Z">
                  <w:rPr>
                    <w:sz w:val="20"/>
                    <w:szCs w:val="20"/>
                    <w:lang w:val="en-GB"/>
                  </w:rPr>
                </w:rPrChange>
              </w:rPr>
            </w:pPr>
            <w:r>
              <w:rPr>
                <w:rFonts w:ascii="Arial" w:hAnsi="Arial" w:cs="Arial"/>
                <w:sz w:val="20"/>
                <w:szCs w:val="20"/>
                <w:lang w:val="en-GB"/>
                <w:rPrChange w:id="5245" w:author="薛媛媛（Grace）" w:date="2025-11-18T13:55:33Z">
                  <w:rPr>
                    <w:sz w:val="20"/>
                    <w:szCs w:val="20"/>
                    <w:lang w:val="en-GB"/>
                  </w:rPr>
                </w:rPrChange>
              </w:rPr>
              <w:t>22.2.</w:t>
            </w:r>
            <w:r>
              <w:rPr>
                <w:rFonts w:ascii="Arial" w:hAnsi="Arial" w:cs="Arial"/>
                <w:sz w:val="20"/>
                <w:szCs w:val="20"/>
                <w:lang w:val="en-GB"/>
                <w:rPrChange w:id="5246" w:author="薛媛媛（Grace）" w:date="2025-11-18T13:55:33Z">
                  <w:rPr>
                    <w:sz w:val="20"/>
                    <w:szCs w:val="20"/>
                    <w:lang w:val="en-GB"/>
                  </w:rPr>
                </w:rPrChange>
              </w:rPr>
              <w:tab/>
            </w:r>
            <w:r>
              <w:rPr>
                <w:rFonts w:ascii="Arial" w:hAnsi="Arial" w:cs="Arial"/>
                <w:sz w:val="20"/>
                <w:szCs w:val="20"/>
                <w:lang w:val="en-GB"/>
                <w:rPrChange w:id="5247" w:author="薛媛媛（Grace）" w:date="2025-11-18T13:55:33Z">
                  <w:rPr>
                    <w:sz w:val="20"/>
                    <w:szCs w:val="20"/>
                    <w:lang w:val="en-GB"/>
                  </w:rPr>
                </w:rPrChange>
              </w:rPr>
              <w:t>Devices for use by lay persons shall be designed and manufactured in such a way as to:</w:t>
            </w:r>
          </w:p>
          <w:p w14:paraId="7DFA2246">
            <w:pPr>
              <w:rPr>
                <w:rFonts w:ascii="Arial" w:hAnsi="Arial" w:cs="Arial"/>
                <w:sz w:val="20"/>
                <w:szCs w:val="20"/>
                <w:lang w:val="en-GB"/>
                <w:rPrChange w:id="5248" w:author="薛媛媛（Grace）" w:date="2025-11-18T13:55:33Z">
                  <w:rPr>
                    <w:sz w:val="20"/>
                    <w:szCs w:val="20"/>
                    <w:lang w:val="en-GB"/>
                  </w:rPr>
                </w:rPrChange>
              </w:rPr>
            </w:pPr>
            <w:r>
              <w:rPr>
                <w:rFonts w:ascii="Arial" w:hAnsi="Arial" w:cs="Arial"/>
                <w:sz w:val="20"/>
                <w:szCs w:val="20"/>
                <w:lang w:val="en-GB"/>
                <w:rPrChange w:id="5249" w:author="薛媛媛（Grace）" w:date="2025-11-18T13:55:33Z">
                  <w:rPr>
                    <w:sz w:val="20"/>
                    <w:szCs w:val="20"/>
                    <w:lang w:val="en-GB"/>
                  </w:rPr>
                </w:rPrChange>
              </w:rPr>
              <w:t>—  ensure that the device can be used safely and accurately by the intended user at all stages of the procedure, if necessary after appropriate training and/or information,</w:t>
            </w:r>
          </w:p>
          <w:p w14:paraId="7463D1EF">
            <w:pPr>
              <w:rPr>
                <w:rFonts w:ascii="Arial" w:hAnsi="Arial" w:cs="Arial"/>
                <w:sz w:val="20"/>
                <w:szCs w:val="20"/>
                <w:lang w:val="en-GB"/>
                <w:rPrChange w:id="5250" w:author="薛媛媛（Grace）" w:date="2025-11-18T13:55:33Z">
                  <w:rPr>
                    <w:sz w:val="20"/>
                    <w:szCs w:val="20"/>
                    <w:lang w:val="en-GB"/>
                  </w:rPr>
                </w:rPrChange>
              </w:rPr>
            </w:pPr>
            <w:r>
              <w:rPr>
                <w:rFonts w:ascii="Arial" w:hAnsi="Arial" w:cs="Arial"/>
                <w:sz w:val="20"/>
                <w:szCs w:val="20"/>
                <w:lang w:val="en-GB"/>
                <w:rPrChange w:id="5251" w:author="薛媛媛（Grace）" w:date="2025-11-18T13:55:33Z">
                  <w:rPr>
                    <w:sz w:val="20"/>
                    <w:szCs w:val="20"/>
                    <w:lang w:val="en-GB"/>
                  </w:rPr>
                </w:rPrChange>
              </w:rPr>
              <w:t>—  reduce, as far as possible and appropriate, the risk from unintended cuts and pricks such as needle stick injuries, and</w:t>
            </w:r>
          </w:p>
          <w:p w14:paraId="3A62A523">
            <w:pPr>
              <w:rPr>
                <w:rFonts w:ascii="Arial" w:hAnsi="Arial" w:cs="Arial"/>
                <w:sz w:val="20"/>
                <w:szCs w:val="20"/>
                <w:lang w:val="en-GB"/>
                <w:rPrChange w:id="5252" w:author="薛媛媛（Grace）" w:date="2025-11-18T13:55:33Z">
                  <w:rPr>
                    <w:sz w:val="20"/>
                    <w:szCs w:val="20"/>
                    <w:lang w:val="en-GB"/>
                  </w:rPr>
                </w:rPrChange>
              </w:rPr>
            </w:pPr>
            <w:r>
              <w:rPr>
                <w:rFonts w:ascii="Arial" w:hAnsi="Arial" w:cs="Arial"/>
                <w:sz w:val="20"/>
                <w:szCs w:val="20"/>
                <w:lang w:val="en-GB"/>
                <w:rPrChange w:id="5253" w:author="薛媛媛（Grace）" w:date="2025-11-18T13:55:33Z">
                  <w:rPr>
                    <w:sz w:val="20"/>
                    <w:szCs w:val="20"/>
                    <w:lang w:val="en-GB"/>
                  </w:rPr>
                </w:rPrChange>
              </w:rPr>
              <w:t>—  reduce as far as possible the risk of error by the intended user in the handling of the device and, if applicable, in the interpretation of the results.</w:t>
            </w:r>
          </w:p>
        </w:tc>
        <w:tc>
          <w:tcPr>
            <w:tcW w:w="1198" w:type="dxa"/>
            <w:shd w:val="clear" w:color="auto" w:fill="auto"/>
            <w:tcMar>
              <w:top w:w="113" w:type="dxa"/>
              <w:bottom w:w="113" w:type="dxa"/>
            </w:tcMar>
            <w:vAlign w:val="top"/>
          </w:tcPr>
          <w:p w14:paraId="3D75A2C6">
            <w:pPr>
              <w:rPr>
                <w:ins w:id="5254" w:author="薛媛媛（Grace）" w:date="2025-11-18T10:15:24Z"/>
                <w:rFonts w:hint="default" w:ascii="Arial" w:hAnsi="Arial" w:cs="Arial" w:eastAsiaTheme="minorHAnsi"/>
                <w:sz w:val="20"/>
                <w:szCs w:val="20"/>
                <w:lang w:val="en-GB" w:eastAsia="zh-CN" w:bidi="ar-SA"/>
                <w:rPrChange w:id="5255" w:author="薛媛媛（Grace）" w:date="2025-11-18T13:55:39Z">
                  <w:rPr>
                    <w:ins w:id="5256" w:author="薛媛媛（Grace）" w:date="2025-11-18T10:15:24Z"/>
                    <w:rFonts w:hint="eastAsia" w:ascii="Arial" w:hAnsi="Arial" w:cs="Arial" w:eastAsiaTheme="minorHAnsi"/>
                    <w:sz w:val="22"/>
                    <w:szCs w:val="22"/>
                    <w:lang w:val="en-GB" w:eastAsia="zh-CN" w:bidi="ar-SA"/>
                  </w:rPr>
                </w:rPrChange>
              </w:rPr>
            </w:pPr>
            <w:ins w:id="5257" w:author="薛媛媛（Grace）" w:date="2025-11-18T10:15:24Z">
              <w:r>
                <w:rPr>
                  <w:rFonts w:hint="default" w:ascii="Arial" w:hAnsi="Arial" w:cs="Arial" w:eastAsiaTheme="minorHAnsi"/>
                  <w:sz w:val="20"/>
                  <w:szCs w:val="20"/>
                  <w:lang w:val="en-GB" w:eastAsia="zh-CN"/>
                  <w:rPrChange w:id="5258"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09FBCD8E">
            <w:pPr>
              <w:rPr>
                <w:ins w:id="5260" w:author="薛媛媛（Grace）" w:date="2025-11-18T10:15:24Z"/>
                <w:rFonts w:hint="default" w:ascii="Arial" w:hAnsi="Arial" w:cs="Arial" w:eastAsiaTheme="minorHAnsi"/>
                <w:sz w:val="20"/>
                <w:szCs w:val="20"/>
                <w:lang w:val="en-GB" w:eastAsia="zh-CN"/>
                <w:rPrChange w:id="5261" w:author="薛媛媛（Grace）" w:date="2025-11-18T13:55:39Z">
                  <w:rPr>
                    <w:ins w:id="5262" w:author="薛媛媛（Grace）" w:date="2025-11-18T10:15:24Z"/>
                    <w:rFonts w:hint="eastAsia" w:eastAsiaTheme="minorHAnsi"/>
                    <w:sz w:val="22"/>
                    <w:szCs w:val="22"/>
                    <w:lang w:val="en-GB" w:eastAsia="zh-CN"/>
                  </w:rPr>
                </w:rPrChange>
              </w:rPr>
            </w:pPr>
            <w:ins w:id="5263" w:author="薛媛媛（Grace）" w:date="2025-11-18T10:15:24Z">
              <w:r>
                <w:rPr>
                  <w:rFonts w:hint="default" w:ascii="Arial" w:hAnsi="Arial" w:cs="Arial" w:eastAsiaTheme="minorHAnsi"/>
                  <w:sz w:val="20"/>
                  <w:szCs w:val="20"/>
                  <w:lang w:val="en-GB" w:eastAsia="zh-CN"/>
                  <w:rPrChange w:id="5264" w:author="薛媛媛（Grace）" w:date="2025-11-18T13:55:39Z">
                    <w:rPr>
                      <w:rFonts w:hint="eastAsia" w:eastAsiaTheme="minorHAnsi"/>
                      <w:sz w:val="22"/>
                      <w:szCs w:val="22"/>
                      <w:lang w:val="en-GB" w:eastAsia="zh-CN"/>
                    </w:rPr>
                  </w:rPrChange>
                </w:rPr>
                <w:t>EN ISO 11608-1</w:t>
              </w:r>
            </w:ins>
          </w:p>
          <w:p w14:paraId="5822A068">
            <w:pPr>
              <w:rPr>
                <w:ins w:id="5266" w:author="薛媛媛（Grace）" w:date="2025-11-18T10:15:24Z"/>
                <w:rFonts w:hint="default" w:ascii="Arial" w:hAnsi="Arial" w:cs="Arial"/>
                <w:sz w:val="20"/>
                <w:szCs w:val="20"/>
                <w:lang w:val="en-GB"/>
                <w:rPrChange w:id="5267" w:author="薛媛媛（Grace）" w:date="2025-11-18T13:55:39Z">
                  <w:rPr>
                    <w:ins w:id="5268" w:author="薛媛媛（Grace）" w:date="2025-11-18T10:15:24Z"/>
                    <w:rFonts w:hint="eastAsia"/>
                    <w:lang w:val="en-GB"/>
                  </w:rPr>
                </w:rPrChange>
              </w:rPr>
            </w:pPr>
            <w:ins w:id="5269" w:author="薛媛媛（Grace）" w:date="2025-11-18T10:15:24Z">
              <w:r>
                <w:rPr>
                  <w:rFonts w:hint="default" w:ascii="Arial" w:hAnsi="Arial" w:cs="Arial"/>
                  <w:sz w:val="20"/>
                  <w:szCs w:val="20"/>
                  <w:lang w:val="en-GB"/>
                  <w:rPrChange w:id="5270" w:author="薛媛媛（Grace）" w:date="2025-11-18T13:55:39Z">
                    <w:rPr>
                      <w:rFonts w:hint="eastAsia"/>
                      <w:lang w:val="en-GB"/>
                    </w:rPr>
                  </w:rPrChange>
                </w:rPr>
                <w:t>EN ISO 11608-5</w:t>
              </w:r>
            </w:ins>
          </w:p>
          <w:p w14:paraId="5D136E7B">
            <w:pPr>
              <w:rPr>
                <w:ins w:id="5272" w:author="薛媛媛（Grace）" w:date="2025-11-18T10:15:24Z"/>
                <w:rFonts w:hint="default" w:ascii="Arial" w:hAnsi="Arial" w:cs="Arial"/>
                <w:sz w:val="20"/>
                <w:szCs w:val="20"/>
                <w:lang w:val="en-GB"/>
                <w:rPrChange w:id="5273" w:author="薛媛媛（Grace）" w:date="2025-11-18T13:55:39Z">
                  <w:rPr>
                    <w:ins w:id="5274" w:author="薛媛媛（Grace）" w:date="2025-11-18T10:15:24Z"/>
                    <w:rFonts w:hint="eastAsia"/>
                    <w:lang w:val="en-GB"/>
                  </w:rPr>
                </w:rPrChange>
              </w:rPr>
            </w:pPr>
            <w:ins w:id="5275" w:author="薛媛媛（Grace）" w:date="2025-11-18T10:15:24Z">
              <w:r>
                <w:rPr>
                  <w:rFonts w:hint="default" w:ascii="Arial" w:hAnsi="Arial" w:cs="Arial"/>
                  <w:sz w:val="20"/>
                  <w:szCs w:val="20"/>
                  <w:lang w:val="en-GB"/>
                  <w:rPrChange w:id="5276" w:author="薛媛媛（Grace）" w:date="2025-11-18T13:55:39Z">
                    <w:rPr>
                      <w:rFonts w:hint="eastAsia"/>
                      <w:lang w:val="en-GB"/>
                    </w:rPr>
                  </w:rPrChange>
                </w:rPr>
                <w:t>EN ISO 23908</w:t>
              </w:r>
            </w:ins>
          </w:p>
          <w:p w14:paraId="559E3156">
            <w:pPr>
              <w:rPr>
                <w:ins w:id="5278" w:author="薛媛媛（Grace）" w:date="2025-11-18T10:15:24Z"/>
                <w:rFonts w:hint="default" w:ascii="Arial" w:hAnsi="Arial" w:cs="Arial"/>
                <w:sz w:val="20"/>
                <w:szCs w:val="20"/>
                <w:lang w:val="en-GB" w:eastAsia="zh-CN"/>
                <w:rPrChange w:id="5279" w:author="薛媛媛（Grace）" w:date="2025-11-18T13:55:39Z">
                  <w:rPr>
                    <w:ins w:id="5280" w:author="薛媛媛（Grace）" w:date="2025-11-18T10:15:24Z"/>
                    <w:rFonts w:hint="eastAsia" w:ascii="Arial" w:hAnsi="Arial" w:cs="Arial"/>
                    <w:sz w:val="22"/>
                    <w:szCs w:val="22"/>
                    <w:lang w:val="en-GB" w:eastAsia="zh-CN"/>
                  </w:rPr>
                </w:rPrChange>
              </w:rPr>
            </w:pPr>
            <w:ins w:id="5281" w:author="薛媛媛（Grace）" w:date="2025-11-18T10:15:24Z">
              <w:r>
                <w:rPr>
                  <w:rFonts w:hint="default" w:ascii="Arial" w:hAnsi="Arial" w:cs="Arial"/>
                  <w:sz w:val="20"/>
                  <w:szCs w:val="20"/>
                  <w:lang w:val="en-GB" w:eastAsia="zh-CN"/>
                  <w:rPrChange w:id="5282" w:author="薛媛媛（Grace）" w:date="2025-11-18T13:55:39Z">
                    <w:rPr>
                      <w:rFonts w:hint="eastAsia" w:ascii="Arial" w:hAnsi="Arial" w:cs="Arial"/>
                      <w:sz w:val="22"/>
                      <w:szCs w:val="22"/>
                      <w:lang w:val="en-GB" w:eastAsia="zh-CN"/>
                    </w:rPr>
                  </w:rPrChange>
                </w:rPr>
                <w:t>EN ISO 15223-1</w:t>
              </w:r>
            </w:ins>
          </w:p>
          <w:p w14:paraId="66ACA37D">
            <w:pPr>
              <w:rPr>
                <w:ins w:id="5284" w:author="薛媛媛（Grace）" w:date="2025-11-18T10:15:24Z"/>
                <w:rFonts w:hint="default" w:ascii="Arial" w:hAnsi="Arial" w:cs="Arial"/>
                <w:sz w:val="20"/>
                <w:szCs w:val="20"/>
                <w:lang w:val="en-GB" w:eastAsia="zh-CN"/>
                <w:rPrChange w:id="5285" w:author="薛媛媛（Grace）" w:date="2025-11-18T13:55:39Z">
                  <w:rPr>
                    <w:ins w:id="5286" w:author="薛媛媛（Grace）" w:date="2025-11-18T10:15:24Z"/>
                    <w:rFonts w:hint="eastAsia" w:ascii="Arial" w:hAnsi="Arial" w:cs="Arial"/>
                    <w:sz w:val="22"/>
                    <w:szCs w:val="22"/>
                    <w:lang w:val="en-GB" w:eastAsia="zh-CN"/>
                  </w:rPr>
                </w:rPrChange>
              </w:rPr>
            </w:pPr>
            <w:ins w:id="5287" w:author="薛媛媛（Grace）" w:date="2025-11-18T10:15:24Z">
              <w:r>
                <w:rPr>
                  <w:rFonts w:hint="default" w:ascii="Arial" w:hAnsi="Arial" w:cs="Arial"/>
                  <w:sz w:val="20"/>
                  <w:szCs w:val="20"/>
                  <w:lang w:val="en-GB" w:eastAsia="zh-CN"/>
                  <w:rPrChange w:id="5288" w:author="薛媛媛（Grace）" w:date="2025-11-18T13:55:39Z">
                    <w:rPr>
                      <w:rFonts w:hint="eastAsia" w:ascii="Arial" w:hAnsi="Arial" w:cs="Arial"/>
                      <w:sz w:val="22"/>
                      <w:szCs w:val="22"/>
                      <w:lang w:val="en-GB" w:eastAsia="zh-CN"/>
                    </w:rPr>
                  </w:rPrChange>
                </w:rPr>
                <w:t>EN ISO 20417</w:t>
              </w:r>
            </w:ins>
          </w:p>
          <w:p w14:paraId="394C060C">
            <w:pPr>
              <w:rPr>
                <w:ins w:id="5290" w:author="薛媛媛（Grace）" w:date="2025-11-18T10:15:24Z"/>
                <w:rFonts w:hint="default" w:ascii="Arial" w:hAnsi="Arial" w:cs="Arial" w:eastAsiaTheme="minorHAnsi"/>
                <w:sz w:val="20"/>
                <w:szCs w:val="20"/>
                <w:lang w:val="en-GB" w:eastAsia="zh-CN" w:bidi="ar-SA"/>
                <w:rPrChange w:id="5291" w:author="薛媛媛（Grace）" w:date="2025-11-18T13:55:39Z">
                  <w:rPr>
                    <w:ins w:id="5292" w:author="薛媛媛（Grace）" w:date="2025-11-18T10:15:24Z"/>
                    <w:rFonts w:hint="eastAsia" w:ascii="Arial" w:hAnsi="Arial" w:cs="Arial" w:eastAsiaTheme="minorHAnsi"/>
                    <w:sz w:val="22"/>
                    <w:szCs w:val="22"/>
                    <w:lang w:val="en-GB" w:eastAsia="zh-CN" w:bidi="ar-SA"/>
                  </w:rPr>
                </w:rPrChange>
              </w:rPr>
            </w:pPr>
            <w:ins w:id="5293" w:author="薛媛媛（Grace）" w:date="2025-11-18T10:15:24Z">
              <w:r>
                <w:rPr>
                  <w:rFonts w:hint="default" w:ascii="Arial" w:hAnsi="Arial" w:eastAsia="宋体" w:cs="Arial"/>
                  <w:sz w:val="20"/>
                  <w:szCs w:val="20"/>
                  <w:lang w:val="en-US" w:eastAsia="zh-CN"/>
                  <w:rPrChange w:id="5294" w:author="薛媛媛（Grace）" w:date="2025-11-18T13:55:33Z">
                    <w:rPr>
                      <w:rFonts w:hint="eastAsia" w:eastAsia="宋体"/>
                      <w:sz w:val="20"/>
                      <w:szCs w:val="20"/>
                      <w:lang w:val="en-US" w:eastAsia="zh-CN"/>
                    </w:rPr>
                  </w:rPrChange>
                </w:rPr>
                <w:t>EN ISO 14971</w:t>
              </w:r>
            </w:ins>
          </w:p>
        </w:tc>
        <w:tc>
          <w:tcPr>
            <w:tcW w:w="3078" w:type="dxa"/>
            <w:shd w:val="clear" w:color="auto" w:fill="auto"/>
            <w:tcMar>
              <w:top w:w="113" w:type="dxa"/>
              <w:bottom w:w="113" w:type="dxa"/>
            </w:tcMar>
            <w:vAlign w:val="top"/>
          </w:tcPr>
          <w:p w14:paraId="287BA5F3">
            <w:pPr>
              <w:rPr>
                <w:ins w:id="5296" w:author="薛媛媛（Grace）" w:date="2025-11-18T10:15:24Z"/>
                <w:rFonts w:hint="default" w:ascii="Arial" w:hAnsi="Arial" w:cs="Arial" w:eastAsiaTheme="minorEastAsia"/>
                <w:color w:val="auto"/>
                <w:sz w:val="20"/>
                <w:szCs w:val="20"/>
                <w:lang w:val="en-GB" w:eastAsia="zh-TW"/>
                <w:rPrChange w:id="5297" w:author="薛媛媛（Grace）" w:date="2025-11-18T13:55:39Z">
                  <w:rPr>
                    <w:ins w:id="5298" w:author="薛媛媛（Grace）" w:date="2025-11-18T10:15:24Z"/>
                    <w:rFonts w:hint="default" w:ascii="Arial" w:hAnsi="Arial" w:cs="Arial" w:eastAsiaTheme="minorEastAsia"/>
                    <w:color w:val="auto"/>
                    <w:sz w:val="22"/>
                    <w:szCs w:val="22"/>
                    <w:lang w:val="en-GB" w:eastAsia="zh-TW"/>
                  </w:rPr>
                </w:rPrChange>
              </w:rPr>
            </w:pPr>
            <w:ins w:id="5299" w:author="薛媛媛（Grace）" w:date="2025-11-18T10:15:24Z">
              <w:r>
                <w:rPr>
                  <w:rFonts w:hint="default" w:ascii="Arial" w:hAnsi="Arial" w:cs="Arial" w:eastAsiaTheme="minorEastAsia"/>
                  <w:color w:val="auto"/>
                  <w:sz w:val="20"/>
                  <w:szCs w:val="20"/>
                  <w:lang w:val="en-GB" w:eastAsia="zh-TW"/>
                  <w:rPrChange w:id="5300" w:author="薛媛媛（Grace）" w:date="2025-11-18T13:55:39Z">
                    <w:rPr>
                      <w:rFonts w:hint="default" w:ascii="Arial" w:hAnsi="Arial" w:cs="Arial" w:eastAsiaTheme="minorEastAsia"/>
                      <w:color w:val="auto"/>
                      <w:sz w:val="22"/>
                      <w:szCs w:val="22"/>
                      <w:lang w:val="en-GB" w:eastAsia="zh-TW"/>
                    </w:rPr>
                  </w:rPrChange>
                </w:rPr>
                <w:t>Design verification test report</w:t>
              </w:r>
            </w:ins>
          </w:p>
          <w:p w14:paraId="5DA91721">
            <w:pPr>
              <w:rPr>
                <w:ins w:id="5302" w:author="薛媛媛（Grace）" w:date="2025-11-18T10:15:24Z"/>
                <w:rFonts w:hint="default" w:ascii="Arial" w:hAnsi="Arial" w:cs="Arial" w:eastAsiaTheme="minorHAnsi"/>
                <w:sz w:val="20"/>
                <w:szCs w:val="20"/>
                <w:lang w:val="en-GB" w:eastAsia="zh-CN"/>
                <w:rPrChange w:id="5303" w:author="薛媛媛（Grace）" w:date="2025-11-18T13:55:39Z">
                  <w:rPr>
                    <w:ins w:id="5304" w:author="薛媛媛（Grace）" w:date="2025-11-18T10:15:24Z"/>
                    <w:rFonts w:hint="eastAsia" w:ascii="Arial" w:hAnsi="Arial" w:cs="Arial" w:eastAsiaTheme="minorHAnsi"/>
                    <w:sz w:val="22"/>
                    <w:szCs w:val="22"/>
                    <w:lang w:val="en-GB" w:eastAsia="zh-CN"/>
                  </w:rPr>
                </w:rPrChange>
              </w:rPr>
            </w:pPr>
            <w:ins w:id="5305" w:author="薛媛媛（Grace）" w:date="2025-11-18T10:15:24Z">
              <w:r>
                <w:rPr>
                  <w:rFonts w:hint="default" w:ascii="Arial" w:hAnsi="Arial" w:cs="Arial" w:eastAsiaTheme="minorHAnsi"/>
                  <w:sz w:val="20"/>
                  <w:szCs w:val="20"/>
                  <w:lang w:val="en-GB" w:eastAsia="zh-CN"/>
                  <w:rPrChange w:id="5306" w:author="薛媛媛（Grace）" w:date="2025-11-18T13:55:39Z">
                    <w:rPr>
                      <w:rFonts w:hint="eastAsia" w:ascii="Arial" w:hAnsi="Arial" w:cs="Arial" w:eastAsiaTheme="minorHAnsi"/>
                      <w:sz w:val="22"/>
                      <w:szCs w:val="22"/>
                      <w:lang w:val="en-GB" w:eastAsia="zh-CN"/>
                    </w:rPr>
                  </w:rPrChange>
                </w:rPr>
                <w:t xml:space="preserve">Label </w:t>
              </w:r>
            </w:ins>
          </w:p>
          <w:p w14:paraId="19571791">
            <w:pPr>
              <w:rPr>
                <w:ins w:id="5308" w:author="薛媛媛（Grace）" w:date="2025-11-18T10:15:24Z"/>
                <w:rFonts w:hint="default" w:ascii="Arial" w:hAnsi="Arial" w:cs="Arial"/>
                <w:sz w:val="20"/>
                <w:szCs w:val="20"/>
                <w:lang w:val="en-GB" w:eastAsia="zh-CN"/>
                <w:rPrChange w:id="5309" w:author="薛媛媛（Grace）" w:date="2025-11-18T13:55:39Z">
                  <w:rPr>
                    <w:ins w:id="5310" w:author="薛媛媛（Grace）" w:date="2025-11-18T10:15:24Z"/>
                    <w:rFonts w:hint="eastAsia" w:ascii="Arial" w:hAnsi="Arial" w:cs="Arial"/>
                    <w:sz w:val="22"/>
                    <w:szCs w:val="22"/>
                    <w:lang w:val="en-GB" w:eastAsia="zh-CN"/>
                  </w:rPr>
                </w:rPrChange>
              </w:rPr>
            </w:pPr>
            <w:ins w:id="5311" w:author="薛媛媛（Grace）" w:date="2025-11-18T10:15:24Z">
              <w:r>
                <w:rPr>
                  <w:rFonts w:hint="default" w:ascii="Arial" w:hAnsi="Arial" w:cs="Arial" w:eastAsiaTheme="minorHAnsi"/>
                  <w:sz w:val="20"/>
                  <w:szCs w:val="20"/>
                  <w:lang w:val="en-GB" w:eastAsia="zh-CN"/>
                  <w:rPrChange w:id="5312" w:author="薛媛媛（Grace）" w:date="2025-11-18T13:55:39Z">
                    <w:rPr>
                      <w:rFonts w:hint="default" w:ascii="Arial" w:hAnsi="Arial" w:cs="Arial" w:eastAsiaTheme="minorHAnsi"/>
                      <w:sz w:val="22"/>
                      <w:szCs w:val="22"/>
                      <w:lang w:val="en-GB" w:eastAsia="zh-CN"/>
                    </w:rPr>
                  </w:rPrChange>
                </w:rPr>
                <w:t>Risk Management Report</w:t>
              </w:r>
            </w:ins>
          </w:p>
          <w:p w14:paraId="520DDF3F">
            <w:pPr>
              <w:rPr>
                <w:ins w:id="5314" w:author="薛媛媛（Grace）" w:date="2025-11-18T10:15:24Z"/>
                <w:rFonts w:hint="default" w:ascii="Arial" w:hAnsi="Arial" w:cs="Arial" w:eastAsiaTheme="minorHAnsi"/>
                <w:sz w:val="20"/>
                <w:szCs w:val="20"/>
                <w:lang w:val="en-GB" w:eastAsia="zh-CN"/>
                <w:rPrChange w:id="5315" w:author="薛媛媛（Grace）" w:date="2025-11-18T13:55:39Z">
                  <w:rPr>
                    <w:ins w:id="5316" w:author="薛媛媛（Grace）" w:date="2025-11-18T10:15:24Z"/>
                    <w:rFonts w:hint="eastAsia" w:ascii="Arial" w:hAnsi="Arial" w:cs="Arial" w:eastAsiaTheme="minorHAnsi"/>
                    <w:sz w:val="22"/>
                    <w:szCs w:val="22"/>
                    <w:lang w:val="en-GB" w:eastAsia="zh-CN"/>
                  </w:rPr>
                </w:rPrChange>
              </w:rPr>
            </w:pPr>
          </w:p>
          <w:p w14:paraId="397B435D">
            <w:pPr>
              <w:rPr>
                <w:ins w:id="5317" w:author="薛媛媛（Grace）" w:date="2025-11-18T10:15:24Z"/>
                <w:rFonts w:hint="default" w:ascii="Arial" w:hAnsi="Arial" w:cs="Arial" w:eastAsiaTheme="minorHAnsi"/>
                <w:sz w:val="20"/>
                <w:szCs w:val="20"/>
                <w:lang w:val="en-US" w:eastAsia="zh-CN"/>
                <w:rPrChange w:id="5318" w:author="薛媛媛（Grace）" w:date="2025-11-18T13:55:39Z">
                  <w:rPr>
                    <w:ins w:id="5319" w:author="薛媛媛（Grace）" w:date="2025-11-18T10:15:24Z"/>
                    <w:rFonts w:hint="eastAsia" w:ascii="Arial" w:hAnsi="Arial" w:cs="Arial" w:eastAsiaTheme="minorHAnsi"/>
                    <w:sz w:val="22"/>
                    <w:szCs w:val="22"/>
                    <w:lang w:val="en-US" w:eastAsia="zh-CN"/>
                  </w:rPr>
                </w:rPrChange>
              </w:rPr>
            </w:pPr>
          </w:p>
          <w:p w14:paraId="7B55A873">
            <w:pPr>
              <w:rPr>
                <w:ins w:id="5320" w:author="薛媛媛（Grace）" w:date="2025-11-18T10:15:24Z"/>
                <w:rFonts w:hint="default" w:ascii="Arial" w:hAnsi="Arial" w:cs="Arial" w:eastAsiaTheme="minorEastAsia"/>
                <w:color w:val="auto"/>
                <w:sz w:val="20"/>
                <w:szCs w:val="20"/>
                <w:lang w:val="en-US" w:eastAsia="zh-CN"/>
                <w:rPrChange w:id="5321" w:author="薛媛媛（Grace）" w:date="2025-11-18T13:55:39Z">
                  <w:rPr>
                    <w:ins w:id="5322" w:author="薛媛媛（Grace）" w:date="2025-11-18T10:15:24Z"/>
                    <w:rFonts w:hint="default" w:cs="Arial" w:eastAsiaTheme="minorEastAsia"/>
                    <w:color w:val="auto"/>
                    <w:sz w:val="22"/>
                    <w:szCs w:val="22"/>
                    <w:lang w:val="en-US" w:eastAsia="zh-CN"/>
                  </w:rPr>
                </w:rPrChange>
              </w:rPr>
            </w:pPr>
          </w:p>
          <w:p w14:paraId="5A609CD2">
            <w:pPr>
              <w:rPr>
                <w:ins w:id="5323" w:author="薛媛媛（Grace）" w:date="2025-11-18T10:15:24Z"/>
                <w:rFonts w:hint="default" w:ascii="Arial" w:hAnsi="Arial" w:eastAsia="宋体" w:cs="Arial"/>
                <w:sz w:val="20"/>
                <w:szCs w:val="20"/>
                <w:lang w:val="en-GB" w:eastAsia="zh-CN" w:bidi="ar-SA"/>
                <w:rPrChange w:id="5324" w:author="薛媛媛（Grace）" w:date="2025-11-18T13:55:33Z">
                  <w:rPr>
                    <w:ins w:id="5325" w:author="薛媛媛（Grace）" w:date="2025-11-18T10:15:24Z"/>
                    <w:rFonts w:hint="default" w:ascii="Arial" w:hAnsi="Arial" w:eastAsia="宋体" w:cs="Arial"/>
                    <w:sz w:val="20"/>
                    <w:szCs w:val="20"/>
                    <w:lang w:val="en-GB" w:eastAsia="zh-CN" w:bidi="ar-SA"/>
                  </w:rPr>
                </w:rPrChange>
              </w:rPr>
            </w:pPr>
          </w:p>
        </w:tc>
        <w:tc>
          <w:tcPr>
            <w:tcW w:w="3078" w:type="dxa"/>
            <w:tcMar>
              <w:top w:w="113" w:type="dxa"/>
              <w:bottom w:w="113" w:type="dxa"/>
            </w:tcMar>
          </w:tcPr>
          <w:p w14:paraId="08EDA445">
            <w:pPr>
              <w:rPr>
                <w:rFonts w:ascii="Arial" w:hAnsi="Arial" w:cs="Arial"/>
                <w:sz w:val="20"/>
                <w:szCs w:val="20"/>
                <w:lang w:val="en-GB"/>
                <w:rPrChange w:id="5326" w:author="薛媛媛（Grace）" w:date="2025-11-18T13:55:33Z">
                  <w:rPr>
                    <w:sz w:val="20"/>
                    <w:szCs w:val="20"/>
                    <w:lang w:val="en-GB"/>
                  </w:rPr>
                </w:rPrChange>
              </w:rPr>
            </w:pPr>
          </w:p>
        </w:tc>
      </w:tr>
      <w:tr w14:paraId="7D0CC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69406EBA">
            <w:pPr>
              <w:rPr>
                <w:rFonts w:ascii="Arial" w:hAnsi="Arial" w:cs="Arial"/>
                <w:sz w:val="20"/>
                <w:szCs w:val="20"/>
                <w:lang w:val="en-GB"/>
                <w:rPrChange w:id="5327" w:author="薛媛媛（Grace）" w:date="2025-11-18T13:55:33Z">
                  <w:rPr>
                    <w:sz w:val="20"/>
                    <w:szCs w:val="20"/>
                    <w:lang w:val="en-GB"/>
                  </w:rPr>
                </w:rPrChange>
              </w:rPr>
            </w:pPr>
            <w:r>
              <w:rPr>
                <w:rFonts w:ascii="Arial" w:hAnsi="Arial" w:cs="Arial"/>
                <w:sz w:val="20"/>
                <w:szCs w:val="20"/>
                <w:lang w:val="en-GB"/>
                <w:rPrChange w:id="5328" w:author="薛媛媛（Grace）" w:date="2025-11-18T13:55:33Z">
                  <w:rPr>
                    <w:sz w:val="20"/>
                    <w:szCs w:val="20"/>
                    <w:lang w:val="en-GB"/>
                  </w:rPr>
                </w:rPrChange>
              </w:rPr>
              <w:t>22.3.</w:t>
            </w:r>
            <w:r>
              <w:rPr>
                <w:rFonts w:ascii="Arial" w:hAnsi="Arial" w:cs="Arial"/>
                <w:sz w:val="20"/>
                <w:szCs w:val="20"/>
                <w:lang w:val="en-GB"/>
                <w:rPrChange w:id="5329" w:author="薛媛媛（Grace）" w:date="2025-11-18T13:55:33Z">
                  <w:rPr>
                    <w:sz w:val="20"/>
                    <w:szCs w:val="20"/>
                    <w:lang w:val="en-GB"/>
                  </w:rPr>
                </w:rPrChange>
              </w:rPr>
              <w:tab/>
            </w:r>
            <w:r>
              <w:rPr>
                <w:rFonts w:ascii="Arial" w:hAnsi="Arial" w:cs="Arial"/>
                <w:sz w:val="20"/>
                <w:szCs w:val="20"/>
                <w:lang w:val="en-GB"/>
                <w:rPrChange w:id="5330" w:author="薛媛媛（Grace）" w:date="2025-11-18T13:55:33Z">
                  <w:rPr>
                    <w:sz w:val="20"/>
                    <w:szCs w:val="20"/>
                    <w:lang w:val="en-GB"/>
                  </w:rPr>
                </w:rPrChange>
              </w:rPr>
              <w:t>Devices for use by lay persons shall, where appropriate, include a procedure by which the lay person:</w:t>
            </w:r>
          </w:p>
          <w:p w14:paraId="61EB166B">
            <w:pPr>
              <w:rPr>
                <w:rFonts w:ascii="Arial" w:hAnsi="Arial" w:cs="Arial"/>
                <w:sz w:val="20"/>
                <w:szCs w:val="20"/>
                <w:lang w:val="en-GB"/>
                <w:rPrChange w:id="5331" w:author="薛媛媛（Grace）" w:date="2025-11-18T13:55:33Z">
                  <w:rPr>
                    <w:sz w:val="20"/>
                    <w:szCs w:val="20"/>
                    <w:lang w:val="en-GB"/>
                  </w:rPr>
                </w:rPrChange>
              </w:rPr>
            </w:pPr>
            <w:r>
              <w:rPr>
                <w:rFonts w:ascii="Arial" w:hAnsi="Arial" w:cs="Arial"/>
                <w:sz w:val="20"/>
                <w:szCs w:val="20"/>
                <w:lang w:val="en-GB"/>
                <w:rPrChange w:id="5332" w:author="薛媛媛（Grace）" w:date="2025-11-18T13:55:33Z">
                  <w:rPr>
                    <w:sz w:val="20"/>
                    <w:szCs w:val="20"/>
                    <w:lang w:val="en-GB"/>
                  </w:rPr>
                </w:rPrChange>
              </w:rPr>
              <w:t>—  can verify that, at the time of use, the device will perform as intended by the manufacturer, and</w:t>
            </w:r>
          </w:p>
          <w:p w14:paraId="4CDF1246">
            <w:pPr>
              <w:rPr>
                <w:rFonts w:ascii="Arial" w:hAnsi="Arial" w:cs="Arial"/>
                <w:sz w:val="20"/>
                <w:szCs w:val="20"/>
                <w:lang w:val="en-GB"/>
                <w:rPrChange w:id="5333" w:author="薛媛媛（Grace）" w:date="2025-11-18T13:55:33Z">
                  <w:rPr>
                    <w:sz w:val="20"/>
                    <w:szCs w:val="20"/>
                    <w:lang w:val="en-GB"/>
                  </w:rPr>
                </w:rPrChange>
              </w:rPr>
            </w:pPr>
            <w:r>
              <w:rPr>
                <w:rFonts w:ascii="Arial" w:hAnsi="Arial" w:cs="Arial"/>
                <w:sz w:val="20"/>
                <w:szCs w:val="20"/>
                <w:lang w:val="en-GB"/>
                <w:rPrChange w:id="5334" w:author="薛媛媛（Grace）" w:date="2025-11-18T13:55:33Z">
                  <w:rPr>
                    <w:sz w:val="20"/>
                    <w:szCs w:val="20"/>
                    <w:lang w:val="en-GB"/>
                  </w:rPr>
                </w:rPrChange>
              </w:rPr>
              <w:t>—  if applicable, is warned if the device has failed to provide a valid result.</w:t>
            </w:r>
          </w:p>
        </w:tc>
        <w:tc>
          <w:tcPr>
            <w:tcW w:w="1198" w:type="dxa"/>
            <w:shd w:val="clear" w:color="auto" w:fill="auto"/>
            <w:tcMar>
              <w:top w:w="113" w:type="dxa"/>
              <w:bottom w:w="113" w:type="dxa"/>
            </w:tcMar>
            <w:vAlign w:val="top"/>
          </w:tcPr>
          <w:p w14:paraId="7EC77F95">
            <w:pPr>
              <w:rPr>
                <w:ins w:id="5335" w:author="薛媛媛（Grace）" w:date="2025-11-18T10:16:19Z"/>
                <w:rFonts w:hint="default" w:ascii="Arial" w:hAnsi="Arial" w:cs="Arial" w:eastAsiaTheme="minorHAnsi"/>
                <w:sz w:val="20"/>
                <w:szCs w:val="20"/>
                <w:lang w:val="en-GB" w:eastAsia="zh-CN" w:bidi="ar-SA"/>
                <w:rPrChange w:id="5336" w:author="薛媛媛（Grace）" w:date="2025-11-18T13:55:39Z">
                  <w:rPr>
                    <w:ins w:id="5337" w:author="薛媛媛（Grace）" w:date="2025-11-18T10:16:19Z"/>
                    <w:rFonts w:hint="eastAsia" w:ascii="Arial" w:hAnsi="Arial" w:cs="Arial" w:eastAsiaTheme="minorHAnsi"/>
                    <w:sz w:val="22"/>
                    <w:szCs w:val="22"/>
                    <w:lang w:val="en-GB" w:eastAsia="zh-CN" w:bidi="ar-SA"/>
                  </w:rPr>
                </w:rPrChange>
              </w:rPr>
            </w:pPr>
            <w:ins w:id="5338" w:author="薛媛媛（Grace）" w:date="2025-11-18T10:16:19Z">
              <w:r>
                <w:rPr>
                  <w:rFonts w:hint="default" w:ascii="Arial" w:hAnsi="Arial" w:cs="Arial" w:eastAsiaTheme="minorHAnsi"/>
                  <w:sz w:val="20"/>
                  <w:szCs w:val="20"/>
                  <w:lang w:val="en-GB" w:eastAsia="zh-CN"/>
                  <w:rPrChange w:id="5339"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27B056D8">
            <w:pPr>
              <w:rPr>
                <w:ins w:id="5341" w:author="薛媛媛（Grace）" w:date="2025-11-18T10:16:19Z"/>
                <w:rFonts w:hint="default" w:ascii="Arial" w:hAnsi="Arial" w:cs="Arial" w:eastAsiaTheme="minorHAnsi"/>
                <w:sz w:val="20"/>
                <w:szCs w:val="20"/>
                <w:lang w:val="en-GB" w:eastAsia="zh-CN"/>
                <w:rPrChange w:id="5342" w:author="薛媛媛（Grace）" w:date="2025-11-18T13:55:39Z">
                  <w:rPr>
                    <w:ins w:id="5343" w:author="薛媛媛（Grace）" w:date="2025-11-18T10:16:19Z"/>
                    <w:rFonts w:hint="eastAsia" w:eastAsiaTheme="minorHAnsi"/>
                    <w:sz w:val="22"/>
                    <w:szCs w:val="22"/>
                    <w:lang w:val="en-GB" w:eastAsia="zh-CN"/>
                  </w:rPr>
                </w:rPrChange>
              </w:rPr>
            </w:pPr>
            <w:ins w:id="5344" w:author="薛媛媛（Grace）" w:date="2025-11-18T10:16:19Z">
              <w:r>
                <w:rPr>
                  <w:rFonts w:hint="default" w:ascii="Arial" w:hAnsi="Arial" w:cs="Arial" w:eastAsiaTheme="minorHAnsi"/>
                  <w:sz w:val="20"/>
                  <w:szCs w:val="20"/>
                  <w:lang w:val="en-GB" w:eastAsia="zh-CN"/>
                  <w:rPrChange w:id="5345" w:author="薛媛媛（Grace）" w:date="2025-11-18T13:55:39Z">
                    <w:rPr>
                      <w:rFonts w:hint="eastAsia" w:eastAsiaTheme="minorHAnsi"/>
                      <w:sz w:val="22"/>
                      <w:szCs w:val="22"/>
                      <w:lang w:val="en-GB" w:eastAsia="zh-CN"/>
                    </w:rPr>
                  </w:rPrChange>
                </w:rPr>
                <w:t>EN ISO 11608-1</w:t>
              </w:r>
            </w:ins>
          </w:p>
          <w:p w14:paraId="23BC4660">
            <w:pPr>
              <w:rPr>
                <w:ins w:id="5347" w:author="薛媛媛（Grace）" w:date="2025-11-18T10:16:19Z"/>
                <w:rFonts w:hint="default" w:ascii="Arial" w:hAnsi="Arial" w:cs="Arial"/>
                <w:sz w:val="20"/>
                <w:szCs w:val="20"/>
                <w:lang w:val="en-GB"/>
                <w:rPrChange w:id="5348" w:author="薛媛媛（Grace）" w:date="2025-11-18T13:55:39Z">
                  <w:rPr>
                    <w:ins w:id="5349" w:author="薛媛媛（Grace）" w:date="2025-11-18T10:16:19Z"/>
                    <w:rFonts w:hint="eastAsia"/>
                    <w:lang w:val="en-GB"/>
                  </w:rPr>
                </w:rPrChange>
              </w:rPr>
            </w:pPr>
            <w:ins w:id="5350" w:author="薛媛媛（Grace）" w:date="2025-11-18T10:16:19Z">
              <w:r>
                <w:rPr>
                  <w:rFonts w:hint="default" w:ascii="Arial" w:hAnsi="Arial" w:cs="Arial"/>
                  <w:sz w:val="20"/>
                  <w:szCs w:val="20"/>
                  <w:lang w:val="en-GB"/>
                  <w:rPrChange w:id="5351" w:author="薛媛媛（Grace）" w:date="2025-11-18T13:55:39Z">
                    <w:rPr>
                      <w:rFonts w:hint="eastAsia"/>
                      <w:lang w:val="en-GB"/>
                    </w:rPr>
                  </w:rPrChange>
                </w:rPr>
                <w:t>EN ISO 11608-5</w:t>
              </w:r>
            </w:ins>
          </w:p>
          <w:p w14:paraId="3EE26057">
            <w:pPr>
              <w:rPr>
                <w:ins w:id="5353" w:author="薛媛媛（Grace）" w:date="2025-11-18T10:16:19Z"/>
                <w:rFonts w:hint="default" w:ascii="Arial" w:hAnsi="Arial" w:cs="Arial"/>
                <w:sz w:val="20"/>
                <w:szCs w:val="20"/>
                <w:lang w:val="en-GB"/>
                <w:rPrChange w:id="5354" w:author="薛媛媛（Grace）" w:date="2025-11-18T13:55:39Z">
                  <w:rPr>
                    <w:ins w:id="5355" w:author="薛媛媛（Grace）" w:date="2025-11-18T10:16:19Z"/>
                    <w:rFonts w:hint="eastAsia"/>
                    <w:lang w:val="en-GB"/>
                  </w:rPr>
                </w:rPrChange>
              </w:rPr>
            </w:pPr>
            <w:ins w:id="5356" w:author="薛媛媛（Grace）" w:date="2025-11-18T10:16:19Z">
              <w:r>
                <w:rPr>
                  <w:rFonts w:hint="default" w:ascii="Arial" w:hAnsi="Arial" w:cs="Arial"/>
                  <w:sz w:val="20"/>
                  <w:szCs w:val="20"/>
                  <w:lang w:val="en-GB"/>
                  <w:rPrChange w:id="5357" w:author="薛媛媛（Grace）" w:date="2025-11-18T13:55:39Z">
                    <w:rPr>
                      <w:rFonts w:hint="eastAsia"/>
                      <w:lang w:val="en-GB"/>
                    </w:rPr>
                  </w:rPrChange>
                </w:rPr>
                <w:t>EN ISO 23908</w:t>
              </w:r>
            </w:ins>
          </w:p>
          <w:p w14:paraId="2C09AE47">
            <w:pPr>
              <w:rPr>
                <w:ins w:id="5359" w:author="薛媛媛（Grace）" w:date="2025-11-18T10:16:19Z"/>
                <w:rFonts w:hint="default" w:ascii="Arial" w:hAnsi="Arial" w:cs="Arial"/>
                <w:sz w:val="20"/>
                <w:szCs w:val="20"/>
                <w:lang w:val="en-GB" w:eastAsia="zh-CN"/>
                <w:rPrChange w:id="5360" w:author="薛媛媛（Grace）" w:date="2025-11-18T13:55:39Z">
                  <w:rPr>
                    <w:ins w:id="5361" w:author="薛媛媛（Grace）" w:date="2025-11-18T10:16:19Z"/>
                    <w:rFonts w:hint="eastAsia" w:ascii="Arial" w:hAnsi="Arial" w:cs="Arial"/>
                    <w:sz w:val="22"/>
                    <w:szCs w:val="22"/>
                    <w:lang w:val="en-GB" w:eastAsia="zh-CN"/>
                  </w:rPr>
                </w:rPrChange>
              </w:rPr>
            </w:pPr>
            <w:ins w:id="5362" w:author="薛媛媛（Grace）" w:date="2025-11-18T10:16:19Z">
              <w:r>
                <w:rPr>
                  <w:rFonts w:hint="default" w:ascii="Arial" w:hAnsi="Arial" w:cs="Arial"/>
                  <w:sz w:val="20"/>
                  <w:szCs w:val="20"/>
                  <w:lang w:val="en-GB" w:eastAsia="zh-CN"/>
                  <w:rPrChange w:id="5363" w:author="薛媛媛（Grace）" w:date="2025-11-18T13:55:39Z">
                    <w:rPr>
                      <w:rFonts w:hint="eastAsia" w:ascii="Arial" w:hAnsi="Arial" w:cs="Arial"/>
                      <w:sz w:val="22"/>
                      <w:szCs w:val="22"/>
                      <w:lang w:val="en-GB" w:eastAsia="zh-CN"/>
                    </w:rPr>
                  </w:rPrChange>
                </w:rPr>
                <w:t>EN ISO 15223-1</w:t>
              </w:r>
            </w:ins>
          </w:p>
          <w:p w14:paraId="05EE03A7">
            <w:pPr>
              <w:rPr>
                <w:ins w:id="5365" w:author="薛媛媛（Grace）" w:date="2025-11-18T10:16:19Z"/>
                <w:rFonts w:hint="default" w:ascii="Arial" w:hAnsi="Arial" w:cs="Arial"/>
                <w:sz w:val="20"/>
                <w:szCs w:val="20"/>
                <w:lang w:val="en-GB" w:eastAsia="zh-CN"/>
                <w:rPrChange w:id="5366" w:author="薛媛媛（Grace）" w:date="2025-11-18T13:55:39Z">
                  <w:rPr>
                    <w:ins w:id="5367" w:author="薛媛媛（Grace）" w:date="2025-11-18T10:16:19Z"/>
                    <w:rFonts w:hint="eastAsia" w:ascii="Arial" w:hAnsi="Arial" w:cs="Arial"/>
                    <w:sz w:val="22"/>
                    <w:szCs w:val="22"/>
                    <w:lang w:val="en-GB" w:eastAsia="zh-CN"/>
                  </w:rPr>
                </w:rPrChange>
              </w:rPr>
            </w:pPr>
            <w:ins w:id="5368" w:author="薛媛媛（Grace）" w:date="2025-11-18T10:16:19Z">
              <w:r>
                <w:rPr>
                  <w:rFonts w:hint="default" w:ascii="Arial" w:hAnsi="Arial" w:cs="Arial"/>
                  <w:sz w:val="20"/>
                  <w:szCs w:val="20"/>
                  <w:lang w:val="en-GB" w:eastAsia="zh-CN"/>
                  <w:rPrChange w:id="5369" w:author="薛媛媛（Grace）" w:date="2025-11-18T13:55:39Z">
                    <w:rPr>
                      <w:rFonts w:hint="eastAsia" w:ascii="Arial" w:hAnsi="Arial" w:cs="Arial"/>
                      <w:sz w:val="22"/>
                      <w:szCs w:val="22"/>
                      <w:lang w:val="en-GB" w:eastAsia="zh-CN"/>
                    </w:rPr>
                  </w:rPrChange>
                </w:rPr>
                <w:t>EN ISO 20417</w:t>
              </w:r>
            </w:ins>
          </w:p>
          <w:p w14:paraId="5F024D58">
            <w:pPr>
              <w:rPr>
                <w:ins w:id="5371" w:author="薛媛媛（Grace）" w:date="2025-11-18T10:16:19Z"/>
                <w:rFonts w:hint="default" w:ascii="Arial" w:hAnsi="Arial" w:cs="Arial" w:eastAsiaTheme="minorHAnsi"/>
                <w:sz w:val="20"/>
                <w:szCs w:val="20"/>
                <w:lang w:val="en-GB" w:eastAsia="zh-CN" w:bidi="ar-SA"/>
                <w:rPrChange w:id="5372" w:author="薛媛媛（Grace）" w:date="2025-11-18T13:55:39Z">
                  <w:rPr>
                    <w:ins w:id="5373" w:author="薛媛媛（Grace）" w:date="2025-11-18T10:16:19Z"/>
                    <w:rFonts w:hint="eastAsia" w:ascii="Arial" w:hAnsi="Arial" w:cs="Arial" w:eastAsiaTheme="minorHAnsi"/>
                    <w:sz w:val="22"/>
                    <w:szCs w:val="22"/>
                    <w:lang w:val="en-GB" w:eastAsia="zh-CN" w:bidi="ar-SA"/>
                  </w:rPr>
                </w:rPrChange>
              </w:rPr>
            </w:pPr>
            <w:ins w:id="5374" w:author="薛媛媛（Grace）" w:date="2025-11-18T10:16:19Z">
              <w:r>
                <w:rPr>
                  <w:rFonts w:hint="default" w:ascii="Arial" w:hAnsi="Arial" w:eastAsia="宋体" w:cs="Arial"/>
                  <w:sz w:val="20"/>
                  <w:szCs w:val="20"/>
                  <w:lang w:val="en-US" w:eastAsia="zh-CN"/>
                  <w:rPrChange w:id="5375" w:author="薛媛媛（Grace）" w:date="2025-11-18T13:55:33Z">
                    <w:rPr>
                      <w:rFonts w:hint="eastAsia" w:eastAsia="宋体"/>
                      <w:sz w:val="20"/>
                      <w:szCs w:val="20"/>
                      <w:lang w:val="en-US" w:eastAsia="zh-CN"/>
                    </w:rPr>
                  </w:rPrChange>
                </w:rPr>
                <w:t>EN ISO 14971</w:t>
              </w:r>
            </w:ins>
          </w:p>
        </w:tc>
        <w:tc>
          <w:tcPr>
            <w:tcW w:w="3078" w:type="dxa"/>
            <w:shd w:val="clear" w:color="auto" w:fill="auto"/>
            <w:tcMar>
              <w:top w:w="113" w:type="dxa"/>
              <w:bottom w:w="113" w:type="dxa"/>
            </w:tcMar>
            <w:vAlign w:val="top"/>
          </w:tcPr>
          <w:p w14:paraId="50CD1368">
            <w:pPr>
              <w:rPr>
                <w:ins w:id="5377" w:author="薛媛媛（Grace）" w:date="2025-11-18T10:16:19Z"/>
                <w:rFonts w:hint="default" w:ascii="Arial" w:hAnsi="Arial" w:cs="Arial" w:eastAsiaTheme="minorEastAsia"/>
                <w:color w:val="auto"/>
                <w:sz w:val="20"/>
                <w:szCs w:val="20"/>
                <w:lang w:val="en-GB" w:eastAsia="zh-TW"/>
                <w:rPrChange w:id="5378" w:author="薛媛媛（Grace）" w:date="2025-11-18T13:55:39Z">
                  <w:rPr>
                    <w:ins w:id="5379" w:author="薛媛媛（Grace）" w:date="2025-11-18T10:16:19Z"/>
                    <w:rFonts w:hint="default" w:ascii="Arial" w:hAnsi="Arial" w:cs="Arial" w:eastAsiaTheme="minorEastAsia"/>
                    <w:color w:val="auto"/>
                    <w:sz w:val="22"/>
                    <w:szCs w:val="22"/>
                    <w:lang w:val="en-GB" w:eastAsia="zh-TW"/>
                  </w:rPr>
                </w:rPrChange>
              </w:rPr>
            </w:pPr>
            <w:ins w:id="5380" w:author="薛媛媛（Grace）" w:date="2025-11-18T10:16:19Z">
              <w:r>
                <w:rPr>
                  <w:rFonts w:hint="default" w:ascii="Arial" w:hAnsi="Arial" w:cs="Arial" w:eastAsiaTheme="minorEastAsia"/>
                  <w:color w:val="auto"/>
                  <w:sz w:val="20"/>
                  <w:szCs w:val="20"/>
                  <w:lang w:val="en-GB" w:eastAsia="zh-TW"/>
                  <w:rPrChange w:id="5381" w:author="薛媛媛（Grace）" w:date="2025-11-18T13:55:39Z">
                    <w:rPr>
                      <w:rFonts w:hint="default" w:ascii="Arial" w:hAnsi="Arial" w:cs="Arial" w:eastAsiaTheme="minorEastAsia"/>
                      <w:color w:val="auto"/>
                      <w:sz w:val="22"/>
                      <w:szCs w:val="22"/>
                      <w:lang w:val="en-GB" w:eastAsia="zh-TW"/>
                    </w:rPr>
                  </w:rPrChange>
                </w:rPr>
                <w:t>Design verification test report</w:t>
              </w:r>
            </w:ins>
          </w:p>
          <w:p w14:paraId="75151C67">
            <w:pPr>
              <w:rPr>
                <w:ins w:id="5383" w:author="薛媛媛（Grace）" w:date="2025-11-18T10:16:19Z"/>
                <w:rFonts w:hint="default" w:ascii="Arial" w:hAnsi="Arial" w:cs="Arial" w:eastAsiaTheme="minorHAnsi"/>
                <w:sz w:val="20"/>
                <w:szCs w:val="20"/>
                <w:lang w:val="en-GB" w:eastAsia="zh-CN"/>
                <w:rPrChange w:id="5384" w:author="薛媛媛（Grace）" w:date="2025-11-18T13:55:39Z">
                  <w:rPr>
                    <w:ins w:id="5385" w:author="薛媛媛（Grace）" w:date="2025-11-18T10:16:19Z"/>
                    <w:rFonts w:hint="eastAsia" w:ascii="Arial" w:hAnsi="Arial" w:cs="Arial" w:eastAsiaTheme="minorHAnsi"/>
                    <w:sz w:val="22"/>
                    <w:szCs w:val="22"/>
                    <w:lang w:val="en-GB" w:eastAsia="zh-CN"/>
                  </w:rPr>
                </w:rPrChange>
              </w:rPr>
            </w:pPr>
            <w:ins w:id="5386" w:author="薛媛媛（Grace）" w:date="2025-11-18T10:16:19Z">
              <w:r>
                <w:rPr>
                  <w:rFonts w:hint="default" w:ascii="Arial" w:hAnsi="Arial" w:cs="Arial" w:eastAsiaTheme="minorHAnsi"/>
                  <w:sz w:val="20"/>
                  <w:szCs w:val="20"/>
                  <w:lang w:val="en-GB" w:eastAsia="zh-CN"/>
                  <w:rPrChange w:id="5387" w:author="薛媛媛（Grace）" w:date="2025-11-18T13:55:39Z">
                    <w:rPr>
                      <w:rFonts w:hint="eastAsia" w:ascii="Arial" w:hAnsi="Arial" w:cs="Arial" w:eastAsiaTheme="minorHAnsi"/>
                      <w:sz w:val="22"/>
                      <w:szCs w:val="22"/>
                      <w:lang w:val="en-GB" w:eastAsia="zh-CN"/>
                    </w:rPr>
                  </w:rPrChange>
                </w:rPr>
                <w:t xml:space="preserve">Label </w:t>
              </w:r>
            </w:ins>
          </w:p>
          <w:p w14:paraId="04E82D44">
            <w:pPr>
              <w:rPr>
                <w:ins w:id="5389" w:author="薛媛媛（Grace）" w:date="2025-11-18T10:16:19Z"/>
                <w:rFonts w:hint="default" w:ascii="Arial" w:hAnsi="Arial" w:cs="Arial"/>
                <w:sz w:val="20"/>
                <w:szCs w:val="20"/>
                <w:lang w:val="en-GB" w:eastAsia="zh-CN"/>
                <w:rPrChange w:id="5390" w:author="薛媛媛（Grace）" w:date="2025-11-18T13:55:39Z">
                  <w:rPr>
                    <w:ins w:id="5391" w:author="薛媛媛（Grace）" w:date="2025-11-18T10:16:19Z"/>
                    <w:rFonts w:hint="eastAsia" w:ascii="Arial" w:hAnsi="Arial" w:cs="Arial"/>
                    <w:sz w:val="22"/>
                    <w:szCs w:val="22"/>
                    <w:lang w:val="en-GB" w:eastAsia="zh-CN"/>
                  </w:rPr>
                </w:rPrChange>
              </w:rPr>
            </w:pPr>
            <w:ins w:id="5392" w:author="薛媛媛（Grace）" w:date="2025-11-18T10:16:19Z">
              <w:r>
                <w:rPr>
                  <w:rFonts w:hint="default" w:ascii="Arial" w:hAnsi="Arial" w:cs="Arial" w:eastAsiaTheme="minorHAnsi"/>
                  <w:sz w:val="20"/>
                  <w:szCs w:val="20"/>
                  <w:lang w:val="en-GB" w:eastAsia="zh-CN"/>
                  <w:rPrChange w:id="5393" w:author="薛媛媛（Grace）" w:date="2025-11-18T13:55:39Z">
                    <w:rPr>
                      <w:rFonts w:hint="default" w:ascii="Arial" w:hAnsi="Arial" w:cs="Arial" w:eastAsiaTheme="minorHAnsi"/>
                      <w:sz w:val="22"/>
                      <w:szCs w:val="22"/>
                      <w:lang w:val="en-GB" w:eastAsia="zh-CN"/>
                    </w:rPr>
                  </w:rPrChange>
                </w:rPr>
                <w:t>Risk Management Report</w:t>
              </w:r>
            </w:ins>
          </w:p>
          <w:p w14:paraId="24A8BCFA">
            <w:pPr>
              <w:rPr>
                <w:ins w:id="5395" w:author="薛媛媛（Grace）" w:date="2025-11-18T10:16:19Z"/>
                <w:rFonts w:hint="default" w:ascii="Arial" w:hAnsi="Arial" w:cs="Arial" w:eastAsiaTheme="minorHAnsi"/>
                <w:sz w:val="20"/>
                <w:szCs w:val="20"/>
                <w:lang w:val="en-GB" w:eastAsia="zh-CN"/>
                <w:rPrChange w:id="5396" w:author="薛媛媛（Grace）" w:date="2025-11-18T13:55:39Z">
                  <w:rPr>
                    <w:ins w:id="5397" w:author="薛媛媛（Grace）" w:date="2025-11-18T10:16:19Z"/>
                    <w:rFonts w:hint="eastAsia" w:ascii="Arial" w:hAnsi="Arial" w:cs="Arial" w:eastAsiaTheme="minorHAnsi"/>
                    <w:sz w:val="22"/>
                    <w:szCs w:val="22"/>
                    <w:lang w:val="en-GB" w:eastAsia="zh-CN"/>
                  </w:rPr>
                </w:rPrChange>
              </w:rPr>
            </w:pPr>
          </w:p>
          <w:p w14:paraId="43E2E7E3">
            <w:pPr>
              <w:rPr>
                <w:ins w:id="5398" w:author="薛媛媛（Grace）" w:date="2025-11-18T10:16:19Z"/>
                <w:rFonts w:hint="default" w:ascii="Arial" w:hAnsi="Arial" w:cs="Arial" w:eastAsiaTheme="minorHAnsi"/>
                <w:sz w:val="20"/>
                <w:szCs w:val="20"/>
                <w:lang w:val="en-US" w:eastAsia="zh-CN"/>
                <w:rPrChange w:id="5399" w:author="薛媛媛（Grace）" w:date="2025-11-18T13:55:39Z">
                  <w:rPr>
                    <w:ins w:id="5400" w:author="薛媛媛（Grace）" w:date="2025-11-18T10:16:19Z"/>
                    <w:rFonts w:hint="eastAsia" w:ascii="Arial" w:hAnsi="Arial" w:cs="Arial" w:eastAsiaTheme="minorHAnsi"/>
                    <w:sz w:val="22"/>
                    <w:szCs w:val="22"/>
                    <w:lang w:val="en-US" w:eastAsia="zh-CN"/>
                  </w:rPr>
                </w:rPrChange>
              </w:rPr>
            </w:pPr>
          </w:p>
          <w:p w14:paraId="1941CF1B">
            <w:pPr>
              <w:rPr>
                <w:ins w:id="5401" w:author="薛媛媛（Grace）" w:date="2025-11-18T10:16:19Z"/>
                <w:rFonts w:hint="default" w:ascii="Arial" w:hAnsi="Arial" w:cs="Arial" w:eastAsiaTheme="minorEastAsia"/>
                <w:color w:val="auto"/>
                <w:sz w:val="20"/>
                <w:szCs w:val="20"/>
                <w:lang w:val="en-US" w:eastAsia="zh-CN"/>
                <w:rPrChange w:id="5402" w:author="薛媛媛（Grace）" w:date="2025-11-18T13:55:39Z">
                  <w:rPr>
                    <w:ins w:id="5403" w:author="薛媛媛（Grace）" w:date="2025-11-18T10:16:19Z"/>
                    <w:rFonts w:hint="default" w:cs="Arial" w:eastAsiaTheme="minorEastAsia"/>
                    <w:color w:val="auto"/>
                    <w:sz w:val="22"/>
                    <w:szCs w:val="22"/>
                    <w:lang w:val="en-US" w:eastAsia="zh-CN"/>
                  </w:rPr>
                </w:rPrChange>
              </w:rPr>
            </w:pPr>
          </w:p>
          <w:p w14:paraId="6F480FD4">
            <w:pPr>
              <w:rPr>
                <w:ins w:id="5404" w:author="薛媛媛（Grace）" w:date="2025-11-18T10:16:19Z"/>
                <w:rFonts w:hint="default" w:ascii="Arial" w:hAnsi="Arial" w:eastAsia="宋体" w:cs="Arial"/>
                <w:sz w:val="20"/>
                <w:szCs w:val="20"/>
                <w:lang w:val="en-GB" w:eastAsia="zh-CN" w:bidi="ar-SA"/>
                <w:rPrChange w:id="5405" w:author="薛媛媛（Grace）" w:date="2025-11-18T13:55:33Z">
                  <w:rPr>
                    <w:ins w:id="5406" w:author="薛媛媛（Grace）" w:date="2025-11-18T10:16:19Z"/>
                    <w:rFonts w:hint="default" w:ascii="Arial" w:hAnsi="Arial" w:eastAsia="宋体" w:cs="Arial"/>
                    <w:sz w:val="20"/>
                    <w:szCs w:val="20"/>
                    <w:lang w:val="en-GB" w:eastAsia="zh-CN" w:bidi="ar-SA"/>
                  </w:rPr>
                </w:rPrChange>
              </w:rPr>
            </w:pPr>
          </w:p>
        </w:tc>
        <w:tc>
          <w:tcPr>
            <w:tcW w:w="3078" w:type="dxa"/>
            <w:tcMar>
              <w:top w:w="113" w:type="dxa"/>
              <w:bottom w:w="113" w:type="dxa"/>
            </w:tcMar>
          </w:tcPr>
          <w:p w14:paraId="47F1FF71">
            <w:pPr>
              <w:rPr>
                <w:rFonts w:ascii="Arial" w:hAnsi="Arial" w:cs="Arial"/>
                <w:sz w:val="20"/>
                <w:szCs w:val="20"/>
                <w:lang w:val="en-GB"/>
                <w:rPrChange w:id="5407" w:author="薛媛媛（Grace）" w:date="2025-11-18T13:55:33Z">
                  <w:rPr>
                    <w:sz w:val="20"/>
                    <w:szCs w:val="20"/>
                    <w:lang w:val="en-GB"/>
                  </w:rPr>
                </w:rPrChange>
              </w:rPr>
            </w:pPr>
          </w:p>
        </w:tc>
      </w:tr>
      <w:tr w14:paraId="12D0E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5389" w:type="dxa"/>
            <w:gridSpan w:val="5"/>
            <w:shd w:val="clear" w:color="auto" w:fill="D0CECE" w:themeFill="background2" w:themeFillShade="E6"/>
            <w:tcMar>
              <w:top w:w="113" w:type="dxa"/>
              <w:bottom w:w="113" w:type="dxa"/>
            </w:tcMar>
          </w:tcPr>
          <w:p w14:paraId="41B5D08E">
            <w:pPr>
              <w:rPr>
                <w:rFonts w:ascii="Arial" w:hAnsi="Arial" w:cs="Arial"/>
                <w:sz w:val="20"/>
                <w:szCs w:val="20"/>
                <w:lang w:val="en-GB"/>
                <w:rPrChange w:id="5408" w:author="薛媛媛（Grace）" w:date="2025-11-18T13:55:33Z">
                  <w:rPr>
                    <w:sz w:val="20"/>
                    <w:szCs w:val="20"/>
                    <w:lang w:val="en-GB"/>
                  </w:rPr>
                </w:rPrChange>
              </w:rPr>
            </w:pPr>
            <w:r>
              <w:rPr>
                <w:rFonts w:ascii="Arial" w:hAnsi="Arial" w:cs="Arial"/>
                <w:sz w:val="20"/>
                <w:szCs w:val="20"/>
                <w:lang w:val="en-GB"/>
                <w:rPrChange w:id="5409" w:author="薛媛媛（Grace）" w:date="2025-11-18T13:55:33Z">
                  <w:rPr>
                    <w:sz w:val="20"/>
                    <w:szCs w:val="20"/>
                    <w:lang w:val="en-GB"/>
                  </w:rPr>
                </w:rPrChange>
              </w:rPr>
              <w:t xml:space="preserve">CHAPTER III, </w:t>
            </w:r>
            <w:r>
              <w:rPr>
                <w:rFonts w:ascii="Arial" w:hAnsi="Arial" w:cs="Arial"/>
                <w:b/>
                <w:sz w:val="20"/>
                <w:szCs w:val="20"/>
                <w:lang w:val="en-GB"/>
                <w:rPrChange w:id="5410" w:author="薛媛媛（Grace）" w:date="2025-11-18T13:55:33Z">
                  <w:rPr>
                    <w:b/>
                    <w:sz w:val="20"/>
                    <w:szCs w:val="20"/>
                    <w:lang w:val="en-GB"/>
                  </w:rPr>
                </w:rPrChange>
              </w:rPr>
              <w:t>REQUIREMENTS REGARDING THE INFORMATION SUPPLIED WITH THE DEVICE</w:t>
            </w:r>
          </w:p>
        </w:tc>
      </w:tr>
      <w:tr w14:paraId="30296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6B24D6AD">
            <w:pPr>
              <w:rPr>
                <w:rFonts w:ascii="Arial" w:hAnsi="Arial" w:cs="Arial"/>
                <w:b/>
                <w:sz w:val="20"/>
                <w:szCs w:val="20"/>
                <w:lang w:val="en-GB"/>
                <w:rPrChange w:id="5411" w:author="薛媛媛（Grace）" w:date="2025-11-18T13:55:33Z">
                  <w:rPr>
                    <w:b/>
                    <w:sz w:val="20"/>
                    <w:szCs w:val="20"/>
                    <w:lang w:val="en-GB"/>
                  </w:rPr>
                </w:rPrChange>
              </w:rPr>
            </w:pPr>
            <w:r>
              <w:rPr>
                <w:rFonts w:ascii="Arial" w:hAnsi="Arial" w:cs="Arial"/>
                <w:b/>
                <w:sz w:val="20"/>
                <w:szCs w:val="20"/>
                <w:lang w:val="en-GB"/>
                <w:rPrChange w:id="5412" w:author="薛媛媛（Grace）" w:date="2025-11-18T13:55:33Z">
                  <w:rPr>
                    <w:b/>
                    <w:sz w:val="20"/>
                    <w:szCs w:val="20"/>
                    <w:lang w:val="en-GB"/>
                  </w:rPr>
                </w:rPrChange>
              </w:rPr>
              <w:t>23.   Label and instructions for use</w:t>
            </w:r>
          </w:p>
        </w:tc>
        <w:tc>
          <w:tcPr>
            <w:tcW w:w="1198" w:type="dxa"/>
            <w:tcMar>
              <w:top w:w="113" w:type="dxa"/>
              <w:bottom w:w="113" w:type="dxa"/>
            </w:tcMar>
          </w:tcPr>
          <w:p w14:paraId="5F299AF9">
            <w:pPr>
              <w:rPr>
                <w:rFonts w:ascii="Arial" w:hAnsi="Arial" w:cs="Arial"/>
                <w:sz w:val="20"/>
                <w:szCs w:val="20"/>
                <w:lang w:val="en-GB"/>
                <w:rPrChange w:id="5413" w:author="薛媛媛（Grace）" w:date="2025-11-18T13:55:33Z">
                  <w:rPr>
                    <w:sz w:val="20"/>
                    <w:szCs w:val="20"/>
                    <w:lang w:val="en-GB"/>
                  </w:rPr>
                </w:rPrChange>
              </w:rPr>
            </w:pPr>
          </w:p>
        </w:tc>
        <w:tc>
          <w:tcPr>
            <w:tcW w:w="3078" w:type="dxa"/>
            <w:tcMar>
              <w:top w:w="113" w:type="dxa"/>
              <w:bottom w:w="113" w:type="dxa"/>
            </w:tcMar>
          </w:tcPr>
          <w:p w14:paraId="4C42EB5F">
            <w:pPr>
              <w:rPr>
                <w:rFonts w:ascii="Arial" w:hAnsi="Arial" w:cs="Arial"/>
                <w:sz w:val="20"/>
                <w:szCs w:val="20"/>
                <w:lang w:val="en-GB"/>
                <w:rPrChange w:id="5414" w:author="薛媛媛（Grace）" w:date="2025-11-18T13:55:33Z">
                  <w:rPr>
                    <w:sz w:val="20"/>
                    <w:szCs w:val="20"/>
                    <w:lang w:val="en-GB"/>
                  </w:rPr>
                </w:rPrChange>
              </w:rPr>
            </w:pPr>
          </w:p>
        </w:tc>
        <w:tc>
          <w:tcPr>
            <w:tcW w:w="3078" w:type="dxa"/>
            <w:tcMar>
              <w:top w:w="113" w:type="dxa"/>
              <w:bottom w:w="113" w:type="dxa"/>
            </w:tcMar>
          </w:tcPr>
          <w:p w14:paraId="673D34FD">
            <w:pPr>
              <w:rPr>
                <w:rFonts w:ascii="Arial" w:hAnsi="Arial" w:cs="Arial"/>
                <w:sz w:val="20"/>
                <w:szCs w:val="20"/>
                <w:lang w:val="en-GB"/>
                <w:rPrChange w:id="5415" w:author="薛媛媛（Grace）" w:date="2025-11-18T13:55:33Z">
                  <w:rPr>
                    <w:sz w:val="20"/>
                    <w:szCs w:val="20"/>
                    <w:lang w:val="en-GB"/>
                  </w:rPr>
                </w:rPrChange>
              </w:rPr>
            </w:pPr>
          </w:p>
        </w:tc>
        <w:tc>
          <w:tcPr>
            <w:tcW w:w="3078" w:type="dxa"/>
            <w:tcMar>
              <w:top w:w="113" w:type="dxa"/>
              <w:bottom w:w="113" w:type="dxa"/>
            </w:tcMar>
          </w:tcPr>
          <w:p w14:paraId="556FDE38">
            <w:pPr>
              <w:rPr>
                <w:rFonts w:ascii="Arial" w:hAnsi="Arial" w:cs="Arial"/>
                <w:sz w:val="20"/>
                <w:szCs w:val="20"/>
                <w:lang w:val="en-GB"/>
                <w:rPrChange w:id="5416" w:author="薛媛媛（Grace）" w:date="2025-11-18T13:55:33Z">
                  <w:rPr>
                    <w:sz w:val="20"/>
                    <w:szCs w:val="20"/>
                    <w:lang w:val="en-GB"/>
                  </w:rPr>
                </w:rPrChange>
              </w:rPr>
            </w:pPr>
          </w:p>
        </w:tc>
      </w:tr>
      <w:tr w14:paraId="267F0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64A4A4A6">
            <w:pPr>
              <w:rPr>
                <w:rFonts w:ascii="Arial" w:hAnsi="Arial" w:cs="Arial"/>
                <w:sz w:val="20"/>
                <w:szCs w:val="20"/>
                <w:lang w:val="en-GB"/>
                <w:rPrChange w:id="5417" w:author="薛媛媛（Grace）" w:date="2025-11-18T13:55:33Z">
                  <w:rPr>
                    <w:sz w:val="20"/>
                    <w:szCs w:val="20"/>
                    <w:lang w:val="en-GB"/>
                  </w:rPr>
                </w:rPrChange>
              </w:rPr>
            </w:pPr>
            <w:r>
              <w:rPr>
                <w:rFonts w:ascii="Arial" w:hAnsi="Arial" w:cs="Arial"/>
                <w:sz w:val="20"/>
                <w:szCs w:val="20"/>
                <w:lang w:val="en-GB"/>
                <w:rPrChange w:id="5418" w:author="薛媛媛（Grace）" w:date="2025-11-18T13:55:33Z">
                  <w:rPr>
                    <w:sz w:val="20"/>
                    <w:szCs w:val="20"/>
                    <w:lang w:val="en-GB"/>
                  </w:rPr>
                </w:rPrChange>
              </w:rPr>
              <w:t xml:space="preserve">23.1.   General requirements regarding the information supplied by the manufacturer </w:t>
            </w:r>
          </w:p>
          <w:p w14:paraId="527470D4">
            <w:pPr>
              <w:rPr>
                <w:rFonts w:ascii="Arial" w:hAnsi="Arial" w:cs="Arial"/>
                <w:sz w:val="20"/>
                <w:szCs w:val="20"/>
                <w:lang w:val="en-GB"/>
                <w:rPrChange w:id="5419" w:author="薛媛媛（Grace）" w:date="2025-11-18T13:55:33Z">
                  <w:rPr>
                    <w:sz w:val="20"/>
                    <w:szCs w:val="20"/>
                    <w:lang w:val="en-GB"/>
                  </w:rPr>
                </w:rPrChange>
              </w:rPr>
            </w:pPr>
          </w:p>
          <w:p w14:paraId="6E2FF9CA">
            <w:pPr>
              <w:rPr>
                <w:rFonts w:ascii="Arial" w:hAnsi="Arial" w:cs="Arial"/>
                <w:sz w:val="20"/>
                <w:szCs w:val="20"/>
                <w:lang w:val="en-GB"/>
                <w:rPrChange w:id="5420" w:author="薛媛媛（Grace）" w:date="2025-11-18T13:55:33Z">
                  <w:rPr>
                    <w:sz w:val="20"/>
                    <w:szCs w:val="20"/>
                    <w:lang w:val="en-GB"/>
                  </w:rPr>
                </w:rPrChange>
              </w:rPr>
            </w:pPr>
            <w:r>
              <w:rPr>
                <w:rFonts w:ascii="Arial" w:hAnsi="Arial" w:cs="Arial"/>
                <w:sz w:val="20"/>
                <w:szCs w:val="20"/>
                <w:lang w:val="en-GB"/>
                <w:rPrChange w:id="5421" w:author="薛媛媛（Grace）" w:date="2025-11-18T13:55:33Z">
                  <w:rPr>
                    <w:sz w:val="20"/>
                    <w:szCs w:val="20"/>
                    <w:lang w:val="en-GB"/>
                  </w:rPr>
                </w:rPrChange>
              </w:rPr>
              <w:t>Each device shall be accompanied by the information needed to identify the device and its manufacturer, and by any safety and performance information relevant to the user, or any other person, as appropriate. Such information may appear on the device itself, on the packaging or in the instructions for use, and shall, if the manufacturer has a website, be made available and kept up to date on the website, taking into account the following:</w:t>
            </w:r>
          </w:p>
        </w:tc>
        <w:tc>
          <w:tcPr>
            <w:tcW w:w="1198" w:type="dxa"/>
            <w:shd w:val="clear" w:color="auto" w:fill="auto"/>
            <w:tcMar>
              <w:top w:w="113" w:type="dxa"/>
              <w:bottom w:w="113" w:type="dxa"/>
            </w:tcMar>
            <w:vAlign w:val="top"/>
          </w:tcPr>
          <w:p w14:paraId="65A6F3E9">
            <w:pPr>
              <w:rPr>
                <w:ins w:id="5422" w:author="薛媛媛（Grace）" w:date="2025-11-18T13:07:30Z"/>
                <w:rFonts w:hint="default" w:ascii="Arial" w:hAnsi="Arial" w:cs="Arial" w:eastAsiaTheme="minorHAnsi"/>
                <w:sz w:val="20"/>
                <w:szCs w:val="20"/>
                <w:lang w:val="en-GB" w:eastAsia="zh-CN" w:bidi="ar-SA"/>
                <w:rPrChange w:id="5423" w:author="薛媛媛（Grace）" w:date="2025-11-18T13:55:39Z">
                  <w:rPr>
                    <w:ins w:id="5424" w:author="薛媛媛（Grace）" w:date="2025-11-18T13:07:30Z"/>
                    <w:rFonts w:hint="eastAsia" w:ascii="Arial" w:hAnsi="Arial" w:cs="Arial" w:eastAsiaTheme="minorHAnsi"/>
                    <w:sz w:val="22"/>
                    <w:szCs w:val="22"/>
                    <w:lang w:val="en-GB" w:eastAsia="zh-CN" w:bidi="ar-SA"/>
                  </w:rPr>
                </w:rPrChange>
              </w:rPr>
            </w:pPr>
            <w:ins w:id="5425" w:author="薛媛媛（Grace）" w:date="2025-11-18T13:07:30Z">
              <w:r>
                <w:rPr>
                  <w:rFonts w:hint="default" w:ascii="Arial" w:hAnsi="Arial" w:cs="Arial" w:eastAsiaTheme="minorHAnsi"/>
                  <w:sz w:val="20"/>
                  <w:szCs w:val="20"/>
                  <w:lang w:val="en-GB" w:eastAsia="zh-CN"/>
                  <w:rPrChange w:id="5426"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49F18A05">
            <w:pPr>
              <w:rPr>
                <w:ins w:id="5428" w:author="薛媛媛（Grace）" w:date="2025-11-18T13:07:30Z"/>
                <w:rFonts w:hint="default" w:ascii="Arial" w:hAnsi="Arial" w:cs="Arial"/>
                <w:sz w:val="20"/>
                <w:szCs w:val="20"/>
                <w:lang w:val="en-GB" w:eastAsia="zh-CN"/>
                <w:rPrChange w:id="5429" w:author="薛媛媛（Grace）" w:date="2025-11-18T13:55:39Z">
                  <w:rPr>
                    <w:ins w:id="5430" w:author="薛媛媛（Grace）" w:date="2025-11-18T13:07:30Z"/>
                    <w:rFonts w:hint="eastAsia" w:ascii="Arial" w:hAnsi="Arial" w:cs="Arial"/>
                    <w:sz w:val="22"/>
                    <w:szCs w:val="22"/>
                    <w:lang w:val="en-GB" w:eastAsia="zh-CN"/>
                  </w:rPr>
                </w:rPrChange>
              </w:rPr>
            </w:pPr>
            <w:ins w:id="5431" w:author="薛媛媛（Grace）" w:date="2025-11-18T13:07:30Z">
              <w:r>
                <w:rPr>
                  <w:rFonts w:hint="default" w:ascii="Arial" w:hAnsi="Arial" w:cs="Arial"/>
                  <w:sz w:val="20"/>
                  <w:szCs w:val="20"/>
                  <w:lang w:val="en-GB" w:eastAsia="zh-CN"/>
                  <w:rPrChange w:id="5432" w:author="薛媛媛（Grace）" w:date="2025-11-18T13:55:39Z">
                    <w:rPr>
                      <w:rFonts w:hint="eastAsia" w:ascii="Arial" w:hAnsi="Arial" w:cs="Arial"/>
                      <w:sz w:val="22"/>
                      <w:szCs w:val="22"/>
                      <w:lang w:val="en-GB" w:eastAsia="zh-CN"/>
                    </w:rPr>
                  </w:rPrChange>
                </w:rPr>
                <w:t>EN ISO 15223-1</w:t>
              </w:r>
            </w:ins>
          </w:p>
          <w:p w14:paraId="1EEBE6B8">
            <w:pPr>
              <w:rPr>
                <w:ins w:id="5434" w:author="薛媛媛（Grace）" w:date="2025-11-18T13:20:17Z"/>
                <w:rFonts w:hint="default" w:ascii="Arial" w:hAnsi="Arial" w:cs="Arial"/>
                <w:sz w:val="20"/>
                <w:szCs w:val="20"/>
                <w:lang w:val="en-GB" w:eastAsia="zh-CN"/>
                <w:rPrChange w:id="5435" w:author="薛媛媛（Grace）" w:date="2025-11-18T13:55:39Z">
                  <w:rPr>
                    <w:ins w:id="5436" w:author="薛媛媛（Grace）" w:date="2025-11-18T13:20:17Z"/>
                    <w:rFonts w:hint="eastAsia" w:ascii="Arial" w:hAnsi="Arial" w:cs="Arial"/>
                    <w:sz w:val="22"/>
                    <w:szCs w:val="22"/>
                    <w:lang w:val="en-GB" w:eastAsia="zh-CN"/>
                  </w:rPr>
                </w:rPrChange>
              </w:rPr>
            </w:pPr>
            <w:ins w:id="5437" w:author="薛媛媛（Grace）" w:date="2025-11-18T13:07:30Z">
              <w:r>
                <w:rPr>
                  <w:rFonts w:hint="default" w:ascii="Arial" w:hAnsi="Arial" w:cs="Arial"/>
                  <w:sz w:val="20"/>
                  <w:szCs w:val="20"/>
                  <w:lang w:val="en-GB" w:eastAsia="zh-CN"/>
                  <w:rPrChange w:id="5438" w:author="薛媛媛（Grace）" w:date="2025-11-18T13:55:39Z">
                    <w:rPr>
                      <w:rFonts w:hint="eastAsia" w:ascii="Arial" w:hAnsi="Arial" w:cs="Arial"/>
                      <w:sz w:val="22"/>
                      <w:szCs w:val="22"/>
                      <w:lang w:val="en-GB" w:eastAsia="zh-CN"/>
                    </w:rPr>
                  </w:rPrChange>
                </w:rPr>
                <w:t>EN ISO 20417</w:t>
              </w:r>
            </w:ins>
          </w:p>
          <w:p w14:paraId="65D42AFF">
            <w:pPr>
              <w:rPr>
                <w:ins w:id="5440" w:author="薛媛媛（Grace）" w:date="2025-11-18T13:20:17Z"/>
                <w:rFonts w:hint="default" w:ascii="Arial" w:hAnsi="Arial" w:cs="Arial" w:eastAsiaTheme="minorHAnsi"/>
                <w:sz w:val="20"/>
                <w:szCs w:val="20"/>
                <w:lang w:val="en-GB" w:eastAsia="zh-CN"/>
                <w:rPrChange w:id="5441" w:author="薛媛媛（Grace）" w:date="2025-11-18T13:55:39Z">
                  <w:rPr>
                    <w:ins w:id="5442" w:author="薛媛媛（Grace）" w:date="2025-11-18T13:20:17Z"/>
                    <w:rFonts w:hint="eastAsia" w:eastAsiaTheme="minorHAnsi"/>
                    <w:sz w:val="22"/>
                    <w:szCs w:val="22"/>
                    <w:lang w:val="en-GB" w:eastAsia="zh-CN"/>
                  </w:rPr>
                </w:rPrChange>
              </w:rPr>
            </w:pPr>
            <w:ins w:id="5443" w:author="薛媛媛（Grace）" w:date="2025-11-18T13:20:17Z">
              <w:r>
                <w:rPr>
                  <w:rFonts w:hint="default" w:ascii="Arial" w:hAnsi="Arial" w:cs="Arial" w:eastAsiaTheme="minorHAnsi"/>
                  <w:sz w:val="20"/>
                  <w:szCs w:val="20"/>
                  <w:lang w:val="en-GB" w:eastAsia="zh-CN"/>
                  <w:rPrChange w:id="5444" w:author="薛媛媛（Grace）" w:date="2025-11-18T13:55:39Z">
                    <w:rPr>
                      <w:rFonts w:hint="eastAsia" w:eastAsiaTheme="minorHAnsi"/>
                      <w:sz w:val="22"/>
                      <w:szCs w:val="22"/>
                      <w:lang w:val="en-GB" w:eastAsia="zh-CN"/>
                    </w:rPr>
                  </w:rPrChange>
                </w:rPr>
                <w:t>EN ISO 11608-1</w:t>
              </w:r>
            </w:ins>
          </w:p>
          <w:p w14:paraId="73D022B4">
            <w:pPr>
              <w:rPr>
                <w:ins w:id="5446" w:author="薛媛媛（Grace）" w:date="2025-11-18T13:07:30Z"/>
                <w:rFonts w:hint="default" w:ascii="Arial" w:hAnsi="Arial" w:cs="Arial"/>
                <w:sz w:val="20"/>
                <w:szCs w:val="20"/>
                <w:lang w:val="en-GB" w:eastAsia="zh-CN"/>
                <w:rPrChange w:id="5447" w:author="薛媛媛（Grace）" w:date="2025-11-18T13:55:39Z">
                  <w:rPr>
                    <w:ins w:id="5448" w:author="薛媛媛（Grace）" w:date="2025-11-18T13:07:30Z"/>
                    <w:rFonts w:hint="eastAsia" w:ascii="Arial" w:hAnsi="Arial" w:cs="Arial"/>
                    <w:sz w:val="22"/>
                    <w:szCs w:val="22"/>
                    <w:lang w:val="en-GB" w:eastAsia="zh-CN"/>
                  </w:rPr>
                </w:rPrChange>
              </w:rPr>
            </w:pPr>
          </w:p>
          <w:p w14:paraId="3659808B">
            <w:pPr>
              <w:rPr>
                <w:ins w:id="5449" w:author="薛媛媛（Grace）" w:date="2025-11-18T13:07:30Z"/>
                <w:rFonts w:hint="default" w:ascii="Arial" w:hAnsi="Arial" w:cs="Arial" w:eastAsiaTheme="minorHAnsi"/>
                <w:sz w:val="20"/>
                <w:szCs w:val="20"/>
                <w:lang w:val="en-GB" w:eastAsia="zh-CN" w:bidi="ar-SA"/>
                <w:rPrChange w:id="5450" w:author="薛媛媛（Grace）" w:date="2025-11-18T13:55:39Z">
                  <w:rPr>
                    <w:ins w:id="5451" w:author="薛媛媛（Grace）" w:date="2025-11-18T13:07:30Z"/>
                    <w:rFonts w:hint="eastAsia" w:ascii="Arial" w:hAnsi="Arial" w:cs="Arial" w:eastAsiaTheme="minorHAnsi"/>
                    <w:sz w:val="22"/>
                    <w:szCs w:val="22"/>
                    <w:lang w:val="en-GB" w:eastAsia="zh-CN" w:bidi="ar-SA"/>
                  </w:rPr>
                </w:rPrChange>
              </w:rPr>
            </w:pPr>
          </w:p>
        </w:tc>
        <w:tc>
          <w:tcPr>
            <w:tcW w:w="3078" w:type="dxa"/>
            <w:shd w:val="clear" w:color="auto" w:fill="auto"/>
            <w:tcMar>
              <w:top w:w="113" w:type="dxa"/>
              <w:bottom w:w="113" w:type="dxa"/>
            </w:tcMar>
            <w:vAlign w:val="top"/>
          </w:tcPr>
          <w:p w14:paraId="613FFC55">
            <w:pPr>
              <w:rPr>
                <w:ins w:id="5452" w:author="薛媛媛（Grace）" w:date="2025-11-18T13:07:30Z"/>
                <w:rFonts w:hint="default" w:ascii="Arial" w:hAnsi="Arial" w:cs="Arial" w:eastAsiaTheme="minorHAnsi"/>
                <w:sz w:val="20"/>
                <w:szCs w:val="20"/>
                <w:lang w:val="en-GB" w:eastAsia="zh-CN"/>
                <w:rPrChange w:id="5453" w:author="薛媛媛（Grace）" w:date="2025-11-18T13:55:39Z">
                  <w:rPr>
                    <w:ins w:id="5454" w:author="薛媛媛（Grace）" w:date="2025-11-18T13:07:30Z"/>
                    <w:rFonts w:hint="eastAsia" w:ascii="Arial" w:hAnsi="Arial" w:cs="Arial" w:eastAsiaTheme="minorHAnsi"/>
                    <w:sz w:val="22"/>
                    <w:szCs w:val="22"/>
                    <w:lang w:val="en-GB" w:eastAsia="zh-CN"/>
                  </w:rPr>
                </w:rPrChange>
              </w:rPr>
            </w:pPr>
            <w:ins w:id="5455" w:author="薛媛媛（Grace）" w:date="2025-11-18T13:07:30Z">
              <w:r>
                <w:rPr>
                  <w:rFonts w:hint="default" w:ascii="Arial" w:hAnsi="Arial" w:cs="Arial" w:eastAsiaTheme="minorHAnsi"/>
                  <w:sz w:val="20"/>
                  <w:szCs w:val="20"/>
                  <w:lang w:val="en-GB" w:eastAsia="zh-CN"/>
                  <w:rPrChange w:id="5456" w:author="薛媛媛（Grace）" w:date="2025-11-18T13:55:39Z">
                    <w:rPr>
                      <w:rFonts w:hint="eastAsia" w:ascii="Arial" w:hAnsi="Arial" w:cs="Arial" w:eastAsiaTheme="minorHAnsi"/>
                      <w:sz w:val="22"/>
                      <w:szCs w:val="22"/>
                      <w:lang w:val="en-GB" w:eastAsia="zh-CN"/>
                    </w:rPr>
                  </w:rPrChange>
                </w:rPr>
                <w:t xml:space="preserve">Label </w:t>
              </w:r>
            </w:ins>
          </w:p>
          <w:p w14:paraId="7B6778CF">
            <w:pPr>
              <w:rPr>
                <w:ins w:id="5458" w:author="薛媛媛（Grace）" w:date="2025-11-18T13:20:47Z"/>
                <w:rFonts w:hint="default" w:ascii="Arial" w:hAnsi="Arial" w:cs="Arial" w:eastAsiaTheme="minorHAnsi"/>
                <w:sz w:val="20"/>
                <w:szCs w:val="20"/>
                <w:lang w:val="en-GB" w:eastAsia="zh-CN"/>
                <w:rPrChange w:id="5459" w:author="薛媛媛（Grace）" w:date="2025-11-18T13:55:39Z">
                  <w:rPr>
                    <w:ins w:id="5460" w:author="薛媛媛（Grace）" w:date="2025-11-18T13:20:47Z"/>
                    <w:rFonts w:hint="default" w:ascii="Arial" w:hAnsi="Arial" w:cs="Arial" w:eastAsiaTheme="minorHAnsi"/>
                    <w:sz w:val="22"/>
                    <w:szCs w:val="22"/>
                    <w:lang w:val="en-GB" w:eastAsia="zh-CN"/>
                  </w:rPr>
                </w:rPrChange>
              </w:rPr>
            </w:pPr>
            <w:ins w:id="5461" w:author="薛媛媛（Grace）" w:date="2025-11-18T13:20:47Z">
              <w:r>
                <w:rPr>
                  <w:rFonts w:hint="default" w:ascii="Arial" w:hAnsi="Arial" w:cs="Arial" w:eastAsiaTheme="minorHAnsi"/>
                  <w:sz w:val="20"/>
                  <w:szCs w:val="20"/>
                  <w:lang w:val="en-GB" w:eastAsia="zh-CN"/>
                  <w:rPrChange w:id="5462" w:author="薛媛媛（Grace）" w:date="2025-11-18T13:55:39Z">
                    <w:rPr>
                      <w:rFonts w:hint="default" w:ascii="Arial" w:hAnsi="Arial" w:cs="Arial" w:eastAsiaTheme="minorHAnsi"/>
                      <w:sz w:val="22"/>
                      <w:szCs w:val="22"/>
                      <w:lang w:val="en-GB" w:eastAsia="zh-CN"/>
                    </w:rPr>
                  </w:rPrChange>
                </w:rPr>
                <w:t>Instruction For Use</w:t>
              </w:r>
            </w:ins>
          </w:p>
          <w:p w14:paraId="733D739B">
            <w:pPr>
              <w:rPr>
                <w:ins w:id="5464" w:author="薛媛媛（Grace）" w:date="2025-11-18T13:07:30Z"/>
                <w:rFonts w:hint="default" w:ascii="Arial" w:hAnsi="Arial" w:cs="Arial" w:eastAsiaTheme="minorHAnsi"/>
                <w:sz w:val="20"/>
                <w:szCs w:val="20"/>
                <w:lang w:val="en-GB" w:eastAsia="zh-CN"/>
                <w:rPrChange w:id="5465" w:author="薛媛媛（Grace）" w:date="2025-11-18T13:55:39Z">
                  <w:rPr>
                    <w:ins w:id="5466" w:author="薛媛媛（Grace）" w:date="2025-11-18T13:07:30Z"/>
                    <w:rFonts w:hint="eastAsia" w:ascii="Arial" w:hAnsi="Arial" w:cs="Arial" w:eastAsiaTheme="minorHAnsi"/>
                    <w:sz w:val="22"/>
                    <w:szCs w:val="22"/>
                    <w:lang w:val="en-GB" w:eastAsia="zh-CN"/>
                  </w:rPr>
                </w:rPrChange>
              </w:rPr>
            </w:pPr>
          </w:p>
          <w:p w14:paraId="18622E3D">
            <w:pPr>
              <w:rPr>
                <w:ins w:id="5467" w:author="薛媛媛（Grace）" w:date="2025-11-18T13:07:30Z"/>
                <w:rFonts w:hint="default" w:ascii="Arial" w:hAnsi="Arial" w:cs="Arial" w:eastAsiaTheme="minorHAnsi"/>
                <w:sz w:val="20"/>
                <w:szCs w:val="20"/>
                <w:lang w:val="en-US" w:eastAsia="zh-CN"/>
                <w:rPrChange w:id="5468" w:author="薛媛媛（Grace）" w:date="2025-11-18T13:55:39Z">
                  <w:rPr>
                    <w:ins w:id="5469" w:author="薛媛媛（Grace）" w:date="2025-11-18T13:07:30Z"/>
                    <w:rFonts w:hint="eastAsia" w:ascii="Arial" w:hAnsi="Arial" w:cs="Arial" w:eastAsiaTheme="minorHAnsi"/>
                    <w:sz w:val="22"/>
                    <w:szCs w:val="22"/>
                    <w:lang w:val="en-US" w:eastAsia="zh-CN"/>
                  </w:rPr>
                </w:rPrChange>
              </w:rPr>
            </w:pPr>
          </w:p>
          <w:p w14:paraId="009CB3E9">
            <w:pPr>
              <w:rPr>
                <w:ins w:id="5470" w:author="薛媛媛（Grace）" w:date="2025-11-18T13:07:30Z"/>
                <w:rFonts w:hint="default" w:ascii="Arial" w:hAnsi="Arial" w:cs="Arial" w:eastAsiaTheme="minorEastAsia"/>
                <w:color w:val="auto"/>
                <w:sz w:val="20"/>
                <w:szCs w:val="20"/>
                <w:lang w:val="en-US" w:eastAsia="zh-CN"/>
                <w:rPrChange w:id="5471" w:author="薛媛媛（Grace）" w:date="2025-11-18T13:55:39Z">
                  <w:rPr>
                    <w:ins w:id="5472" w:author="薛媛媛（Grace）" w:date="2025-11-18T13:07:30Z"/>
                    <w:rFonts w:hint="default" w:cs="Arial" w:eastAsiaTheme="minorEastAsia"/>
                    <w:color w:val="auto"/>
                    <w:sz w:val="22"/>
                    <w:szCs w:val="22"/>
                    <w:lang w:val="en-US" w:eastAsia="zh-CN"/>
                  </w:rPr>
                </w:rPrChange>
              </w:rPr>
            </w:pPr>
          </w:p>
          <w:p w14:paraId="5A50568E">
            <w:pPr>
              <w:rPr>
                <w:ins w:id="5473" w:author="薛媛媛（Grace）" w:date="2025-11-18T13:07:30Z"/>
                <w:rFonts w:hint="default" w:ascii="Arial" w:hAnsi="Arial" w:eastAsia="宋体" w:cs="Arial"/>
                <w:sz w:val="20"/>
                <w:szCs w:val="20"/>
                <w:lang w:val="en-GB" w:eastAsia="zh-CN" w:bidi="ar-SA"/>
                <w:rPrChange w:id="5474" w:author="薛媛媛（Grace）" w:date="2025-11-18T13:55:33Z">
                  <w:rPr>
                    <w:ins w:id="5475" w:author="薛媛媛（Grace）" w:date="2025-11-18T13:07:30Z"/>
                    <w:rFonts w:hint="default" w:ascii="Arial" w:hAnsi="Arial" w:eastAsia="宋体" w:cs="Arial"/>
                    <w:sz w:val="20"/>
                    <w:szCs w:val="20"/>
                    <w:lang w:val="en-GB" w:eastAsia="zh-CN" w:bidi="ar-SA"/>
                  </w:rPr>
                </w:rPrChange>
              </w:rPr>
            </w:pPr>
          </w:p>
        </w:tc>
        <w:tc>
          <w:tcPr>
            <w:tcW w:w="3078" w:type="dxa"/>
            <w:tcMar>
              <w:top w:w="113" w:type="dxa"/>
              <w:bottom w:w="113" w:type="dxa"/>
            </w:tcMar>
          </w:tcPr>
          <w:p w14:paraId="2DDDBEDB">
            <w:pPr>
              <w:rPr>
                <w:rFonts w:ascii="Arial" w:hAnsi="Arial" w:cs="Arial"/>
                <w:sz w:val="20"/>
                <w:szCs w:val="20"/>
                <w:lang w:val="en-GB"/>
                <w:rPrChange w:id="5476" w:author="薛媛媛（Grace）" w:date="2025-11-18T13:55:33Z">
                  <w:rPr>
                    <w:sz w:val="20"/>
                    <w:szCs w:val="20"/>
                    <w:lang w:val="en-GB"/>
                  </w:rPr>
                </w:rPrChange>
              </w:rPr>
            </w:pPr>
          </w:p>
        </w:tc>
      </w:tr>
      <w:tr w14:paraId="52175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63F372D0">
            <w:pPr>
              <w:ind w:left="172"/>
              <w:rPr>
                <w:rFonts w:ascii="Arial" w:hAnsi="Arial" w:cs="Arial"/>
                <w:sz w:val="20"/>
                <w:szCs w:val="20"/>
                <w:lang w:val="en-GB"/>
                <w:rPrChange w:id="5477" w:author="薛媛媛（Grace）" w:date="2025-11-18T13:55:33Z">
                  <w:rPr>
                    <w:sz w:val="20"/>
                    <w:szCs w:val="20"/>
                    <w:lang w:val="en-GB"/>
                  </w:rPr>
                </w:rPrChange>
              </w:rPr>
            </w:pPr>
            <w:r>
              <w:rPr>
                <w:rFonts w:ascii="Arial" w:hAnsi="Arial" w:cs="Arial"/>
                <w:sz w:val="20"/>
                <w:szCs w:val="20"/>
                <w:lang w:val="en-GB"/>
                <w:rPrChange w:id="5478" w:author="薛媛媛（Grace）" w:date="2025-11-18T13:55:33Z">
                  <w:rPr>
                    <w:sz w:val="20"/>
                    <w:szCs w:val="20"/>
                    <w:lang w:val="en-GB"/>
                  </w:rPr>
                </w:rPrChange>
              </w:rPr>
              <w:t>(a)  The medium, format, content, legibility, and location of the label and instructions for use shall be appropriate to the particular device, its intended purpose and the technical knowledge, experience, education or training of the intended user(s). In particular, instructions for use shall be written in terms readily understood by the intended user and, where appropriate, supplemented with drawings and diagrams.</w:t>
            </w:r>
          </w:p>
        </w:tc>
        <w:tc>
          <w:tcPr>
            <w:tcW w:w="1198" w:type="dxa"/>
            <w:shd w:val="clear" w:color="auto" w:fill="auto"/>
            <w:tcMar>
              <w:top w:w="113" w:type="dxa"/>
              <w:bottom w:w="113" w:type="dxa"/>
            </w:tcMar>
            <w:vAlign w:val="top"/>
          </w:tcPr>
          <w:p w14:paraId="6D29B060">
            <w:pPr>
              <w:rPr>
                <w:ins w:id="5479" w:author="薛媛媛（Grace）" w:date="2025-11-18T13:21:02Z"/>
                <w:rFonts w:hint="default" w:ascii="Arial" w:hAnsi="Arial" w:cs="Arial" w:eastAsiaTheme="minorHAnsi"/>
                <w:sz w:val="20"/>
                <w:szCs w:val="20"/>
                <w:lang w:val="en-GB" w:eastAsia="zh-CN" w:bidi="ar-SA"/>
                <w:rPrChange w:id="5480" w:author="薛媛媛（Grace）" w:date="2025-11-18T13:55:39Z">
                  <w:rPr>
                    <w:ins w:id="5481" w:author="薛媛媛（Grace）" w:date="2025-11-18T13:21:02Z"/>
                    <w:rFonts w:hint="eastAsia" w:ascii="Arial" w:hAnsi="Arial" w:cs="Arial" w:eastAsiaTheme="minorHAnsi"/>
                    <w:sz w:val="22"/>
                    <w:szCs w:val="22"/>
                    <w:lang w:val="en-GB" w:eastAsia="zh-CN" w:bidi="ar-SA"/>
                  </w:rPr>
                </w:rPrChange>
              </w:rPr>
            </w:pPr>
            <w:ins w:id="5482" w:author="薛媛媛（Grace）" w:date="2025-11-18T13:21:02Z">
              <w:r>
                <w:rPr>
                  <w:rFonts w:hint="default" w:ascii="Arial" w:hAnsi="Arial" w:cs="Arial" w:eastAsiaTheme="minorHAnsi"/>
                  <w:sz w:val="20"/>
                  <w:szCs w:val="20"/>
                  <w:lang w:val="en-GB" w:eastAsia="zh-CN"/>
                  <w:rPrChange w:id="5483"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7342AE4F">
            <w:pPr>
              <w:rPr>
                <w:ins w:id="5485" w:author="薛媛媛（Grace）" w:date="2025-11-18T13:21:02Z"/>
                <w:rFonts w:hint="default" w:ascii="Arial" w:hAnsi="Arial" w:cs="Arial"/>
                <w:sz w:val="20"/>
                <w:szCs w:val="20"/>
                <w:lang w:val="en-GB" w:eastAsia="zh-CN"/>
                <w:rPrChange w:id="5486" w:author="薛媛媛（Grace）" w:date="2025-11-18T13:55:39Z">
                  <w:rPr>
                    <w:ins w:id="5487" w:author="薛媛媛（Grace）" w:date="2025-11-18T13:21:02Z"/>
                    <w:rFonts w:hint="eastAsia" w:ascii="Arial" w:hAnsi="Arial" w:cs="Arial"/>
                    <w:sz w:val="22"/>
                    <w:szCs w:val="22"/>
                    <w:lang w:val="en-GB" w:eastAsia="zh-CN"/>
                  </w:rPr>
                </w:rPrChange>
              </w:rPr>
            </w:pPr>
            <w:ins w:id="5488" w:author="薛媛媛（Grace）" w:date="2025-11-18T13:21:02Z">
              <w:r>
                <w:rPr>
                  <w:rFonts w:hint="default" w:ascii="Arial" w:hAnsi="Arial" w:cs="Arial"/>
                  <w:sz w:val="20"/>
                  <w:szCs w:val="20"/>
                  <w:lang w:val="en-GB" w:eastAsia="zh-CN"/>
                  <w:rPrChange w:id="5489" w:author="薛媛媛（Grace）" w:date="2025-11-18T13:55:39Z">
                    <w:rPr>
                      <w:rFonts w:hint="eastAsia" w:ascii="Arial" w:hAnsi="Arial" w:cs="Arial"/>
                      <w:sz w:val="22"/>
                      <w:szCs w:val="22"/>
                      <w:lang w:val="en-GB" w:eastAsia="zh-CN"/>
                    </w:rPr>
                  </w:rPrChange>
                </w:rPr>
                <w:t>EN ISO 15223-1</w:t>
              </w:r>
            </w:ins>
          </w:p>
          <w:p w14:paraId="285A6A07">
            <w:pPr>
              <w:rPr>
                <w:ins w:id="5491" w:author="薛媛媛（Grace）" w:date="2025-11-18T13:21:02Z"/>
                <w:rFonts w:hint="default" w:ascii="Arial" w:hAnsi="Arial" w:cs="Arial"/>
                <w:sz w:val="20"/>
                <w:szCs w:val="20"/>
                <w:lang w:val="en-GB" w:eastAsia="zh-CN"/>
                <w:rPrChange w:id="5492" w:author="薛媛媛（Grace）" w:date="2025-11-18T13:55:39Z">
                  <w:rPr>
                    <w:ins w:id="5493" w:author="薛媛媛（Grace）" w:date="2025-11-18T13:21:02Z"/>
                    <w:rFonts w:hint="eastAsia" w:ascii="Arial" w:hAnsi="Arial" w:cs="Arial"/>
                    <w:sz w:val="22"/>
                    <w:szCs w:val="22"/>
                    <w:lang w:val="en-GB" w:eastAsia="zh-CN"/>
                  </w:rPr>
                </w:rPrChange>
              </w:rPr>
            </w:pPr>
            <w:ins w:id="5494" w:author="薛媛媛（Grace）" w:date="2025-11-18T13:21:02Z">
              <w:r>
                <w:rPr>
                  <w:rFonts w:hint="default" w:ascii="Arial" w:hAnsi="Arial" w:cs="Arial"/>
                  <w:sz w:val="20"/>
                  <w:szCs w:val="20"/>
                  <w:lang w:val="en-GB" w:eastAsia="zh-CN"/>
                  <w:rPrChange w:id="5495" w:author="薛媛媛（Grace）" w:date="2025-11-18T13:55:39Z">
                    <w:rPr>
                      <w:rFonts w:hint="eastAsia" w:ascii="Arial" w:hAnsi="Arial" w:cs="Arial"/>
                      <w:sz w:val="22"/>
                      <w:szCs w:val="22"/>
                      <w:lang w:val="en-GB" w:eastAsia="zh-CN"/>
                    </w:rPr>
                  </w:rPrChange>
                </w:rPr>
                <w:t>EN ISO 20417</w:t>
              </w:r>
            </w:ins>
          </w:p>
          <w:p w14:paraId="2FEBBCE1">
            <w:pPr>
              <w:rPr>
                <w:ins w:id="5497" w:author="薛媛媛（Grace）" w:date="2025-11-18T13:21:02Z"/>
                <w:rFonts w:hint="default" w:ascii="Arial" w:hAnsi="Arial" w:cs="Arial" w:eastAsiaTheme="minorHAnsi"/>
                <w:sz w:val="20"/>
                <w:szCs w:val="20"/>
                <w:lang w:val="en-GB" w:eastAsia="zh-CN"/>
                <w:rPrChange w:id="5498" w:author="薛媛媛（Grace）" w:date="2025-11-18T13:55:39Z">
                  <w:rPr>
                    <w:ins w:id="5499" w:author="薛媛媛（Grace）" w:date="2025-11-18T13:21:02Z"/>
                    <w:rFonts w:hint="eastAsia" w:eastAsiaTheme="minorHAnsi"/>
                    <w:sz w:val="22"/>
                    <w:szCs w:val="22"/>
                    <w:lang w:val="en-GB" w:eastAsia="zh-CN"/>
                  </w:rPr>
                </w:rPrChange>
              </w:rPr>
            </w:pPr>
            <w:ins w:id="5500" w:author="薛媛媛（Grace）" w:date="2025-11-18T13:21:02Z">
              <w:r>
                <w:rPr>
                  <w:rFonts w:hint="default" w:ascii="Arial" w:hAnsi="Arial" w:cs="Arial" w:eastAsiaTheme="minorHAnsi"/>
                  <w:sz w:val="20"/>
                  <w:szCs w:val="20"/>
                  <w:lang w:val="en-GB" w:eastAsia="zh-CN"/>
                  <w:rPrChange w:id="5501" w:author="薛媛媛（Grace）" w:date="2025-11-18T13:55:39Z">
                    <w:rPr>
                      <w:rFonts w:hint="eastAsia" w:eastAsiaTheme="minorHAnsi"/>
                      <w:sz w:val="22"/>
                      <w:szCs w:val="22"/>
                      <w:lang w:val="en-GB" w:eastAsia="zh-CN"/>
                    </w:rPr>
                  </w:rPrChange>
                </w:rPr>
                <w:t>EN ISO 11608-1</w:t>
              </w:r>
            </w:ins>
          </w:p>
          <w:p w14:paraId="0E3F1981">
            <w:pPr>
              <w:rPr>
                <w:ins w:id="5503" w:author="薛媛媛（Grace）" w:date="2025-11-18T13:21:02Z"/>
                <w:rFonts w:hint="default" w:ascii="Arial" w:hAnsi="Arial" w:cs="Arial"/>
                <w:sz w:val="20"/>
                <w:szCs w:val="20"/>
                <w:lang w:val="en-GB" w:eastAsia="zh-CN"/>
                <w:rPrChange w:id="5504" w:author="薛媛媛（Grace）" w:date="2025-11-18T13:55:39Z">
                  <w:rPr>
                    <w:ins w:id="5505" w:author="薛媛媛（Grace）" w:date="2025-11-18T13:21:02Z"/>
                    <w:rFonts w:hint="eastAsia" w:ascii="Arial" w:hAnsi="Arial" w:cs="Arial"/>
                    <w:sz w:val="22"/>
                    <w:szCs w:val="22"/>
                    <w:lang w:val="en-GB" w:eastAsia="zh-CN"/>
                  </w:rPr>
                </w:rPrChange>
              </w:rPr>
            </w:pPr>
          </w:p>
          <w:p w14:paraId="3EA86F52">
            <w:pPr>
              <w:rPr>
                <w:ins w:id="5506" w:author="薛媛媛（Grace）" w:date="2025-11-18T13:21:02Z"/>
                <w:rFonts w:hint="default" w:ascii="Arial" w:hAnsi="Arial" w:cs="Arial" w:eastAsiaTheme="minorHAnsi"/>
                <w:sz w:val="20"/>
                <w:szCs w:val="20"/>
                <w:lang w:val="en-GB" w:eastAsia="zh-CN" w:bidi="ar-SA"/>
                <w:rPrChange w:id="5507" w:author="薛媛媛（Grace）" w:date="2025-11-18T13:55:39Z">
                  <w:rPr>
                    <w:ins w:id="5508" w:author="薛媛媛（Grace）" w:date="2025-11-18T13:21:02Z"/>
                    <w:rFonts w:hint="eastAsia" w:ascii="Arial" w:hAnsi="Arial" w:cs="Arial" w:eastAsiaTheme="minorHAnsi"/>
                    <w:sz w:val="22"/>
                    <w:szCs w:val="22"/>
                    <w:lang w:val="en-GB" w:eastAsia="zh-CN" w:bidi="ar-SA"/>
                  </w:rPr>
                </w:rPrChange>
              </w:rPr>
            </w:pPr>
          </w:p>
        </w:tc>
        <w:tc>
          <w:tcPr>
            <w:tcW w:w="3078" w:type="dxa"/>
            <w:shd w:val="clear" w:color="auto" w:fill="auto"/>
            <w:tcMar>
              <w:top w:w="113" w:type="dxa"/>
              <w:bottom w:w="113" w:type="dxa"/>
            </w:tcMar>
            <w:vAlign w:val="top"/>
          </w:tcPr>
          <w:p w14:paraId="30D43C8B">
            <w:pPr>
              <w:rPr>
                <w:ins w:id="5509" w:author="薛媛媛（Grace）" w:date="2025-11-18T13:21:02Z"/>
                <w:rFonts w:hint="default" w:ascii="Arial" w:hAnsi="Arial" w:cs="Arial" w:eastAsiaTheme="minorHAnsi"/>
                <w:sz w:val="20"/>
                <w:szCs w:val="20"/>
                <w:lang w:val="en-GB" w:eastAsia="zh-CN"/>
                <w:rPrChange w:id="5510" w:author="薛媛媛（Grace）" w:date="2025-11-18T13:55:39Z">
                  <w:rPr>
                    <w:ins w:id="5511" w:author="薛媛媛（Grace）" w:date="2025-11-18T13:21:02Z"/>
                    <w:rFonts w:hint="eastAsia" w:ascii="Arial" w:hAnsi="Arial" w:cs="Arial" w:eastAsiaTheme="minorHAnsi"/>
                    <w:sz w:val="22"/>
                    <w:szCs w:val="22"/>
                    <w:lang w:val="en-GB" w:eastAsia="zh-CN"/>
                  </w:rPr>
                </w:rPrChange>
              </w:rPr>
            </w:pPr>
            <w:ins w:id="5512" w:author="薛媛媛（Grace）" w:date="2025-11-18T13:21:02Z">
              <w:r>
                <w:rPr>
                  <w:rFonts w:hint="default" w:ascii="Arial" w:hAnsi="Arial" w:cs="Arial" w:eastAsiaTheme="minorHAnsi"/>
                  <w:sz w:val="20"/>
                  <w:szCs w:val="20"/>
                  <w:lang w:val="en-GB" w:eastAsia="zh-CN"/>
                  <w:rPrChange w:id="5513" w:author="薛媛媛（Grace）" w:date="2025-11-18T13:55:39Z">
                    <w:rPr>
                      <w:rFonts w:hint="eastAsia" w:ascii="Arial" w:hAnsi="Arial" w:cs="Arial" w:eastAsiaTheme="minorHAnsi"/>
                      <w:sz w:val="22"/>
                      <w:szCs w:val="22"/>
                      <w:lang w:val="en-GB" w:eastAsia="zh-CN"/>
                    </w:rPr>
                  </w:rPrChange>
                </w:rPr>
                <w:t xml:space="preserve">Label </w:t>
              </w:r>
            </w:ins>
          </w:p>
          <w:p w14:paraId="6F929372">
            <w:pPr>
              <w:rPr>
                <w:ins w:id="5515" w:author="薛媛媛（Grace）" w:date="2025-11-18T13:21:02Z"/>
                <w:rFonts w:hint="default" w:ascii="Arial" w:hAnsi="Arial" w:cs="Arial" w:eastAsiaTheme="minorHAnsi"/>
                <w:sz w:val="20"/>
                <w:szCs w:val="20"/>
                <w:lang w:val="en-GB" w:eastAsia="zh-CN"/>
                <w:rPrChange w:id="5516" w:author="薛媛媛（Grace）" w:date="2025-11-18T13:55:39Z">
                  <w:rPr>
                    <w:ins w:id="5517" w:author="薛媛媛（Grace）" w:date="2025-11-18T13:21:02Z"/>
                    <w:rFonts w:hint="default" w:ascii="Arial" w:hAnsi="Arial" w:cs="Arial" w:eastAsiaTheme="minorHAnsi"/>
                    <w:sz w:val="22"/>
                    <w:szCs w:val="22"/>
                    <w:lang w:val="en-GB" w:eastAsia="zh-CN"/>
                  </w:rPr>
                </w:rPrChange>
              </w:rPr>
            </w:pPr>
            <w:ins w:id="5518" w:author="薛媛媛（Grace）" w:date="2025-11-18T13:21:02Z">
              <w:r>
                <w:rPr>
                  <w:rFonts w:hint="default" w:ascii="Arial" w:hAnsi="Arial" w:cs="Arial" w:eastAsiaTheme="minorHAnsi"/>
                  <w:sz w:val="20"/>
                  <w:szCs w:val="20"/>
                  <w:lang w:val="en-GB" w:eastAsia="zh-CN"/>
                  <w:rPrChange w:id="5519" w:author="薛媛媛（Grace）" w:date="2025-11-18T13:55:39Z">
                    <w:rPr>
                      <w:rFonts w:hint="default" w:ascii="Arial" w:hAnsi="Arial" w:cs="Arial" w:eastAsiaTheme="minorHAnsi"/>
                      <w:sz w:val="22"/>
                      <w:szCs w:val="22"/>
                      <w:lang w:val="en-GB" w:eastAsia="zh-CN"/>
                    </w:rPr>
                  </w:rPrChange>
                </w:rPr>
                <w:t>Instruction For Use</w:t>
              </w:r>
            </w:ins>
          </w:p>
          <w:p w14:paraId="1FD74152">
            <w:pPr>
              <w:rPr>
                <w:ins w:id="5521" w:author="薛媛媛（Grace）" w:date="2025-11-18T13:21:02Z"/>
                <w:rFonts w:hint="default" w:ascii="Arial" w:hAnsi="Arial" w:cs="Arial" w:eastAsiaTheme="minorHAnsi"/>
                <w:sz w:val="20"/>
                <w:szCs w:val="20"/>
                <w:lang w:val="en-GB" w:eastAsia="zh-CN"/>
                <w:rPrChange w:id="5522" w:author="薛媛媛（Grace）" w:date="2025-11-18T13:55:39Z">
                  <w:rPr>
                    <w:ins w:id="5523" w:author="薛媛媛（Grace）" w:date="2025-11-18T13:21:02Z"/>
                    <w:rFonts w:hint="eastAsia" w:ascii="Arial" w:hAnsi="Arial" w:cs="Arial" w:eastAsiaTheme="minorHAnsi"/>
                    <w:sz w:val="22"/>
                    <w:szCs w:val="22"/>
                    <w:lang w:val="en-GB" w:eastAsia="zh-CN"/>
                  </w:rPr>
                </w:rPrChange>
              </w:rPr>
            </w:pPr>
          </w:p>
          <w:p w14:paraId="280D2C9A">
            <w:pPr>
              <w:rPr>
                <w:ins w:id="5524" w:author="薛媛媛（Grace）" w:date="2025-11-18T13:21:02Z"/>
                <w:rFonts w:hint="default" w:ascii="Arial" w:hAnsi="Arial" w:cs="Arial" w:eastAsiaTheme="minorHAnsi"/>
                <w:sz w:val="20"/>
                <w:szCs w:val="20"/>
                <w:lang w:val="en-US" w:eastAsia="zh-CN"/>
                <w:rPrChange w:id="5525" w:author="薛媛媛（Grace）" w:date="2025-11-18T13:55:39Z">
                  <w:rPr>
                    <w:ins w:id="5526" w:author="薛媛媛（Grace）" w:date="2025-11-18T13:21:02Z"/>
                    <w:rFonts w:hint="eastAsia" w:ascii="Arial" w:hAnsi="Arial" w:cs="Arial" w:eastAsiaTheme="minorHAnsi"/>
                    <w:sz w:val="22"/>
                    <w:szCs w:val="22"/>
                    <w:lang w:val="en-US" w:eastAsia="zh-CN"/>
                  </w:rPr>
                </w:rPrChange>
              </w:rPr>
            </w:pPr>
          </w:p>
          <w:p w14:paraId="463CD25C">
            <w:pPr>
              <w:rPr>
                <w:ins w:id="5527" w:author="薛媛媛（Grace）" w:date="2025-11-18T13:21:02Z"/>
                <w:rFonts w:hint="default" w:ascii="Arial" w:hAnsi="Arial" w:cs="Arial" w:eastAsiaTheme="minorEastAsia"/>
                <w:color w:val="auto"/>
                <w:sz w:val="20"/>
                <w:szCs w:val="20"/>
                <w:lang w:val="en-US" w:eastAsia="zh-CN"/>
                <w:rPrChange w:id="5528" w:author="薛媛媛（Grace）" w:date="2025-11-18T13:55:39Z">
                  <w:rPr>
                    <w:ins w:id="5529" w:author="薛媛媛（Grace）" w:date="2025-11-18T13:21:02Z"/>
                    <w:rFonts w:hint="default" w:cs="Arial" w:eastAsiaTheme="minorEastAsia"/>
                    <w:color w:val="auto"/>
                    <w:sz w:val="22"/>
                    <w:szCs w:val="22"/>
                    <w:lang w:val="en-US" w:eastAsia="zh-CN"/>
                  </w:rPr>
                </w:rPrChange>
              </w:rPr>
            </w:pPr>
          </w:p>
          <w:p w14:paraId="32433851">
            <w:pPr>
              <w:rPr>
                <w:ins w:id="5530" w:author="薛媛媛（Grace）" w:date="2025-11-18T13:21:02Z"/>
                <w:rFonts w:hint="default" w:ascii="Arial" w:hAnsi="Arial" w:eastAsia="宋体" w:cs="Arial"/>
                <w:sz w:val="20"/>
                <w:szCs w:val="20"/>
                <w:lang w:val="en-GB" w:eastAsia="zh-CN" w:bidi="ar-SA"/>
                <w:rPrChange w:id="5531" w:author="薛媛媛（Grace）" w:date="2025-11-18T13:55:33Z">
                  <w:rPr>
                    <w:ins w:id="5532" w:author="薛媛媛（Grace）" w:date="2025-11-18T13:21:02Z"/>
                    <w:rFonts w:hint="default" w:ascii="Arial" w:hAnsi="Arial" w:eastAsia="宋体" w:cs="Arial"/>
                    <w:sz w:val="20"/>
                    <w:szCs w:val="20"/>
                    <w:lang w:val="en-GB" w:eastAsia="zh-CN" w:bidi="ar-SA"/>
                  </w:rPr>
                </w:rPrChange>
              </w:rPr>
            </w:pPr>
          </w:p>
        </w:tc>
        <w:tc>
          <w:tcPr>
            <w:tcW w:w="3078" w:type="dxa"/>
            <w:tcMar>
              <w:top w:w="113" w:type="dxa"/>
              <w:bottom w:w="113" w:type="dxa"/>
            </w:tcMar>
          </w:tcPr>
          <w:p w14:paraId="3A93CC6E">
            <w:pPr>
              <w:rPr>
                <w:rFonts w:ascii="Arial" w:hAnsi="Arial" w:cs="Arial"/>
                <w:sz w:val="20"/>
                <w:szCs w:val="20"/>
                <w:lang w:val="en-GB"/>
                <w:rPrChange w:id="5533" w:author="薛媛媛（Grace）" w:date="2025-11-18T13:55:33Z">
                  <w:rPr>
                    <w:sz w:val="20"/>
                    <w:szCs w:val="20"/>
                    <w:lang w:val="en-GB"/>
                  </w:rPr>
                </w:rPrChange>
              </w:rPr>
            </w:pPr>
          </w:p>
        </w:tc>
      </w:tr>
      <w:tr w14:paraId="6B583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6C190C9B">
            <w:pPr>
              <w:ind w:left="172"/>
              <w:rPr>
                <w:rFonts w:ascii="Arial" w:hAnsi="Arial" w:cs="Arial"/>
                <w:sz w:val="20"/>
                <w:szCs w:val="20"/>
                <w:lang w:val="en-GB"/>
                <w:rPrChange w:id="5534" w:author="薛媛媛（Grace）" w:date="2025-11-18T13:55:33Z">
                  <w:rPr>
                    <w:sz w:val="20"/>
                    <w:szCs w:val="20"/>
                    <w:lang w:val="en-GB"/>
                  </w:rPr>
                </w:rPrChange>
              </w:rPr>
            </w:pPr>
            <w:r>
              <w:rPr>
                <w:rFonts w:ascii="Arial" w:hAnsi="Arial" w:cs="Arial"/>
                <w:sz w:val="20"/>
                <w:szCs w:val="20"/>
                <w:lang w:val="en-GB"/>
                <w:rPrChange w:id="5535" w:author="薛媛媛（Grace）" w:date="2025-11-18T13:55:33Z">
                  <w:rPr>
                    <w:sz w:val="20"/>
                    <w:szCs w:val="20"/>
                    <w:lang w:val="en-GB"/>
                  </w:rPr>
                </w:rPrChange>
              </w:rPr>
              <w:t>(b)  The information required on the label shall be provided on the device itself. If this is not practicable or appropriate, some or all of the information may appear on the packaging for each unit, and/or on the packaging of multiple devices.</w:t>
            </w:r>
          </w:p>
        </w:tc>
        <w:tc>
          <w:tcPr>
            <w:tcW w:w="1198" w:type="dxa"/>
            <w:shd w:val="clear" w:color="auto" w:fill="auto"/>
            <w:tcMar>
              <w:top w:w="113" w:type="dxa"/>
              <w:bottom w:w="113" w:type="dxa"/>
            </w:tcMar>
            <w:vAlign w:val="top"/>
          </w:tcPr>
          <w:p w14:paraId="763B59AB">
            <w:pPr>
              <w:rPr>
                <w:ins w:id="5536" w:author="薛媛媛（Grace）" w:date="2025-11-18T13:21:10Z"/>
                <w:rFonts w:hint="default" w:ascii="Arial" w:hAnsi="Arial" w:cs="Arial" w:eastAsiaTheme="minorHAnsi"/>
                <w:sz w:val="20"/>
                <w:szCs w:val="20"/>
                <w:lang w:val="en-GB" w:eastAsia="zh-CN" w:bidi="ar-SA"/>
                <w:rPrChange w:id="5537" w:author="薛媛媛（Grace）" w:date="2025-11-18T13:55:39Z">
                  <w:rPr>
                    <w:ins w:id="5538" w:author="薛媛媛（Grace）" w:date="2025-11-18T13:21:10Z"/>
                    <w:rFonts w:hint="eastAsia" w:ascii="Arial" w:hAnsi="Arial" w:cs="Arial" w:eastAsiaTheme="minorHAnsi"/>
                    <w:sz w:val="22"/>
                    <w:szCs w:val="22"/>
                    <w:lang w:val="en-GB" w:eastAsia="zh-CN" w:bidi="ar-SA"/>
                  </w:rPr>
                </w:rPrChange>
              </w:rPr>
            </w:pPr>
            <w:ins w:id="5539" w:author="薛媛媛（Grace）" w:date="2025-11-18T13:21:10Z">
              <w:r>
                <w:rPr>
                  <w:rFonts w:hint="default" w:ascii="Arial" w:hAnsi="Arial" w:cs="Arial" w:eastAsiaTheme="minorHAnsi"/>
                  <w:sz w:val="20"/>
                  <w:szCs w:val="20"/>
                  <w:lang w:val="en-GB" w:eastAsia="zh-CN"/>
                  <w:rPrChange w:id="5540"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065311AC">
            <w:pPr>
              <w:rPr>
                <w:ins w:id="5542" w:author="薛媛媛（Grace）" w:date="2025-11-18T13:21:10Z"/>
                <w:rFonts w:hint="default" w:ascii="Arial" w:hAnsi="Arial" w:cs="Arial"/>
                <w:sz w:val="20"/>
                <w:szCs w:val="20"/>
                <w:lang w:val="en-GB" w:eastAsia="zh-CN"/>
                <w:rPrChange w:id="5543" w:author="薛媛媛（Grace）" w:date="2025-11-18T13:55:39Z">
                  <w:rPr>
                    <w:ins w:id="5544" w:author="薛媛媛（Grace）" w:date="2025-11-18T13:21:10Z"/>
                    <w:rFonts w:hint="eastAsia" w:ascii="Arial" w:hAnsi="Arial" w:cs="Arial"/>
                    <w:sz w:val="22"/>
                    <w:szCs w:val="22"/>
                    <w:lang w:val="en-GB" w:eastAsia="zh-CN"/>
                  </w:rPr>
                </w:rPrChange>
              </w:rPr>
            </w:pPr>
            <w:ins w:id="5545" w:author="薛媛媛（Grace）" w:date="2025-11-18T13:21:10Z">
              <w:r>
                <w:rPr>
                  <w:rFonts w:hint="default" w:ascii="Arial" w:hAnsi="Arial" w:cs="Arial"/>
                  <w:sz w:val="20"/>
                  <w:szCs w:val="20"/>
                  <w:lang w:val="en-GB" w:eastAsia="zh-CN"/>
                  <w:rPrChange w:id="5546" w:author="薛媛媛（Grace）" w:date="2025-11-18T13:55:39Z">
                    <w:rPr>
                      <w:rFonts w:hint="eastAsia" w:ascii="Arial" w:hAnsi="Arial" w:cs="Arial"/>
                      <w:sz w:val="22"/>
                      <w:szCs w:val="22"/>
                      <w:lang w:val="en-GB" w:eastAsia="zh-CN"/>
                    </w:rPr>
                  </w:rPrChange>
                </w:rPr>
                <w:t>EN ISO 15223-1</w:t>
              </w:r>
            </w:ins>
          </w:p>
          <w:p w14:paraId="724AA184">
            <w:pPr>
              <w:rPr>
                <w:ins w:id="5548" w:author="薛媛媛（Grace）" w:date="2025-11-18T13:21:10Z"/>
                <w:rFonts w:hint="default" w:ascii="Arial" w:hAnsi="Arial" w:cs="Arial"/>
                <w:sz w:val="20"/>
                <w:szCs w:val="20"/>
                <w:lang w:val="en-GB" w:eastAsia="zh-CN"/>
                <w:rPrChange w:id="5549" w:author="薛媛媛（Grace）" w:date="2025-11-18T13:55:39Z">
                  <w:rPr>
                    <w:ins w:id="5550" w:author="薛媛媛（Grace）" w:date="2025-11-18T13:21:10Z"/>
                    <w:rFonts w:hint="eastAsia" w:ascii="Arial" w:hAnsi="Arial" w:cs="Arial"/>
                    <w:sz w:val="22"/>
                    <w:szCs w:val="22"/>
                    <w:lang w:val="en-GB" w:eastAsia="zh-CN"/>
                  </w:rPr>
                </w:rPrChange>
              </w:rPr>
            </w:pPr>
            <w:ins w:id="5551" w:author="薛媛媛（Grace）" w:date="2025-11-18T13:21:10Z">
              <w:r>
                <w:rPr>
                  <w:rFonts w:hint="default" w:ascii="Arial" w:hAnsi="Arial" w:cs="Arial"/>
                  <w:sz w:val="20"/>
                  <w:szCs w:val="20"/>
                  <w:lang w:val="en-GB" w:eastAsia="zh-CN"/>
                  <w:rPrChange w:id="5552" w:author="薛媛媛（Grace）" w:date="2025-11-18T13:55:39Z">
                    <w:rPr>
                      <w:rFonts w:hint="eastAsia" w:ascii="Arial" w:hAnsi="Arial" w:cs="Arial"/>
                      <w:sz w:val="22"/>
                      <w:szCs w:val="22"/>
                      <w:lang w:val="en-GB" w:eastAsia="zh-CN"/>
                    </w:rPr>
                  </w:rPrChange>
                </w:rPr>
                <w:t>EN ISO 20417</w:t>
              </w:r>
            </w:ins>
          </w:p>
          <w:p w14:paraId="3E09796D">
            <w:pPr>
              <w:rPr>
                <w:ins w:id="5554" w:author="薛媛媛（Grace）" w:date="2025-11-18T13:21:10Z"/>
                <w:rFonts w:hint="default" w:ascii="Arial" w:hAnsi="Arial" w:cs="Arial" w:eastAsiaTheme="minorHAnsi"/>
                <w:sz w:val="20"/>
                <w:szCs w:val="20"/>
                <w:lang w:val="en-GB" w:eastAsia="zh-CN"/>
                <w:rPrChange w:id="5555" w:author="薛媛媛（Grace）" w:date="2025-11-18T13:55:39Z">
                  <w:rPr>
                    <w:ins w:id="5556" w:author="薛媛媛（Grace）" w:date="2025-11-18T13:21:10Z"/>
                    <w:rFonts w:hint="eastAsia" w:eastAsiaTheme="minorHAnsi"/>
                    <w:sz w:val="22"/>
                    <w:szCs w:val="22"/>
                    <w:lang w:val="en-GB" w:eastAsia="zh-CN"/>
                  </w:rPr>
                </w:rPrChange>
              </w:rPr>
            </w:pPr>
            <w:ins w:id="5557" w:author="薛媛媛（Grace）" w:date="2025-11-18T13:21:10Z">
              <w:r>
                <w:rPr>
                  <w:rFonts w:hint="default" w:ascii="Arial" w:hAnsi="Arial" w:cs="Arial" w:eastAsiaTheme="minorHAnsi"/>
                  <w:sz w:val="20"/>
                  <w:szCs w:val="20"/>
                  <w:lang w:val="en-GB" w:eastAsia="zh-CN"/>
                  <w:rPrChange w:id="5558" w:author="薛媛媛（Grace）" w:date="2025-11-18T13:55:39Z">
                    <w:rPr>
                      <w:rFonts w:hint="eastAsia" w:eastAsiaTheme="minorHAnsi"/>
                      <w:sz w:val="22"/>
                      <w:szCs w:val="22"/>
                      <w:lang w:val="en-GB" w:eastAsia="zh-CN"/>
                    </w:rPr>
                  </w:rPrChange>
                </w:rPr>
                <w:t>EN ISO 11608-1</w:t>
              </w:r>
            </w:ins>
          </w:p>
          <w:p w14:paraId="10D65489">
            <w:pPr>
              <w:rPr>
                <w:ins w:id="5560" w:author="薛媛媛（Grace）" w:date="2025-11-18T13:21:10Z"/>
                <w:rFonts w:hint="default" w:ascii="Arial" w:hAnsi="Arial" w:cs="Arial"/>
                <w:sz w:val="20"/>
                <w:szCs w:val="20"/>
                <w:lang w:val="en-GB" w:eastAsia="zh-CN"/>
                <w:rPrChange w:id="5561" w:author="薛媛媛（Grace）" w:date="2025-11-18T13:55:39Z">
                  <w:rPr>
                    <w:ins w:id="5562" w:author="薛媛媛（Grace）" w:date="2025-11-18T13:21:10Z"/>
                    <w:rFonts w:hint="eastAsia" w:ascii="Arial" w:hAnsi="Arial" w:cs="Arial"/>
                    <w:sz w:val="22"/>
                    <w:szCs w:val="22"/>
                    <w:lang w:val="en-GB" w:eastAsia="zh-CN"/>
                  </w:rPr>
                </w:rPrChange>
              </w:rPr>
            </w:pPr>
          </w:p>
          <w:p w14:paraId="789EC47D">
            <w:pPr>
              <w:rPr>
                <w:ins w:id="5563" w:author="薛媛媛（Grace）" w:date="2025-11-18T13:21:10Z"/>
                <w:rFonts w:hint="default" w:ascii="Arial" w:hAnsi="Arial" w:cs="Arial" w:eastAsiaTheme="minorHAnsi"/>
                <w:sz w:val="20"/>
                <w:szCs w:val="20"/>
                <w:lang w:val="en-GB" w:eastAsia="zh-CN" w:bidi="ar-SA"/>
                <w:rPrChange w:id="5564" w:author="薛媛媛（Grace）" w:date="2025-11-18T13:55:39Z">
                  <w:rPr>
                    <w:ins w:id="5565" w:author="薛媛媛（Grace）" w:date="2025-11-18T13:21:10Z"/>
                    <w:rFonts w:hint="eastAsia" w:ascii="Arial" w:hAnsi="Arial" w:cs="Arial" w:eastAsiaTheme="minorHAnsi"/>
                    <w:sz w:val="22"/>
                    <w:szCs w:val="22"/>
                    <w:lang w:val="en-GB" w:eastAsia="zh-CN" w:bidi="ar-SA"/>
                  </w:rPr>
                </w:rPrChange>
              </w:rPr>
            </w:pPr>
          </w:p>
        </w:tc>
        <w:tc>
          <w:tcPr>
            <w:tcW w:w="3078" w:type="dxa"/>
            <w:shd w:val="clear" w:color="auto" w:fill="auto"/>
            <w:tcMar>
              <w:top w:w="113" w:type="dxa"/>
              <w:bottom w:w="113" w:type="dxa"/>
            </w:tcMar>
            <w:vAlign w:val="top"/>
          </w:tcPr>
          <w:p w14:paraId="419D8975">
            <w:pPr>
              <w:rPr>
                <w:ins w:id="5566" w:author="薛媛媛（Grace）" w:date="2025-11-18T13:21:10Z"/>
                <w:rFonts w:hint="default" w:ascii="Arial" w:hAnsi="Arial" w:cs="Arial" w:eastAsiaTheme="minorHAnsi"/>
                <w:sz w:val="20"/>
                <w:szCs w:val="20"/>
                <w:lang w:val="en-GB" w:eastAsia="zh-CN"/>
                <w:rPrChange w:id="5567" w:author="薛媛媛（Grace）" w:date="2025-11-18T13:55:39Z">
                  <w:rPr>
                    <w:ins w:id="5568" w:author="薛媛媛（Grace）" w:date="2025-11-18T13:21:10Z"/>
                    <w:rFonts w:hint="eastAsia" w:ascii="Arial" w:hAnsi="Arial" w:cs="Arial" w:eastAsiaTheme="minorHAnsi"/>
                    <w:sz w:val="22"/>
                    <w:szCs w:val="22"/>
                    <w:lang w:val="en-GB" w:eastAsia="zh-CN"/>
                  </w:rPr>
                </w:rPrChange>
              </w:rPr>
            </w:pPr>
            <w:ins w:id="5569" w:author="薛媛媛（Grace）" w:date="2025-11-18T13:21:10Z">
              <w:r>
                <w:rPr>
                  <w:rFonts w:hint="default" w:ascii="Arial" w:hAnsi="Arial" w:cs="Arial" w:eastAsiaTheme="minorHAnsi"/>
                  <w:sz w:val="20"/>
                  <w:szCs w:val="20"/>
                  <w:lang w:val="en-GB" w:eastAsia="zh-CN"/>
                  <w:rPrChange w:id="5570" w:author="薛媛媛（Grace）" w:date="2025-11-18T13:55:39Z">
                    <w:rPr>
                      <w:rFonts w:hint="eastAsia" w:ascii="Arial" w:hAnsi="Arial" w:cs="Arial" w:eastAsiaTheme="minorHAnsi"/>
                      <w:sz w:val="22"/>
                      <w:szCs w:val="22"/>
                      <w:lang w:val="en-GB" w:eastAsia="zh-CN"/>
                    </w:rPr>
                  </w:rPrChange>
                </w:rPr>
                <w:t xml:space="preserve">Label </w:t>
              </w:r>
            </w:ins>
          </w:p>
          <w:p w14:paraId="76DC74CE">
            <w:pPr>
              <w:rPr>
                <w:ins w:id="5572" w:author="薛媛媛（Grace）" w:date="2025-11-18T13:21:10Z"/>
                <w:rFonts w:hint="default" w:ascii="Arial" w:hAnsi="Arial" w:cs="Arial" w:eastAsiaTheme="minorHAnsi"/>
                <w:sz w:val="20"/>
                <w:szCs w:val="20"/>
                <w:lang w:val="en-GB" w:eastAsia="zh-CN"/>
                <w:rPrChange w:id="5573" w:author="薛媛媛（Grace）" w:date="2025-11-18T13:55:39Z">
                  <w:rPr>
                    <w:ins w:id="5574" w:author="薛媛媛（Grace）" w:date="2025-11-18T13:21:10Z"/>
                    <w:rFonts w:hint="default" w:ascii="Arial" w:hAnsi="Arial" w:cs="Arial" w:eastAsiaTheme="minorHAnsi"/>
                    <w:sz w:val="22"/>
                    <w:szCs w:val="22"/>
                    <w:lang w:val="en-GB" w:eastAsia="zh-CN"/>
                  </w:rPr>
                </w:rPrChange>
              </w:rPr>
            </w:pPr>
            <w:ins w:id="5575" w:author="薛媛媛（Grace）" w:date="2025-11-18T13:21:10Z">
              <w:r>
                <w:rPr>
                  <w:rFonts w:hint="default" w:ascii="Arial" w:hAnsi="Arial" w:cs="Arial" w:eastAsiaTheme="minorHAnsi"/>
                  <w:sz w:val="20"/>
                  <w:szCs w:val="20"/>
                  <w:lang w:val="en-GB" w:eastAsia="zh-CN"/>
                  <w:rPrChange w:id="5576" w:author="薛媛媛（Grace）" w:date="2025-11-18T13:55:39Z">
                    <w:rPr>
                      <w:rFonts w:hint="default" w:ascii="Arial" w:hAnsi="Arial" w:cs="Arial" w:eastAsiaTheme="minorHAnsi"/>
                      <w:sz w:val="22"/>
                      <w:szCs w:val="22"/>
                      <w:lang w:val="en-GB" w:eastAsia="zh-CN"/>
                    </w:rPr>
                  </w:rPrChange>
                </w:rPr>
                <w:t>Instruction For Use</w:t>
              </w:r>
            </w:ins>
          </w:p>
          <w:p w14:paraId="1B0CAEC6">
            <w:pPr>
              <w:rPr>
                <w:ins w:id="5578" w:author="薛媛媛（Grace）" w:date="2025-11-18T13:21:10Z"/>
                <w:rFonts w:hint="default" w:ascii="Arial" w:hAnsi="Arial" w:cs="Arial" w:eastAsiaTheme="minorHAnsi"/>
                <w:sz w:val="20"/>
                <w:szCs w:val="20"/>
                <w:lang w:val="en-GB" w:eastAsia="zh-CN"/>
                <w:rPrChange w:id="5579" w:author="薛媛媛（Grace）" w:date="2025-11-18T13:55:39Z">
                  <w:rPr>
                    <w:ins w:id="5580" w:author="薛媛媛（Grace）" w:date="2025-11-18T13:21:10Z"/>
                    <w:rFonts w:hint="eastAsia" w:ascii="Arial" w:hAnsi="Arial" w:cs="Arial" w:eastAsiaTheme="minorHAnsi"/>
                    <w:sz w:val="22"/>
                    <w:szCs w:val="22"/>
                    <w:lang w:val="en-GB" w:eastAsia="zh-CN"/>
                  </w:rPr>
                </w:rPrChange>
              </w:rPr>
            </w:pPr>
          </w:p>
          <w:p w14:paraId="75DBDC36">
            <w:pPr>
              <w:rPr>
                <w:ins w:id="5581" w:author="薛媛媛（Grace）" w:date="2025-11-18T13:21:10Z"/>
                <w:rFonts w:hint="default" w:ascii="Arial" w:hAnsi="Arial" w:cs="Arial" w:eastAsiaTheme="minorHAnsi"/>
                <w:sz w:val="20"/>
                <w:szCs w:val="20"/>
                <w:lang w:val="en-US" w:eastAsia="zh-CN"/>
                <w:rPrChange w:id="5582" w:author="薛媛媛（Grace）" w:date="2025-11-18T13:55:39Z">
                  <w:rPr>
                    <w:ins w:id="5583" w:author="薛媛媛（Grace）" w:date="2025-11-18T13:21:10Z"/>
                    <w:rFonts w:hint="eastAsia" w:ascii="Arial" w:hAnsi="Arial" w:cs="Arial" w:eastAsiaTheme="minorHAnsi"/>
                    <w:sz w:val="22"/>
                    <w:szCs w:val="22"/>
                    <w:lang w:val="en-US" w:eastAsia="zh-CN"/>
                  </w:rPr>
                </w:rPrChange>
              </w:rPr>
            </w:pPr>
          </w:p>
          <w:p w14:paraId="21BD98EC">
            <w:pPr>
              <w:rPr>
                <w:ins w:id="5584" w:author="薛媛媛（Grace）" w:date="2025-11-18T13:21:10Z"/>
                <w:rFonts w:hint="default" w:ascii="Arial" w:hAnsi="Arial" w:cs="Arial" w:eastAsiaTheme="minorEastAsia"/>
                <w:color w:val="auto"/>
                <w:sz w:val="20"/>
                <w:szCs w:val="20"/>
                <w:lang w:val="en-US" w:eastAsia="zh-CN"/>
                <w:rPrChange w:id="5585" w:author="薛媛媛（Grace）" w:date="2025-11-18T13:55:39Z">
                  <w:rPr>
                    <w:ins w:id="5586" w:author="薛媛媛（Grace）" w:date="2025-11-18T13:21:10Z"/>
                    <w:rFonts w:hint="default" w:cs="Arial" w:eastAsiaTheme="minorEastAsia"/>
                    <w:color w:val="auto"/>
                    <w:sz w:val="22"/>
                    <w:szCs w:val="22"/>
                    <w:lang w:val="en-US" w:eastAsia="zh-CN"/>
                  </w:rPr>
                </w:rPrChange>
              </w:rPr>
            </w:pPr>
          </w:p>
          <w:p w14:paraId="6DACB441">
            <w:pPr>
              <w:rPr>
                <w:ins w:id="5587" w:author="薛媛媛（Grace）" w:date="2025-11-18T13:21:10Z"/>
                <w:rFonts w:hint="default" w:ascii="Arial" w:hAnsi="Arial" w:eastAsia="宋体" w:cs="Arial"/>
                <w:sz w:val="20"/>
                <w:szCs w:val="20"/>
                <w:lang w:val="en-GB" w:eastAsia="zh-CN" w:bidi="ar-SA"/>
                <w:rPrChange w:id="5588" w:author="薛媛媛（Grace）" w:date="2025-11-18T13:55:33Z">
                  <w:rPr>
                    <w:ins w:id="5589" w:author="薛媛媛（Grace）" w:date="2025-11-18T13:21:10Z"/>
                    <w:rFonts w:hint="default" w:ascii="Arial" w:hAnsi="Arial" w:eastAsia="宋体" w:cs="Arial"/>
                    <w:sz w:val="20"/>
                    <w:szCs w:val="20"/>
                    <w:lang w:val="en-GB" w:eastAsia="zh-CN" w:bidi="ar-SA"/>
                  </w:rPr>
                </w:rPrChange>
              </w:rPr>
            </w:pPr>
          </w:p>
        </w:tc>
        <w:tc>
          <w:tcPr>
            <w:tcW w:w="3078" w:type="dxa"/>
            <w:tcMar>
              <w:top w:w="113" w:type="dxa"/>
              <w:bottom w:w="113" w:type="dxa"/>
            </w:tcMar>
          </w:tcPr>
          <w:p w14:paraId="43826EB6">
            <w:pPr>
              <w:rPr>
                <w:rFonts w:ascii="Arial" w:hAnsi="Arial" w:cs="Arial"/>
                <w:sz w:val="20"/>
                <w:szCs w:val="20"/>
                <w:lang w:val="en-GB"/>
                <w:rPrChange w:id="5590" w:author="薛媛媛（Grace）" w:date="2025-11-18T13:55:33Z">
                  <w:rPr>
                    <w:sz w:val="20"/>
                    <w:szCs w:val="20"/>
                    <w:lang w:val="en-GB"/>
                  </w:rPr>
                </w:rPrChange>
              </w:rPr>
            </w:pPr>
          </w:p>
        </w:tc>
      </w:tr>
      <w:tr w14:paraId="44E1F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44E0079E">
            <w:pPr>
              <w:ind w:left="172"/>
              <w:rPr>
                <w:rFonts w:ascii="Arial" w:hAnsi="Arial" w:cs="Arial"/>
                <w:sz w:val="20"/>
                <w:szCs w:val="20"/>
                <w:lang w:val="en-GB"/>
                <w:rPrChange w:id="5591" w:author="薛媛媛（Grace）" w:date="2025-11-18T13:55:33Z">
                  <w:rPr>
                    <w:sz w:val="20"/>
                    <w:szCs w:val="20"/>
                    <w:lang w:val="en-GB"/>
                  </w:rPr>
                </w:rPrChange>
              </w:rPr>
            </w:pPr>
            <w:r>
              <w:rPr>
                <w:rFonts w:ascii="Arial" w:hAnsi="Arial" w:cs="Arial"/>
                <w:sz w:val="20"/>
                <w:szCs w:val="20"/>
                <w:lang w:val="en-GB"/>
                <w:rPrChange w:id="5592" w:author="薛媛媛（Grace）" w:date="2025-11-18T13:55:33Z">
                  <w:rPr>
                    <w:sz w:val="20"/>
                    <w:szCs w:val="20"/>
                    <w:lang w:val="en-GB"/>
                  </w:rPr>
                </w:rPrChange>
              </w:rPr>
              <w:t>(c)  Labels shall be provided in a human-readable format and may be supplemented by machine-readable information, such as radio-frequency identification (‘RFID’) or bar codes.</w:t>
            </w:r>
          </w:p>
        </w:tc>
        <w:tc>
          <w:tcPr>
            <w:tcW w:w="1198" w:type="dxa"/>
            <w:shd w:val="clear" w:color="auto" w:fill="auto"/>
            <w:tcMar>
              <w:top w:w="113" w:type="dxa"/>
              <w:bottom w:w="113" w:type="dxa"/>
            </w:tcMar>
            <w:vAlign w:val="top"/>
          </w:tcPr>
          <w:p w14:paraId="5B75205B">
            <w:pPr>
              <w:rPr>
                <w:ins w:id="5593" w:author="薛媛媛（Grace）" w:date="2025-11-18T13:21:11Z"/>
                <w:rFonts w:hint="default" w:ascii="Arial" w:hAnsi="Arial" w:cs="Arial" w:eastAsiaTheme="minorHAnsi"/>
                <w:sz w:val="20"/>
                <w:szCs w:val="20"/>
                <w:lang w:val="en-GB" w:eastAsia="zh-CN" w:bidi="ar-SA"/>
                <w:rPrChange w:id="5594" w:author="薛媛媛（Grace）" w:date="2025-11-18T13:55:39Z">
                  <w:rPr>
                    <w:ins w:id="5595" w:author="薛媛媛（Grace）" w:date="2025-11-18T13:21:11Z"/>
                    <w:rFonts w:hint="eastAsia" w:ascii="Arial" w:hAnsi="Arial" w:cs="Arial" w:eastAsiaTheme="minorHAnsi"/>
                    <w:sz w:val="22"/>
                    <w:szCs w:val="22"/>
                    <w:lang w:val="en-GB" w:eastAsia="zh-CN" w:bidi="ar-SA"/>
                  </w:rPr>
                </w:rPrChange>
              </w:rPr>
            </w:pPr>
            <w:ins w:id="5596" w:author="薛媛媛（Grace）" w:date="2025-11-18T13:21:11Z">
              <w:r>
                <w:rPr>
                  <w:rFonts w:hint="default" w:ascii="Arial" w:hAnsi="Arial" w:cs="Arial" w:eastAsiaTheme="minorHAnsi"/>
                  <w:sz w:val="20"/>
                  <w:szCs w:val="20"/>
                  <w:lang w:val="en-GB" w:eastAsia="zh-CN"/>
                  <w:rPrChange w:id="5597"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4EF67B30">
            <w:pPr>
              <w:rPr>
                <w:ins w:id="5599" w:author="薛媛媛（Grace）" w:date="2025-11-18T13:21:11Z"/>
                <w:rFonts w:hint="default" w:ascii="Arial" w:hAnsi="Arial" w:cs="Arial"/>
                <w:sz w:val="20"/>
                <w:szCs w:val="20"/>
                <w:lang w:val="en-GB" w:eastAsia="zh-CN"/>
                <w:rPrChange w:id="5600" w:author="薛媛媛（Grace）" w:date="2025-11-18T13:55:39Z">
                  <w:rPr>
                    <w:ins w:id="5601" w:author="薛媛媛（Grace）" w:date="2025-11-18T13:21:11Z"/>
                    <w:rFonts w:hint="eastAsia" w:ascii="Arial" w:hAnsi="Arial" w:cs="Arial"/>
                    <w:sz w:val="22"/>
                    <w:szCs w:val="22"/>
                    <w:lang w:val="en-GB" w:eastAsia="zh-CN"/>
                  </w:rPr>
                </w:rPrChange>
              </w:rPr>
            </w:pPr>
            <w:ins w:id="5602" w:author="薛媛媛（Grace）" w:date="2025-11-18T13:21:11Z">
              <w:r>
                <w:rPr>
                  <w:rFonts w:hint="default" w:ascii="Arial" w:hAnsi="Arial" w:cs="Arial"/>
                  <w:sz w:val="20"/>
                  <w:szCs w:val="20"/>
                  <w:lang w:val="en-GB" w:eastAsia="zh-CN"/>
                  <w:rPrChange w:id="5603" w:author="薛媛媛（Grace）" w:date="2025-11-18T13:55:39Z">
                    <w:rPr>
                      <w:rFonts w:hint="eastAsia" w:ascii="Arial" w:hAnsi="Arial" w:cs="Arial"/>
                      <w:sz w:val="22"/>
                      <w:szCs w:val="22"/>
                      <w:lang w:val="en-GB" w:eastAsia="zh-CN"/>
                    </w:rPr>
                  </w:rPrChange>
                </w:rPr>
                <w:t>EN ISO 15223-1</w:t>
              </w:r>
            </w:ins>
          </w:p>
          <w:p w14:paraId="71E63BB0">
            <w:pPr>
              <w:rPr>
                <w:ins w:id="5605" w:author="薛媛媛（Grace）" w:date="2025-11-18T13:21:11Z"/>
                <w:rFonts w:hint="default" w:ascii="Arial" w:hAnsi="Arial" w:cs="Arial"/>
                <w:sz w:val="20"/>
                <w:szCs w:val="20"/>
                <w:lang w:val="en-GB" w:eastAsia="zh-CN"/>
                <w:rPrChange w:id="5606" w:author="薛媛媛（Grace）" w:date="2025-11-18T13:55:39Z">
                  <w:rPr>
                    <w:ins w:id="5607" w:author="薛媛媛（Grace）" w:date="2025-11-18T13:21:11Z"/>
                    <w:rFonts w:hint="eastAsia" w:ascii="Arial" w:hAnsi="Arial" w:cs="Arial"/>
                    <w:sz w:val="22"/>
                    <w:szCs w:val="22"/>
                    <w:lang w:val="en-GB" w:eastAsia="zh-CN"/>
                  </w:rPr>
                </w:rPrChange>
              </w:rPr>
            </w:pPr>
            <w:ins w:id="5608" w:author="薛媛媛（Grace）" w:date="2025-11-18T13:21:11Z">
              <w:r>
                <w:rPr>
                  <w:rFonts w:hint="default" w:ascii="Arial" w:hAnsi="Arial" w:cs="Arial"/>
                  <w:sz w:val="20"/>
                  <w:szCs w:val="20"/>
                  <w:lang w:val="en-GB" w:eastAsia="zh-CN"/>
                  <w:rPrChange w:id="5609" w:author="薛媛媛（Grace）" w:date="2025-11-18T13:55:39Z">
                    <w:rPr>
                      <w:rFonts w:hint="eastAsia" w:ascii="Arial" w:hAnsi="Arial" w:cs="Arial"/>
                      <w:sz w:val="22"/>
                      <w:szCs w:val="22"/>
                      <w:lang w:val="en-GB" w:eastAsia="zh-CN"/>
                    </w:rPr>
                  </w:rPrChange>
                </w:rPr>
                <w:t>EN ISO 20417</w:t>
              </w:r>
            </w:ins>
          </w:p>
          <w:p w14:paraId="51984979">
            <w:pPr>
              <w:rPr>
                <w:ins w:id="5611" w:author="薛媛媛（Grace）" w:date="2025-11-18T13:21:11Z"/>
                <w:rFonts w:hint="default" w:ascii="Arial" w:hAnsi="Arial" w:cs="Arial" w:eastAsiaTheme="minorHAnsi"/>
                <w:sz w:val="20"/>
                <w:szCs w:val="20"/>
                <w:lang w:val="en-GB" w:eastAsia="zh-CN"/>
                <w:rPrChange w:id="5612" w:author="薛媛媛（Grace）" w:date="2025-11-18T13:55:39Z">
                  <w:rPr>
                    <w:ins w:id="5613" w:author="薛媛媛（Grace）" w:date="2025-11-18T13:21:11Z"/>
                    <w:rFonts w:hint="eastAsia" w:eastAsiaTheme="minorHAnsi"/>
                    <w:sz w:val="22"/>
                    <w:szCs w:val="22"/>
                    <w:lang w:val="en-GB" w:eastAsia="zh-CN"/>
                  </w:rPr>
                </w:rPrChange>
              </w:rPr>
            </w:pPr>
            <w:ins w:id="5614" w:author="薛媛媛（Grace）" w:date="2025-11-18T13:21:11Z">
              <w:r>
                <w:rPr>
                  <w:rFonts w:hint="default" w:ascii="Arial" w:hAnsi="Arial" w:cs="Arial" w:eastAsiaTheme="minorHAnsi"/>
                  <w:sz w:val="20"/>
                  <w:szCs w:val="20"/>
                  <w:lang w:val="en-GB" w:eastAsia="zh-CN"/>
                  <w:rPrChange w:id="5615" w:author="薛媛媛（Grace）" w:date="2025-11-18T13:55:39Z">
                    <w:rPr>
                      <w:rFonts w:hint="eastAsia" w:eastAsiaTheme="minorHAnsi"/>
                      <w:sz w:val="22"/>
                      <w:szCs w:val="22"/>
                      <w:lang w:val="en-GB" w:eastAsia="zh-CN"/>
                    </w:rPr>
                  </w:rPrChange>
                </w:rPr>
                <w:t>EN ISO 11608-1</w:t>
              </w:r>
            </w:ins>
          </w:p>
          <w:p w14:paraId="213AC29C">
            <w:pPr>
              <w:rPr>
                <w:ins w:id="5617" w:author="薛媛媛（Grace）" w:date="2025-11-18T13:21:11Z"/>
                <w:rFonts w:hint="default" w:ascii="Arial" w:hAnsi="Arial" w:cs="Arial"/>
                <w:sz w:val="20"/>
                <w:szCs w:val="20"/>
                <w:lang w:val="en-GB" w:eastAsia="zh-CN"/>
                <w:rPrChange w:id="5618" w:author="薛媛媛（Grace）" w:date="2025-11-18T13:55:39Z">
                  <w:rPr>
                    <w:ins w:id="5619" w:author="薛媛媛（Grace）" w:date="2025-11-18T13:21:11Z"/>
                    <w:rFonts w:hint="eastAsia" w:ascii="Arial" w:hAnsi="Arial" w:cs="Arial"/>
                    <w:sz w:val="22"/>
                    <w:szCs w:val="22"/>
                    <w:lang w:val="en-GB" w:eastAsia="zh-CN"/>
                  </w:rPr>
                </w:rPrChange>
              </w:rPr>
            </w:pPr>
          </w:p>
          <w:p w14:paraId="6DCF6841">
            <w:pPr>
              <w:rPr>
                <w:ins w:id="5620" w:author="薛媛媛（Grace）" w:date="2025-11-18T13:21:11Z"/>
                <w:rFonts w:hint="default" w:ascii="Arial" w:hAnsi="Arial" w:cs="Arial" w:eastAsiaTheme="minorHAnsi"/>
                <w:sz w:val="20"/>
                <w:szCs w:val="20"/>
                <w:lang w:val="en-GB" w:eastAsia="zh-CN" w:bidi="ar-SA"/>
                <w:rPrChange w:id="5621" w:author="薛媛媛（Grace）" w:date="2025-11-18T13:55:39Z">
                  <w:rPr>
                    <w:ins w:id="5622" w:author="薛媛媛（Grace）" w:date="2025-11-18T13:21:11Z"/>
                    <w:rFonts w:hint="eastAsia" w:ascii="Arial" w:hAnsi="Arial" w:cs="Arial" w:eastAsiaTheme="minorHAnsi"/>
                    <w:sz w:val="22"/>
                    <w:szCs w:val="22"/>
                    <w:lang w:val="en-GB" w:eastAsia="zh-CN" w:bidi="ar-SA"/>
                  </w:rPr>
                </w:rPrChange>
              </w:rPr>
            </w:pPr>
          </w:p>
        </w:tc>
        <w:tc>
          <w:tcPr>
            <w:tcW w:w="3078" w:type="dxa"/>
            <w:shd w:val="clear" w:color="auto" w:fill="auto"/>
            <w:tcMar>
              <w:top w:w="113" w:type="dxa"/>
              <w:bottom w:w="113" w:type="dxa"/>
            </w:tcMar>
            <w:vAlign w:val="top"/>
          </w:tcPr>
          <w:p w14:paraId="02C6F7A9">
            <w:pPr>
              <w:rPr>
                <w:ins w:id="5623" w:author="薛媛媛（Grace）" w:date="2025-11-18T13:21:11Z"/>
                <w:rFonts w:hint="default" w:ascii="Arial" w:hAnsi="Arial" w:cs="Arial" w:eastAsiaTheme="minorHAnsi"/>
                <w:sz w:val="20"/>
                <w:szCs w:val="20"/>
                <w:lang w:val="en-GB" w:eastAsia="zh-CN"/>
                <w:rPrChange w:id="5624" w:author="薛媛媛（Grace）" w:date="2025-11-18T13:55:39Z">
                  <w:rPr>
                    <w:ins w:id="5625" w:author="薛媛媛（Grace）" w:date="2025-11-18T13:21:11Z"/>
                    <w:rFonts w:hint="eastAsia" w:ascii="Arial" w:hAnsi="Arial" w:cs="Arial" w:eastAsiaTheme="minorHAnsi"/>
                    <w:sz w:val="22"/>
                    <w:szCs w:val="22"/>
                    <w:lang w:val="en-GB" w:eastAsia="zh-CN"/>
                  </w:rPr>
                </w:rPrChange>
              </w:rPr>
            </w:pPr>
            <w:ins w:id="5626" w:author="薛媛媛（Grace）" w:date="2025-11-18T13:21:11Z">
              <w:r>
                <w:rPr>
                  <w:rFonts w:hint="default" w:ascii="Arial" w:hAnsi="Arial" w:cs="Arial" w:eastAsiaTheme="minorHAnsi"/>
                  <w:sz w:val="20"/>
                  <w:szCs w:val="20"/>
                  <w:lang w:val="en-GB" w:eastAsia="zh-CN"/>
                  <w:rPrChange w:id="5627" w:author="薛媛媛（Grace）" w:date="2025-11-18T13:55:39Z">
                    <w:rPr>
                      <w:rFonts w:hint="eastAsia" w:ascii="Arial" w:hAnsi="Arial" w:cs="Arial" w:eastAsiaTheme="minorHAnsi"/>
                      <w:sz w:val="22"/>
                      <w:szCs w:val="22"/>
                      <w:lang w:val="en-GB" w:eastAsia="zh-CN"/>
                    </w:rPr>
                  </w:rPrChange>
                </w:rPr>
                <w:t xml:space="preserve">Label </w:t>
              </w:r>
            </w:ins>
          </w:p>
          <w:p w14:paraId="61321482">
            <w:pPr>
              <w:rPr>
                <w:ins w:id="5629" w:author="薛媛媛（Grace）" w:date="2025-11-18T13:21:11Z"/>
                <w:rFonts w:hint="default" w:ascii="Arial" w:hAnsi="Arial" w:cs="Arial" w:eastAsiaTheme="minorHAnsi"/>
                <w:sz w:val="20"/>
                <w:szCs w:val="20"/>
                <w:lang w:val="en-GB" w:eastAsia="zh-CN"/>
                <w:rPrChange w:id="5630" w:author="薛媛媛（Grace）" w:date="2025-11-18T13:55:39Z">
                  <w:rPr>
                    <w:ins w:id="5631" w:author="薛媛媛（Grace）" w:date="2025-11-18T13:21:11Z"/>
                    <w:rFonts w:hint="default" w:ascii="Arial" w:hAnsi="Arial" w:cs="Arial" w:eastAsiaTheme="minorHAnsi"/>
                    <w:sz w:val="22"/>
                    <w:szCs w:val="22"/>
                    <w:lang w:val="en-GB" w:eastAsia="zh-CN"/>
                  </w:rPr>
                </w:rPrChange>
              </w:rPr>
            </w:pPr>
            <w:ins w:id="5632" w:author="薛媛媛（Grace）" w:date="2025-11-18T13:21:11Z">
              <w:r>
                <w:rPr>
                  <w:rFonts w:hint="default" w:ascii="Arial" w:hAnsi="Arial" w:cs="Arial" w:eastAsiaTheme="minorHAnsi"/>
                  <w:sz w:val="20"/>
                  <w:szCs w:val="20"/>
                  <w:lang w:val="en-GB" w:eastAsia="zh-CN"/>
                  <w:rPrChange w:id="5633" w:author="薛媛媛（Grace）" w:date="2025-11-18T13:55:39Z">
                    <w:rPr>
                      <w:rFonts w:hint="default" w:ascii="Arial" w:hAnsi="Arial" w:cs="Arial" w:eastAsiaTheme="minorHAnsi"/>
                      <w:sz w:val="22"/>
                      <w:szCs w:val="22"/>
                      <w:lang w:val="en-GB" w:eastAsia="zh-CN"/>
                    </w:rPr>
                  </w:rPrChange>
                </w:rPr>
                <w:t>Instruction For Use</w:t>
              </w:r>
            </w:ins>
          </w:p>
          <w:p w14:paraId="0A495F7B">
            <w:pPr>
              <w:rPr>
                <w:ins w:id="5635" w:author="薛媛媛（Grace）" w:date="2025-11-18T13:21:11Z"/>
                <w:rFonts w:hint="default" w:ascii="Arial" w:hAnsi="Arial" w:cs="Arial" w:eastAsiaTheme="minorHAnsi"/>
                <w:sz w:val="20"/>
                <w:szCs w:val="20"/>
                <w:lang w:val="en-GB" w:eastAsia="zh-CN"/>
                <w:rPrChange w:id="5636" w:author="薛媛媛（Grace）" w:date="2025-11-18T13:55:39Z">
                  <w:rPr>
                    <w:ins w:id="5637" w:author="薛媛媛（Grace）" w:date="2025-11-18T13:21:11Z"/>
                    <w:rFonts w:hint="eastAsia" w:ascii="Arial" w:hAnsi="Arial" w:cs="Arial" w:eastAsiaTheme="minorHAnsi"/>
                    <w:sz w:val="22"/>
                    <w:szCs w:val="22"/>
                    <w:lang w:val="en-GB" w:eastAsia="zh-CN"/>
                  </w:rPr>
                </w:rPrChange>
              </w:rPr>
            </w:pPr>
          </w:p>
          <w:p w14:paraId="7E144EF0">
            <w:pPr>
              <w:rPr>
                <w:ins w:id="5638" w:author="薛媛媛（Grace）" w:date="2025-11-18T13:21:11Z"/>
                <w:rFonts w:hint="default" w:ascii="Arial" w:hAnsi="Arial" w:cs="Arial" w:eastAsiaTheme="minorHAnsi"/>
                <w:sz w:val="20"/>
                <w:szCs w:val="20"/>
                <w:lang w:val="en-US" w:eastAsia="zh-CN"/>
                <w:rPrChange w:id="5639" w:author="薛媛媛（Grace）" w:date="2025-11-18T13:55:39Z">
                  <w:rPr>
                    <w:ins w:id="5640" w:author="薛媛媛（Grace）" w:date="2025-11-18T13:21:11Z"/>
                    <w:rFonts w:hint="eastAsia" w:ascii="Arial" w:hAnsi="Arial" w:cs="Arial" w:eastAsiaTheme="minorHAnsi"/>
                    <w:sz w:val="22"/>
                    <w:szCs w:val="22"/>
                    <w:lang w:val="en-US" w:eastAsia="zh-CN"/>
                  </w:rPr>
                </w:rPrChange>
              </w:rPr>
            </w:pPr>
          </w:p>
          <w:p w14:paraId="3CA0568D">
            <w:pPr>
              <w:rPr>
                <w:ins w:id="5641" w:author="薛媛媛（Grace）" w:date="2025-11-18T13:21:11Z"/>
                <w:rFonts w:hint="default" w:ascii="Arial" w:hAnsi="Arial" w:cs="Arial" w:eastAsiaTheme="minorEastAsia"/>
                <w:color w:val="auto"/>
                <w:sz w:val="20"/>
                <w:szCs w:val="20"/>
                <w:lang w:val="en-US" w:eastAsia="zh-CN"/>
                <w:rPrChange w:id="5642" w:author="薛媛媛（Grace）" w:date="2025-11-18T13:55:39Z">
                  <w:rPr>
                    <w:ins w:id="5643" w:author="薛媛媛（Grace）" w:date="2025-11-18T13:21:11Z"/>
                    <w:rFonts w:hint="default" w:cs="Arial" w:eastAsiaTheme="minorEastAsia"/>
                    <w:color w:val="auto"/>
                    <w:sz w:val="22"/>
                    <w:szCs w:val="22"/>
                    <w:lang w:val="en-US" w:eastAsia="zh-CN"/>
                  </w:rPr>
                </w:rPrChange>
              </w:rPr>
            </w:pPr>
          </w:p>
          <w:p w14:paraId="1BE1872C">
            <w:pPr>
              <w:rPr>
                <w:ins w:id="5644" w:author="薛媛媛（Grace）" w:date="2025-11-18T13:21:11Z"/>
                <w:rFonts w:hint="default" w:ascii="Arial" w:hAnsi="Arial" w:eastAsia="宋体" w:cs="Arial"/>
                <w:sz w:val="20"/>
                <w:szCs w:val="20"/>
                <w:lang w:val="en-GB" w:eastAsia="zh-CN" w:bidi="ar-SA"/>
                <w:rPrChange w:id="5645" w:author="薛媛媛（Grace）" w:date="2025-11-18T13:55:33Z">
                  <w:rPr>
                    <w:ins w:id="5646" w:author="薛媛媛（Grace）" w:date="2025-11-18T13:21:11Z"/>
                    <w:rFonts w:hint="default" w:ascii="Arial" w:hAnsi="Arial" w:eastAsia="宋体" w:cs="Arial"/>
                    <w:sz w:val="20"/>
                    <w:szCs w:val="20"/>
                    <w:lang w:val="en-GB" w:eastAsia="zh-CN" w:bidi="ar-SA"/>
                  </w:rPr>
                </w:rPrChange>
              </w:rPr>
            </w:pPr>
          </w:p>
        </w:tc>
        <w:tc>
          <w:tcPr>
            <w:tcW w:w="3078" w:type="dxa"/>
            <w:tcMar>
              <w:top w:w="113" w:type="dxa"/>
              <w:bottom w:w="113" w:type="dxa"/>
            </w:tcMar>
          </w:tcPr>
          <w:p w14:paraId="6631C265">
            <w:pPr>
              <w:rPr>
                <w:rFonts w:ascii="Arial" w:hAnsi="Arial" w:cs="Arial"/>
                <w:sz w:val="20"/>
                <w:szCs w:val="20"/>
                <w:lang w:val="en-GB"/>
                <w:rPrChange w:id="5647" w:author="薛媛媛（Grace）" w:date="2025-11-18T13:55:33Z">
                  <w:rPr>
                    <w:sz w:val="20"/>
                    <w:szCs w:val="20"/>
                    <w:lang w:val="en-GB"/>
                  </w:rPr>
                </w:rPrChange>
              </w:rPr>
            </w:pPr>
          </w:p>
        </w:tc>
      </w:tr>
      <w:tr w14:paraId="109C9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6303BFAB">
            <w:pPr>
              <w:ind w:left="172"/>
              <w:rPr>
                <w:rFonts w:ascii="Arial" w:hAnsi="Arial" w:cs="Arial"/>
                <w:sz w:val="20"/>
                <w:szCs w:val="20"/>
                <w:lang w:val="en-GB"/>
                <w:rPrChange w:id="5648" w:author="薛媛媛（Grace）" w:date="2025-11-18T13:55:33Z">
                  <w:rPr>
                    <w:sz w:val="20"/>
                    <w:szCs w:val="20"/>
                    <w:lang w:val="en-GB"/>
                  </w:rPr>
                </w:rPrChange>
              </w:rPr>
            </w:pPr>
            <w:r>
              <w:rPr>
                <w:rFonts w:ascii="Arial" w:hAnsi="Arial" w:cs="Arial"/>
                <w:sz w:val="20"/>
                <w:szCs w:val="20"/>
                <w:lang w:val="en-GB"/>
                <w:rPrChange w:id="5649" w:author="薛媛媛（Grace）" w:date="2025-11-18T13:55:33Z">
                  <w:rPr>
                    <w:sz w:val="20"/>
                    <w:szCs w:val="20"/>
                    <w:lang w:val="en-GB"/>
                  </w:rPr>
                </w:rPrChange>
              </w:rPr>
              <w:t>(d)  Instructions for use shall be provided together with devices. By way of exception, instructions for use shall not be required for class I and class IIa devices if such devices can be used safely without any such instructions and unless otherwise provided for elsewhere in this Section.</w:t>
            </w:r>
          </w:p>
        </w:tc>
        <w:tc>
          <w:tcPr>
            <w:tcW w:w="1198" w:type="dxa"/>
            <w:shd w:val="clear" w:color="auto" w:fill="auto"/>
            <w:tcMar>
              <w:top w:w="113" w:type="dxa"/>
              <w:bottom w:w="113" w:type="dxa"/>
            </w:tcMar>
            <w:vAlign w:val="top"/>
          </w:tcPr>
          <w:p w14:paraId="7BCCB318">
            <w:pPr>
              <w:rPr>
                <w:ins w:id="5650" w:author="薛媛媛（Grace）" w:date="2025-11-18T13:21:14Z"/>
                <w:rFonts w:hint="default" w:ascii="Arial" w:hAnsi="Arial" w:cs="Arial" w:eastAsiaTheme="minorHAnsi"/>
                <w:sz w:val="20"/>
                <w:szCs w:val="20"/>
                <w:lang w:val="en-GB" w:eastAsia="zh-CN" w:bidi="ar-SA"/>
                <w:rPrChange w:id="5651" w:author="薛媛媛（Grace）" w:date="2025-11-18T13:55:39Z">
                  <w:rPr>
                    <w:ins w:id="5652" w:author="薛媛媛（Grace）" w:date="2025-11-18T13:21:14Z"/>
                    <w:rFonts w:hint="eastAsia" w:ascii="Arial" w:hAnsi="Arial" w:cs="Arial" w:eastAsiaTheme="minorHAnsi"/>
                    <w:sz w:val="22"/>
                    <w:szCs w:val="22"/>
                    <w:lang w:val="en-GB" w:eastAsia="zh-CN" w:bidi="ar-SA"/>
                  </w:rPr>
                </w:rPrChange>
              </w:rPr>
            </w:pPr>
            <w:ins w:id="5653" w:author="薛媛媛（Grace）" w:date="2025-11-18T13:21:14Z">
              <w:r>
                <w:rPr>
                  <w:rFonts w:hint="default" w:ascii="Arial" w:hAnsi="Arial" w:cs="Arial" w:eastAsiaTheme="minorHAnsi"/>
                  <w:sz w:val="20"/>
                  <w:szCs w:val="20"/>
                  <w:lang w:val="en-GB" w:eastAsia="zh-CN"/>
                  <w:rPrChange w:id="5654"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2D7A6DF4">
            <w:pPr>
              <w:rPr>
                <w:ins w:id="5656" w:author="薛媛媛（Grace）" w:date="2025-11-18T13:21:14Z"/>
                <w:rFonts w:hint="default" w:ascii="Arial" w:hAnsi="Arial" w:cs="Arial"/>
                <w:sz w:val="20"/>
                <w:szCs w:val="20"/>
                <w:lang w:val="en-GB" w:eastAsia="zh-CN"/>
                <w:rPrChange w:id="5657" w:author="薛媛媛（Grace）" w:date="2025-11-18T13:55:39Z">
                  <w:rPr>
                    <w:ins w:id="5658" w:author="薛媛媛（Grace）" w:date="2025-11-18T13:21:14Z"/>
                    <w:rFonts w:hint="eastAsia" w:ascii="Arial" w:hAnsi="Arial" w:cs="Arial"/>
                    <w:sz w:val="22"/>
                    <w:szCs w:val="22"/>
                    <w:lang w:val="en-GB" w:eastAsia="zh-CN"/>
                  </w:rPr>
                </w:rPrChange>
              </w:rPr>
            </w:pPr>
            <w:ins w:id="5659" w:author="薛媛媛（Grace）" w:date="2025-11-18T13:21:14Z">
              <w:r>
                <w:rPr>
                  <w:rFonts w:hint="default" w:ascii="Arial" w:hAnsi="Arial" w:cs="Arial"/>
                  <w:sz w:val="20"/>
                  <w:szCs w:val="20"/>
                  <w:lang w:val="en-GB" w:eastAsia="zh-CN"/>
                  <w:rPrChange w:id="5660" w:author="薛媛媛（Grace）" w:date="2025-11-18T13:55:39Z">
                    <w:rPr>
                      <w:rFonts w:hint="eastAsia" w:ascii="Arial" w:hAnsi="Arial" w:cs="Arial"/>
                      <w:sz w:val="22"/>
                      <w:szCs w:val="22"/>
                      <w:lang w:val="en-GB" w:eastAsia="zh-CN"/>
                    </w:rPr>
                  </w:rPrChange>
                </w:rPr>
                <w:t>EN ISO 15223-1</w:t>
              </w:r>
            </w:ins>
          </w:p>
          <w:p w14:paraId="6080D257">
            <w:pPr>
              <w:rPr>
                <w:ins w:id="5662" w:author="薛媛媛（Grace）" w:date="2025-11-18T13:21:14Z"/>
                <w:rFonts w:hint="default" w:ascii="Arial" w:hAnsi="Arial" w:cs="Arial"/>
                <w:sz w:val="20"/>
                <w:szCs w:val="20"/>
                <w:lang w:val="en-GB" w:eastAsia="zh-CN"/>
                <w:rPrChange w:id="5663" w:author="薛媛媛（Grace）" w:date="2025-11-18T13:55:39Z">
                  <w:rPr>
                    <w:ins w:id="5664" w:author="薛媛媛（Grace）" w:date="2025-11-18T13:21:14Z"/>
                    <w:rFonts w:hint="eastAsia" w:ascii="Arial" w:hAnsi="Arial" w:cs="Arial"/>
                    <w:sz w:val="22"/>
                    <w:szCs w:val="22"/>
                    <w:lang w:val="en-GB" w:eastAsia="zh-CN"/>
                  </w:rPr>
                </w:rPrChange>
              </w:rPr>
            </w:pPr>
            <w:ins w:id="5665" w:author="薛媛媛（Grace）" w:date="2025-11-18T13:21:14Z">
              <w:r>
                <w:rPr>
                  <w:rFonts w:hint="default" w:ascii="Arial" w:hAnsi="Arial" w:cs="Arial"/>
                  <w:sz w:val="20"/>
                  <w:szCs w:val="20"/>
                  <w:lang w:val="en-GB" w:eastAsia="zh-CN"/>
                  <w:rPrChange w:id="5666" w:author="薛媛媛（Grace）" w:date="2025-11-18T13:55:39Z">
                    <w:rPr>
                      <w:rFonts w:hint="eastAsia" w:ascii="Arial" w:hAnsi="Arial" w:cs="Arial"/>
                      <w:sz w:val="22"/>
                      <w:szCs w:val="22"/>
                      <w:lang w:val="en-GB" w:eastAsia="zh-CN"/>
                    </w:rPr>
                  </w:rPrChange>
                </w:rPr>
                <w:t>EN ISO 20417</w:t>
              </w:r>
            </w:ins>
          </w:p>
          <w:p w14:paraId="430DBFE8">
            <w:pPr>
              <w:rPr>
                <w:ins w:id="5668" w:author="薛媛媛（Grace）" w:date="2025-11-18T13:21:14Z"/>
                <w:rFonts w:hint="default" w:ascii="Arial" w:hAnsi="Arial" w:cs="Arial" w:eastAsiaTheme="minorHAnsi"/>
                <w:sz w:val="20"/>
                <w:szCs w:val="20"/>
                <w:lang w:val="en-GB" w:eastAsia="zh-CN"/>
                <w:rPrChange w:id="5669" w:author="薛媛媛（Grace）" w:date="2025-11-18T13:55:39Z">
                  <w:rPr>
                    <w:ins w:id="5670" w:author="薛媛媛（Grace）" w:date="2025-11-18T13:21:14Z"/>
                    <w:rFonts w:hint="eastAsia" w:eastAsiaTheme="minorHAnsi"/>
                    <w:sz w:val="22"/>
                    <w:szCs w:val="22"/>
                    <w:lang w:val="en-GB" w:eastAsia="zh-CN"/>
                  </w:rPr>
                </w:rPrChange>
              </w:rPr>
            </w:pPr>
            <w:ins w:id="5671" w:author="薛媛媛（Grace）" w:date="2025-11-18T13:21:14Z">
              <w:r>
                <w:rPr>
                  <w:rFonts w:hint="default" w:ascii="Arial" w:hAnsi="Arial" w:cs="Arial" w:eastAsiaTheme="minorHAnsi"/>
                  <w:sz w:val="20"/>
                  <w:szCs w:val="20"/>
                  <w:lang w:val="en-GB" w:eastAsia="zh-CN"/>
                  <w:rPrChange w:id="5672" w:author="薛媛媛（Grace）" w:date="2025-11-18T13:55:39Z">
                    <w:rPr>
                      <w:rFonts w:hint="eastAsia" w:eastAsiaTheme="minorHAnsi"/>
                      <w:sz w:val="22"/>
                      <w:szCs w:val="22"/>
                      <w:lang w:val="en-GB" w:eastAsia="zh-CN"/>
                    </w:rPr>
                  </w:rPrChange>
                </w:rPr>
                <w:t>EN ISO 11608-1</w:t>
              </w:r>
            </w:ins>
          </w:p>
          <w:p w14:paraId="4B8581B0">
            <w:pPr>
              <w:rPr>
                <w:ins w:id="5674" w:author="薛媛媛（Grace）" w:date="2025-11-18T13:21:14Z"/>
                <w:rFonts w:hint="default" w:ascii="Arial" w:hAnsi="Arial" w:cs="Arial"/>
                <w:sz w:val="20"/>
                <w:szCs w:val="20"/>
                <w:lang w:val="en-GB" w:eastAsia="zh-CN"/>
                <w:rPrChange w:id="5675" w:author="薛媛媛（Grace）" w:date="2025-11-18T13:55:39Z">
                  <w:rPr>
                    <w:ins w:id="5676" w:author="薛媛媛（Grace）" w:date="2025-11-18T13:21:14Z"/>
                    <w:rFonts w:hint="eastAsia" w:ascii="Arial" w:hAnsi="Arial" w:cs="Arial"/>
                    <w:sz w:val="22"/>
                    <w:szCs w:val="22"/>
                    <w:lang w:val="en-GB" w:eastAsia="zh-CN"/>
                  </w:rPr>
                </w:rPrChange>
              </w:rPr>
            </w:pPr>
          </w:p>
          <w:p w14:paraId="67282095">
            <w:pPr>
              <w:rPr>
                <w:ins w:id="5677" w:author="薛媛媛（Grace）" w:date="2025-11-18T13:21:14Z"/>
                <w:rFonts w:hint="default" w:ascii="Arial" w:hAnsi="Arial" w:cs="Arial" w:eastAsiaTheme="minorHAnsi"/>
                <w:sz w:val="20"/>
                <w:szCs w:val="20"/>
                <w:lang w:val="en-GB" w:eastAsia="zh-CN" w:bidi="ar-SA"/>
                <w:rPrChange w:id="5678" w:author="薛媛媛（Grace）" w:date="2025-11-18T13:55:39Z">
                  <w:rPr>
                    <w:ins w:id="5679" w:author="薛媛媛（Grace）" w:date="2025-11-18T13:21:14Z"/>
                    <w:rFonts w:hint="eastAsia" w:ascii="Arial" w:hAnsi="Arial" w:cs="Arial" w:eastAsiaTheme="minorHAnsi"/>
                    <w:sz w:val="22"/>
                    <w:szCs w:val="22"/>
                    <w:lang w:val="en-GB" w:eastAsia="zh-CN" w:bidi="ar-SA"/>
                  </w:rPr>
                </w:rPrChange>
              </w:rPr>
            </w:pPr>
          </w:p>
        </w:tc>
        <w:tc>
          <w:tcPr>
            <w:tcW w:w="3078" w:type="dxa"/>
            <w:shd w:val="clear" w:color="auto" w:fill="auto"/>
            <w:tcMar>
              <w:top w:w="113" w:type="dxa"/>
              <w:bottom w:w="113" w:type="dxa"/>
            </w:tcMar>
            <w:vAlign w:val="top"/>
          </w:tcPr>
          <w:p w14:paraId="47F47D18">
            <w:pPr>
              <w:rPr>
                <w:ins w:id="5680" w:author="薛媛媛（Grace）" w:date="2025-11-18T13:21:14Z"/>
                <w:rFonts w:hint="default" w:ascii="Arial" w:hAnsi="Arial" w:cs="Arial" w:eastAsiaTheme="minorHAnsi"/>
                <w:sz w:val="20"/>
                <w:szCs w:val="20"/>
                <w:lang w:val="en-GB" w:eastAsia="zh-CN"/>
                <w:rPrChange w:id="5681" w:author="薛媛媛（Grace）" w:date="2025-11-18T13:55:39Z">
                  <w:rPr>
                    <w:ins w:id="5682" w:author="薛媛媛（Grace）" w:date="2025-11-18T13:21:14Z"/>
                    <w:rFonts w:hint="eastAsia" w:ascii="Arial" w:hAnsi="Arial" w:cs="Arial" w:eastAsiaTheme="minorHAnsi"/>
                    <w:sz w:val="22"/>
                    <w:szCs w:val="22"/>
                    <w:lang w:val="en-GB" w:eastAsia="zh-CN"/>
                  </w:rPr>
                </w:rPrChange>
              </w:rPr>
            </w:pPr>
            <w:ins w:id="5683" w:author="薛媛媛（Grace）" w:date="2025-11-18T13:21:14Z">
              <w:r>
                <w:rPr>
                  <w:rFonts w:hint="default" w:ascii="Arial" w:hAnsi="Arial" w:cs="Arial" w:eastAsiaTheme="minorHAnsi"/>
                  <w:sz w:val="20"/>
                  <w:szCs w:val="20"/>
                  <w:lang w:val="en-GB" w:eastAsia="zh-CN"/>
                  <w:rPrChange w:id="5684" w:author="薛媛媛（Grace）" w:date="2025-11-18T13:55:39Z">
                    <w:rPr>
                      <w:rFonts w:hint="eastAsia" w:ascii="Arial" w:hAnsi="Arial" w:cs="Arial" w:eastAsiaTheme="minorHAnsi"/>
                      <w:sz w:val="22"/>
                      <w:szCs w:val="22"/>
                      <w:lang w:val="en-GB" w:eastAsia="zh-CN"/>
                    </w:rPr>
                  </w:rPrChange>
                </w:rPr>
                <w:t xml:space="preserve">Label </w:t>
              </w:r>
            </w:ins>
          </w:p>
          <w:p w14:paraId="7FDCBC00">
            <w:pPr>
              <w:rPr>
                <w:ins w:id="5686" w:author="薛媛媛（Grace）" w:date="2025-11-18T13:21:14Z"/>
                <w:rFonts w:hint="default" w:ascii="Arial" w:hAnsi="Arial" w:cs="Arial" w:eastAsiaTheme="minorHAnsi"/>
                <w:sz w:val="20"/>
                <w:szCs w:val="20"/>
                <w:lang w:val="en-GB" w:eastAsia="zh-CN"/>
                <w:rPrChange w:id="5687" w:author="薛媛媛（Grace）" w:date="2025-11-18T13:55:39Z">
                  <w:rPr>
                    <w:ins w:id="5688" w:author="薛媛媛（Grace）" w:date="2025-11-18T13:21:14Z"/>
                    <w:rFonts w:hint="default" w:ascii="Arial" w:hAnsi="Arial" w:cs="Arial" w:eastAsiaTheme="minorHAnsi"/>
                    <w:sz w:val="22"/>
                    <w:szCs w:val="22"/>
                    <w:lang w:val="en-GB" w:eastAsia="zh-CN"/>
                  </w:rPr>
                </w:rPrChange>
              </w:rPr>
            </w:pPr>
            <w:ins w:id="5689" w:author="薛媛媛（Grace）" w:date="2025-11-18T13:21:14Z">
              <w:r>
                <w:rPr>
                  <w:rFonts w:hint="default" w:ascii="Arial" w:hAnsi="Arial" w:cs="Arial" w:eastAsiaTheme="minorHAnsi"/>
                  <w:sz w:val="20"/>
                  <w:szCs w:val="20"/>
                  <w:lang w:val="en-GB" w:eastAsia="zh-CN"/>
                  <w:rPrChange w:id="5690" w:author="薛媛媛（Grace）" w:date="2025-11-18T13:55:39Z">
                    <w:rPr>
                      <w:rFonts w:hint="default" w:ascii="Arial" w:hAnsi="Arial" w:cs="Arial" w:eastAsiaTheme="minorHAnsi"/>
                      <w:sz w:val="22"/>
                      <w:szCs w:val="22"/>
                      <w:lang w:val="en-GB" w:eastAsia="zh-CN"/>
                    </w:rPr>
                  </w:rPrChange>
                </w:rPr>
                <w:t>Instruction For Use</w:t>
              </w:r>
            </w:ins>
          </w:p>
          <w:p w14:paraId="39684AF4">
            <w:pPr>
              <w:rPr>
                <w:ins w:id="5692" w:author="薛媛媛（Grace）" w:date="2025-11-18T13:21:14Z"/>
                <w:rFonts w:hint="default" w:ascii="Arial" w:hAnsi="Arial" w:cs="Arial" w:eastAsiaTheme="minorHAnsi"/>
                <w:sz w:val="20"/>
                <w:szCs w:val="20"/>
                <w:lang w:val="en-GB" w:eastAsia="zh-CN"/>
                <w:rPrChange w:id="5693" w:author="薛媛媛（Grace）" w:date="2025-11-18T13:55:39Z">
                  <w:rPr>
                    <w:ins w:id="5694" w:author="薛媛媛（Grace）" w:date="2025-11-18T13:21:14Z"/>
                    <w:rFonts w:hint="eastAsia" w:ascii="Arial" w:hAnsi="Arial" w:cs="Arial" w:eastAsiaTheme="minorHAnsi"/>
                    <w:sz w:val="22"/>
                    <w:szCs w:val="22"/>
                    <w:lang w:val="en-GB" w:eastAsia="zh-CN"/>
                  </w:rPr>
                </w:rPrChange>
              </w:rPr>
            </w:pPr>
          </w:p>
          <w:p w14:paraId="450D3B7D">
            <w:pPr>
              <w:rPr>
                <w:ins w:id="5695" w:author="薛媛媛（Grace）" w:date="2025-11-18T13:21:14Z"/>
                <w:rFonts w:hint="default" w:ascii="Arial" w:hAnsi="Arial" w:cs="Arial" w:eastAsiaTheme="minorHAnsi"/>
                <w:sz w:val="20"/>
                <w:szCs w:val="20"/>
                <w:lang w:val="en-US" w:eastAsia="zh-CN"/>
                <w:rPrChange w:id="5696" w:author="薛媛媛（Grace）" w:date="2025-11-18T13:55:39Z">
                  <w:rPr>
                    <w:ins w:id="5697" w:author="薛媛媛（Grace）" w:date="2025-11-18T13:21:14Z"/>
                    <w:rFonts w:hint="eastAsia" w:ascii="Arial" w:hAnsi="Arial" w:cs="Arial" w:eastAsiaTheme="minorHAnsi"/>
                    <w:sz w:val="22"/>
                    <w:szCs w:val="22"/>
                    <w:lang w:val="en-US" w:eastAsia="zh-CN"/>
                  </w:rPr>
                </w:rPrChange>
              </w:rPr>
            </w:pPr>
          </w:p>
          <w:p w14:paraId="69D0B48E">
            <w:pPr>
              <w:rPr>
                <w:ins w:id="5698" w:author="薛媛媛（Grace）" w:date="2025-11-18T13:21:14Z"/>
                <w:rFonts w:hint="default" w:ascii="Arial" w:hAnsi="Arial" w:cs="Arial" w:eastAsiaTheme="minorEastAsia"/>
                <w:color w:val="auto"/>
                <w:sz w:val="20"/>
                <w:szCs w:val="20"/>
                <w:lang w:val="en-US" w:eastAsia="zh-CN"/>
                <w:rPrChange w:id="5699" w:author="薛媛媛（Grace）" w:date="2025-11-18T13:55:39Z">
                  <w:rPr>
                    <w:ins w:id="5700" w:author="薛媛媛（Grace）" w:date="2025-11-18T13:21:14Z"/>
                    <w:rFonts w:hint="default" w:cs="Arial" w:eastAsiaTheme="minorEastAsia"/>
                    <w:color w:val="auto"/>
                    <w:sz w:val="22"/>
                    <w:szCs w:val="22"/>
                    <w:lang w:val="en-US" w:eastAsia="zh-CN"/>
                  </w:rPr>
                </w:rPrChange>
              </w:rPr>
            </w:pPr>
          </w:p>
          <w:p w14:paraId="560E9619">
            <w:pPr>
              <w:rPr>
                <w:ins w:id="5701" w:author="薛媛媛（Grace）" w:date="2025-11-18T13:21:14Z"/>
                <w:rFonts w:hint="default" w:ascii="Arial" w:hAnsi="Arial" w:eastAsia="宋体" w:cs="Arial"/>
                <w:sz w:val="20"/>
                <w:szCs w:val="20"/>
                <w:lang w:val="en-GB" w:eastAsia="zh-CN" w:bidi="ar-SA"/>
                <w:rPrChange w:id="5702" w:author="薛媛媛（Grace）" w:date="2025-11-18T13:55:33Z">
                  <w:rPr>
                    <w:ins w:id="5703" w:author="薛媛媛（Grace）" w:date="2025-11-18T13:21:14Z"/>
                    <w:rFonts w:hint="default" w:ascii="Arial" w:hAnsi="Arial" w:eastAsia="宋体" w:cs="Arial"/>
                    <w:sz w:val="20"/>
                    <w:szCs w:val="20"/>
                    <w:lang w:val="en-GB" w:eastAsia="zh-CN" w:bidi="ar-SA"/>
                  </w:rPr>
                </w:rPrChange>
              </w:rPr>
            </w:pPr>
          </w:p>
        </w:tc>
        <w:tc>
          <w:tcPr>
            <w:tcW w:w="3078" w:type="dxa"/>
            <w:tcMar>
              <w:top w:w="113" w:type="dxa"/>
              <w:bottom w:w="113" w:type="dxa"/>
            </w:tcMar>
          </w:tcPr>
          <w:p w14:paraId="3CB771D9">
            <w:pPr>
              <w:rPr>
                <w:rFonts w:ascii="Arial" w:hAnsi="Arial" w:cs="Arial"/>
                <w:sz w:val="20"/>
                <w:szCs w:val="20"/>
                <w:lang w:val="en-GB"/>
                <w:rPrChange w:id="5704" w:author="薛媛媛（Grace）" w:date="2025-11-18T13:55:33Z">
                  <w:rPr>
                    <w:sz w:val="20"/>
                    <w:szCs w:val="20"/>
                    <w:lang w:val="en-GB"/>
                  </w:rPr>
                </w:rPrChange>
              </w:rPr>
            </w:pPr>
          </w:p>
        </w:tc>
      </w:tr>
      <w:tr w14:paraId="35BB0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474AEB3B">
            <w:pPr>
              <w:ind w:left="172"/>
              <w:rPr>
                <w:rFonts w:ascii="Arial" w:hAnsi="Arial" w:cs="Arial"/>
                <w:sz w:val="20"/>
                <w:szCs w:val="20"/>
                <w:lang w:val="en-GB"/>
                <w:rPrChange w:id="5705" w:author="薛媛媛（Grace）" w:date="2025-11-18T13:55:33Z">
                  <w:rPr>
                    <w:sz w:val="20"/>
                    <w:szCs w:val="20"/>
                    <w:lang w:val="en-GB"/>
                  </w:rPr>
                </w:rPrChange>
              </w:rPr>
            </w:pPr>
            <w:r>
              <w:rPr>
                <w:rFonts w:ascii="Arial" w:hAnsi="Arial" w:cs="Arial"/>
                <w:sz w:val="20"/>
                <w:szCs w:val="20"/>
                <w:lang w:val="en-GB"/>
                <w:rPrChange w:id="5706" w:author="薛媛媛（Grace）" w:date="2025-11-18T13:55:33Z">
                  <w:rPr>
                    <w:sz w:val="20"/>
                    <w:szCs w:val="20"/>
                    <w:lang w:val="en-GB"/>
                  </w:rPr>
                </w:rPrChange>
              </w:rPr>
              <w:t>(e)  Where multiple devices are supplied to a single user and/or location, a single copy of the instructions for use may be provided if so agreed by the purchaser who in any case may request further copies to be provided free of charge.</w:t>
            </w:r>
          </w:p>
        </w:tc>
        <w:tc>
          <w:tcPr>
            <w:tcW w:w="1198" w:type="dxa"/>
            <w:shd w:val="clear" w:color="auto" w:fill="auto"/>
            <w:tcMar>
              <w:top w:w="113" w:type="dxa"/>
              <w:bottom w:w="113" w:type="dxa"/>
            </w:tcMar>
            <w:vAlign w:val="top"/>
          </w:tcPr>
          <w:p w14:paraId="290D0598">
            <w:pPr>
              <w:rPr>
                <w:ins w:id="5707" w:author="薛媛媛（Grace）" w:date="2025-11-18T13:21:27Z"/>
                <w:rFonts w:hint="default" w:ascii="Arial" w:hAnsi="Arial" w:cs="Arial" w:eastAsiaTheme="minorHAnsi"/>
                <w:sz w:val="20"/>
                <w:szCs w:val="20"/>
                <w:lang w:val="en-GB" w:eastAsia="zh-CN" w:bidi="ar-SA"/>
                <w:rPrChange w:id="5708" w:author="薛媛媛（Grace）" w:date="2025-11-18T13:55:39Z">
                  <w:rPr>
                    <w:ins w:id="5709" w:author="薛媛媛（Grace）" w:date="2025-11-18T13:21:27Z"/>
                    <w:rFonts w:hint="eastAsia" w:ascii="Arial" w:hAnsi="Arial" w:cs="Arial" w:eastAsiaTheme="minorHAnsi"/>
                    <w:sz w:val="22"/>
                    <w:szCs w:val="22"/>
                    <w:lang w:val="en-GB" w:eastAsia="zh-CN" w:bidi="ar-SA"/>
                  </w:rPr>
                </w:rPrChange>
              </w:rPr>
            </w:pPr>
            <w:ins w:id="5710" w:author="薛媛媛（Grace）" w:date="2025-11-18T13:21:27Z">
              <w:r>
                <w:rPr>
                  <w:rFonts w:hint="default" w:ascii="Arial" w:hAnsi="Arial" w:cs="Arial" w:eastAsiaTheme="minorHAnsi"/>
                  <w:sz w:val="20"/>
                  <w:szCs w:val="20"/>
                  <w:lang w:val="en-GB" w:eastAsia="zh-CN"/>
                  <w:rPrChange w:id="5711"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75FA6FF7">
            <w:pPr>
              <w:rPr>
                <w:ins w:id="5713" w:author="薛媛媛（Grace）" w:date="2025-11-18T13:21:27Z"/>
                <w:rFonts w:hint="default" w:ascii="Arial" w:hAnsi="Arial" w:cs="Arial"/>
                <w:sz w:val="20"/>
                <w:szCs w:val="20"/>
                <w:lang w:val="en-GB" w:eastAsia="zh-CN"/>
                <w:rPrChange w:id="5714" w:author="薛媛媛（Grace）" w:date="2025-11-18T13:55:39Z">
                  <w:rPr>
                    <w:ins w:id="5715" w:author="薛媛媛（Grace）" w:date="2025-11-18T13:21:27Z"/>
                    <w:rFonts w:hint="eastAsia" w:ascii="Arial" w:hAnsi="Arial" w:cs="Arial"/>
                    <w:sz w:val="22"/>
                    <w:szCs w:val="22"/>
                    <w:lang w:val="en-GB" w:eastAsia="zh-CN"/>
                  </w:rPr>
                </w:rPrChange>
              </w:rPr>
            </w:pPr>
            <w:ins w:id="5716" w:author="薛媛媛（Grace）" w:date="2025-11-18T13:21:27Z">
              <w:r>
                <w:rPr>
                  <w:rFonts w:hint="default" w:ascii="Arial" w:hAnsi="Arial" w:cs="Arial"/>
                  <w:sz w:val="20"/>
                  <w:szCs w:val="20"/>
                  <w:lang w:val="en-GB" w:eastAsia="zh-CN"/>
                  <w:rPrChange w:id="5717" w:author="薛媛媛（Grace）" w:date="2025-11-18T13:55:39Z">
                    <w:rPr>
                      <w:rFonts w:hint="eastAsia" w:ascii="Arial" w:hAnsi="Arial" w:cs="Arial"/>
                      <w:sz w:val="22"/>
                      <w:szCs w:val="22"/>
                      <w:lang w:val="en-GB" w:eastAsia="zh-CN"/>
                    </w:rPr>
                  </w:rPrChange>
                </w:rPr>
                <w:t>EN ISO 15223-1</w:t>
              </w:r>
            </w:ins>
          </w:p>
          <w:p w14:paraId="5938FFAE">
            <w:pPr>
              <w:rPr>
                <w:ins w:id="5719" w:author="薛媛媛（Grace）" w:date="2025-11-18T13:21:27Z"/>
                <w:rFonts w:hint="default" w:ascii="Arial" w:hAnsi="Arial" w:cs="Arial"/>
                <w:sz w:val="20"/>
                <w:szCs w:val="20"/>
                <w:lang w:val="en-GB" w:eastAsia="zh-CN"/>
                <w:rPrChange w:id="5720" w:author="薛媛媛（Grace）" w:date="2025-11-18T13:55:39Z">
                  <w:rPr>
                    <w:ins w:id="5721" w:author="薛媛媛（Grace）" w:date="2025-11-18T13:21:27Z"/>
                    <w:rFonts w:hint="eastAsia" w:ascii="Arial" w:hAnsi="Arial" w:cs="Arial"/>
                    <w:sz w:val="22"/>
                    <w:szCs w:val="22"/>
                    <w:lang w:val="en-GB" w:eastAsia="zh-CN"/>
                  </w:rPr>
                </w:rPrChange>
              </w:rPr>
            </w:pPr>
            <w:ins w:id="5722" w:author="薛媛媛（Grace）" w:date="2025-11-18T13:21:27Z">
              <w:r>
                <w:rPr>
                  <w:rFonts w:hint="default" w:ascii="Arial" w:hAnsi="Arial" w:cs="Arial"/>
                  <w:sz w:val="20"/>
                  <w:szCs w:val="20"/>
                  <w:lang w:val="en-GB" w:eastAsia="zh-CN"/>
                  <w:rPrChange w:id="5723" w:author="薛媛媛（Grace）" w:date="2025-11-18T13:55:39Z">
                    <w:rPr>
                      <w:rFonts w:hint="eastAsia" w:ascii="Arial" w:hAnsi="Arial" w:cs="Arial"/>
                      <w:sz w:val="22"/>
                      <w:szCs w:val="22"/>
                      <w:lang w:val="en-GB" w:eastAsia="zh-CN"/>
                    </w:rPr>
                  </w:rPrChange>
                </w:rPr>
                <w:t>EN ISO 20417</w:t>
              </w:r>
            </w:ins>
          </w:p>
          <w:p w14:paraId="3A6A03B2">
            <w:pPr>
              <w:rPr>
                <w:ins w:id="5725" w:author="薛媛媛（Grace）" w:date="2025-11-18T13:21:27Z"/>
                <w:rFonts w:hint="default" w:ascii="Arial" w:hAnsi="Arial" w:cs="Arial" w:eastAsiaTheme="minorHAnsi"/>
                <w:sz w:val="20"/>
                <w:szCs w:val="20"/>
                <w:lang w:val="en-GB" w:eastAsia="zh-CN"/>
                <w:rPrChange w:id="5726" w:author="薛媛媛（Grace）" w:date="2025-11-18T13:55:39Z">
                  <w:rPr>
                    <w:ins w:id="5727" w:author="薛媛媛（Grace）" w:date="2025-11-18T13:21:27Z"/>
                    <w:rFonts w:hint="eastAsia" w:eastAsiaTheme="minorHAnsi"/>
                    <w:sz w:val="22"/>
                    <w:szCs w:val="22"/>
                    <w:lang w:val="en-GB" w:eastAsia="zh-CN"/>
                  </w:rPr>
                </w:rPrChange>
              </w:rPr>
            </w:pPr>
            <w:ins w:id="5728" w:author="薛媛媛（Grace）" w:date="2025-11-18T13:21:27Z">
              <w:r>
                <w:rPr>
                  <w:rFonts w:hint="default" w:ascii="Arial" w:hAnsi="Arial" w:cs="Arial" w:eastAsiaTheme="minorHAnsi"/>
                  <w:sz w:val="20"/>
                  <w:szCs w:val="20"/>
                  <w:lang w:val="en-GB" w:eastAsia="zh-CN"/>
                  <w:rPrChange w:id="5729" w:author="薛媛媛（Grace）" w:date="2025-11-18T13:55:39Z">
                    <w:rPr>
                      <w:rFonts w:hint="eastAsia" w:eastAsiaTheme="minorHAnsi"/>
                      <w:sz w:val="22"/>
                      <w:szCs w:val="22"/>
                      <w:lang w:val="en-GB" w:eastAsia="zh-CN"/>
                    </w:rPr>
                  </w:rPrChange>
                </w:rPr>
                <w:t>EN ISO 11608-1</w:t>
              </w:r>
            </w:ins>
          </w:p>
          <w:p w14:paraId="4823FB9F">
            <w:pPr>
              <w:rPr>
                <w:ins w:id="5731" w:author="薛媛媛（Grace）" w:date="2025-11-18T13:21:27Z"/>
                <w:rFonts w:hint="default" w:ascii="Arial" w:hAnsi="Arial" w:cs="Arial"/>
                <w:sz w:val="20"/>
                <w:szCs w:val="20"/>
                <w:lang w:val="en-GB" w:eastAsia="zh-CN"/>
                <w:rPrChange w:id="5732" w:author="薛媛媛（Grace）" w:date="2025-11-18T13:55:39Z">
                  <w:rPr>
                    <w:ins w:id="5733" w:author="薛媛媛（Grace）" w:date="2025-11-18T13:21:27Z"/>
                    <w:rFonts w:hint="eastAsia" w:ascii="Arial" w:hAnsi="Arial" w:cs="Arial"/>
                    <w:sz w:val="22"/>
                    <w:szCs w:val="22"/>
                    <w:lang w:val="en-GB" w:eastAsia="zh-CN"/>
                  </w:rPr>
                </w:rPrChange>
              </w:rPr>
            </w:pPr>
          </w:p>
          <w:p w14:paraId="2ABA52F9">
            <w:pPr>
              <w:rPr>
                <w:ins w:id="5734" w:author="薛媛媛（Grace）" w:date="2025-11-18T13:21:27Z"/>
                <w:rFonts w:hint="default" w:ascii="Arial" w:hAnsi="Arial" w:cs="Arial" w:eastAsiaTheme="minorHAnsi"/>
                <w:sz w:val="20"/>
                <w:szCs w:val="20"/>
                <w:lang w:val="en-GB" w:eastAsia="zh-CN" w:bidi="ar-SA"/>
                <w:rPrChange w:id="5735" w:author="薛媛媛（Grace）" w:date="2025-11-18T13:55:39Z">
                  <w:rPr>
                    <w:ins w:id="5736" w:author="薛媛媛（Grace）" w:date="2025-11-18T13:21:27Z"/>
                    <w:rFonts w:hint="eastAsia" w:ascii="Arial" w:hAnsi="Arial" w:cs="Arial" w:eastAsiaTheme="minorHAnsi"/>
                    <w:sz w:val="22"/>
                    <w:szCs w:val="22"/>
                    <w:lang w:val="en-GB" w:eastAsia="zh-CN" w:bidi="ar-SA"/>
                  </w:rPr>
                </w:rPrChange>
              </w:rPr>
            </w:pPr>
          </w:p>
        </w:tc>
        <w:tc>
          <w:tcPr>
            <w:tcW w:w="3078" w:type="dxa"/>
            <w:shd w:val="clear" w:color="auto" w:fill="auto"/>
            <w:tcMar>
              <w:top w:w="113" w:type="dxa"/>
              <w:bottom w:w="113" w:type="dxa"/>
            </w:tcMar>
            <w:vAlign w:val="top"/>
          </w:tcPr>
          <w:p w14:paraId="4BD823BE">
            <w:pPr>
              <w:rPr>
                <w:ins w:id="5737" w:author="薛媛媛（Grace）" w:date="2025-11-18T13:21:27Z"/>
                <w:rFonts w:hint="default" w:ascii="Arial" w:hAnsi="Arial" w:cs="Arial" w:eastAsiaTheme="minorHAnsi"/>
                <w:sz w:val="20"/>
                <w:szCs w:val="20"/>
                <w:lang w:val="en-GB" w:eastAsia="zh-CN"/>
                <w:rPrChange w:id="5738" w:author="薛媛媛（Grace）" w:date="2025-11-18T13:55:39Z">
                  <w:rPr>
                    <w:ins w:id="5739" w:author="薛媛媛（Grace）" w:date="2025-11-18T13:21:27Z"/>
                    <w:rFonts w:hint="eastAsia" w:ascii="Arial" w:hAnsi="Arial" w:cs="Arial" w:eastAsiaTheme="minorHAnsi"/>
                    <w:sz w:val="22"/>
                    <w:szCs w:val="22"/>
                    <w:lang w:val="en-GB" w:eastAsia="zh-CN"/>
                  </w:rPr>
                </w:rPrChange>
              </w:rPr>
            </w:pPr>
            <w:ins w:id="5740" w:author="薛媛媛（Grace）" w:date="2025-11-18T13:21:27Z">
              <w:r>
                <w:rPr>
                  <w:rFonts w:hint="default" w:ascii="Arial" w:hAnsi="Arial" w:cs="Arial" w:eastAsiaTheme="minorHAnsi"/>
                  <w:sz w:val="20"/>
                  <w:szCs w:val="20"/>
                  <w:lang w:val="en-GB" w:eastAsia="zh-CN"/>
                  <w:rPrChange w:id="5741" w:author="薛媛媛（Grace）" w:date="2025-11-18T13:55:39Z">
                    <w:rPr>
                      <w:rFonts w:hint="eastAsia" w:ascii="Arial" w:hAnsi="Arial" w:cs="Arial" w:eastAsiaTheme="minorHAnsi"/>
                      <w:sz w:val="22"/>
                      <w:szCs w:val="22"/>
                      <w:lang w:val="en-GB" w:eastAsia="zh-CN"/>
                    </w:rPr>
                  </w:rPrChange>
                </w:rPr>
                <w:t xml:space="preserve">Label </w:t>
              </w:r>
            </w:ins>
          </w:p>
          <w:p w14:paraId="1DD59CB1">
            <w:pPr>
              <w:rPr>
                <w:ins w:id="5743" w:author="薛媛媛（Grace）" w:date="2025-11-18T13:21:27Z"/>
                <w:rFonts w:hint="default" w:ascii="Arial" w:hAnsi="Arial" w:cs="Arial" w:eastAsiaTheme="minorHAnsi"/>
                <w:sz w:val="20"/>
                <w:szCs w:val="20"/>
                <w:lang w:val="en-GB" w:eastAsia="zh-CN"/>
                <w:rPrChange w:id="5744" w:author="薛媛媛（Grace）" w:date="2025-11-18T13:55:39Z">
                  <w:rPr>
                    <w:ins w:id="5745" w:author="薛媛媛（Grace）" w:date="2025-11-18T13:21:27Z"/>
                    <w:rFonts w:hint="default" w:ascii="Arial" w:hAnsi="Arial" w:cs="Arial" w:eastAsiaTheme="minorHAnsi"/>
                    <w:sz w:val="22"/>
                    <w:szCs w:val="22"/>
                    <w:lang w:val="en-GB" w:eastAsia="zh-CN"/>
                  </w:rPr>
                </w:rPrChange>
              </w:rPr>
            </w:pPr>
            <w:ins w:id="5746" w:author="薛媛媛（Grace）" w:date="2025-11-18T13:21:27Z">
              <w:r>
                <w:rPr>
                  <w:rFonts w:hint="default" w:ascii="Arial" w:hAnsi="Arial" w:cs="Arial" w:eastAsiaTheme="minorHAnsi"/>
                  <w:sz w:val="20"/>
                  <w:szCs w:val="20"/>
                  <w:lang w:val="en-GB" w:eastAsia="zh-CN"/>
                  <w:rPrChange w:id="5747" w:author="薛媛媛（Grace）" w:date="2025-11-18T13:55:39Z">
                    <w:rPr>
                      <w:rFonts w:hint="default" w:ascii="Arial" w:hAnsi="Arial" w:cs="Arial" w:eastAsiaTheme="minorHAnsi"/>
                      <w:sz w:val="22"/>
                      <w:szCs w:val="22"/>
                      <w:lang w:val="en-GB" w:eastAsia="zh-CN"/>
                    </w:rPr>
                  </w:rPrChange>
                </w:rPr>
                <w:t>Instruction For Use</w:t>
              </w:r>
            </w:ins>
          </w:p>
          <w:p w14:paraId="6A9B4B61">
            <w:pPr>
              <w:rPr>
                <w:ins w:id="5749" w:author="薛媛媛（Grace）" w:date="2025-11-18T13:21:27Z"/>
                <w:rFonts w:hint="default" w:ascii="Arial" w:hAnsi="Arial" w:cs="Arial" w:eastAsiaTheme="minorHAnsi"/>
                <w:sz w:val="20"/>
                <w:szCs w:val="20"/>
                <w:lang w:val="en-GB" w:eastAsia="zh-CN"/>
                <w:rPrChange w:id="5750" w:author="薛媛媛（Grace）" w:date="2025-11-18T13:55:39Z">
                  <w:rPr>
                    <w:ins w:id="5751" w:author="薛媛媛（Grace）" w:date="2025-11-18T13:21:27Z"/>
                    <w:rFonts w:hint="eastAsia" w:ascii="Arial" w:hAnsi="Arial" w:cs="Arial" w:eastAsiaTheme="minorHAnsi"/>
                    <w:sz w:val="22"/>
                    <w:szCs w:val="22"/>
                    <w:lang w:val="en-GB" w:eastAsia="zh-CN"/>
                  </w:rPr>
                </w:rPrChange>
              </w:rPr>
            </w:pPr>
          </w:p>
          <w:p w14:paraId="5A4FC864">
            <w:pPr>
              <w:rPr>
                <w:ins w:id="5752" w:author="薛媛媛（Grace）" w:date="2025-11-18T13:21:27Z"/>
                <w:rFonts w:hint="default" w:ascii="Arial" w:hAnsi="Arial" w:cs="Arial" w:eastAsiaTheme="minorHAnsi"/>
                <w:sz w:val="20"/>
                <w:szCs w:val="20"/>
                <w:lang w:val="en-US" w:eastAsia="zh-CN"/>
                <w:rPrChange w:id="5753" w:author="薛媛媛（Grace）" w:date="2025-11-18T13:55:39Z">
                  <w:rPr>
                    <w:ins w:id="5754" w:author="薛媛媛（Grace）" w:date="2025-11-18T13:21:27Z"/>
                    <w:rFonts w:hint="eastAsia" w:ascii="Arial" w:hAnsi="Arial" w:cs="Arial" w:eastAsiaTheme="minorHAnsi"/>
                    <w:sz w:val="22"/>
                    <w:szCs w:val="22"/>
                    <w:lang w:val="en-US" w:eastAsia="zh-CN"/>
                  </w:rPr>
                </w:rPrChange>
              </w:rPr>
            </w:pPr>
          </w:p>
          <w:p w14:paraId="2A3750AB">
            <w:pPr>
              <w:rPr>
                <w:ins w:id="5755" w:author="薛媛媛（Grace）" w:date="2025-11-18T13:21:27Z"/>
                <w:rFonts w:hint="default" w:ascii="Arial" w:hAnsi="Arial" w:cs="Arial" w:eastAsiaTheme="minorEastAsia"/>
                <w:color w:val="auto"/>
                <w:sz w:val="20"/>
                <w:szCs w:val="20"/>
                <w:lang w:val="en-US" w:eastAsia="zh-CN"/>
                <w:rPrChange w:id="5756" w:author="薛媛媛（Grace）" w:date="2025-11-18T13:55:39Z">
                  <w:rPr>
                    <w:ins w:id="5757" w:author="薛媛媛（Grace）" w:date="2025-11-18T13:21:27Z"/>
                    <w:rFonts w:hint="default" w:cs="Arial" w:eastAsiaTheme="minorEastAsia"/>
                    <w:color w:val="auto"/>
                    <w:sz w:val="22"/>
                    <w:szCs w:val="22"/>
                    <w:lang w:val="en-US" w:eastAsia="zh-CN"/>
                  </w:rPr>
                </w:rPrChange>
              </w:rPr>
            </w:pPr>
          </w:p>
          <w:p w14:paraId="442B7BF5">
            <w:pPr>
              <w:rPr>
                <w:ins w:id="5758" w:author="薛媛媛（Grace）" w:date="2025-11-18T13:21:27Z"/>
                <w:rFonts w:hint="default" w:ascii="Arial" w:hAnsi="Arial" w:eastAsia="宋体" w:cs="Arial"/>
                <w:sz w:val="20"/>
                <w:szCs w:val="20"/>
                <w:lang w:val="en-GB" w:eastAsia="zh-CN" w:bidi="ar-SA"/>
                <w:rPrChange w:id="5759" w:author="薛媛媛（Grace）" w:date="2025-11-18T13:55:33Z">
                  <w:rPr>
                    <w:ins w:id="5760" w:author="薛媛媛（Grace）" w:date="2025-11-18T13:21:27Z"/>
                    <w:rFonts w:hint="default" w:ascii="Arial" w:hAnsi="Arial" w:eastAsia="宋体" w:cs="Arial"/>
                    <w:sz w:val="20"/>
                    <w:szCs w:val="20"/>
                    <w:lang w:val="en-GB" w:eastAsia="zh-CN" w:bidi="ar-SA"/>
                  </w:rPr>
                </w:rPrChange>
              </w:rPr>
            </w:pPr>
          </w:p>
        </w:tc>
        <w:tc>
          <w:tcPr>
            <w:tcW w:w="3078" w:type="dxa"/>
            <w:tcMar>
              <w:top w:w="113" w:type="dxa"/>
              <w:bottom w:w="113" w:type="dxa"/>
            </w:tcMar>
          </w:tcPr>
          <w:p w14:paraId="17E4C919">
            <w:pPr>
              <w:rPr>
                <w:rFonts w:ascii="Arial" w:hAnsi="Arial" w:cs="Arial"/>
                <w:sz w:val="20"/>
                <w:szCs w:val="20"/>
                <w:lang w:val="en-GB"/>
                <w:rPrChange w:id="5761" w:author="薛媛媛（Grace）" w:date="2025-11-18T13:55:33Z">
                  <w:rPr>
                    <w:sz w:val="20"/>
                    <w:szCs w:val="20"/>
                    <w:lang w:val="en-GB"/>
                  </w:rPr>
                </w:rPrChange>
              </w:rPr>
            </w:pPr>
          </w:p>
        </w:tc>
      </w:tr>
      <w:tr w14:paraId="16E80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4EC9A1FD">
            <w:pPr>
              <w:ind w:left="172"/>
              <w:rPr>
                <w:rFonts w:ascii="Arial" w:hAnsi="Arial" w:cs="Arial"/>
                <w:sz w:val="20"/>
                <w:szCs w:val="20"/>
                <w:lang w:val="en-GB"/>
                <w:rPrChange w:id="5762" w:author="薛媛媛（Grace）" w:date="2025-11-18T13:55:33Z">
                  <w:rPr>
                    <w:sz w:val="20"/>
                    <w:szCs w:val="20"/>
                    <w:lang w:val="en-GB"/>
                  </w:rPr>
                </w:rPrChange>
              </w:rPr>
            </w:pPr>
            <w:r>
              <w:rPr>
                <w:rFonts w:ascii="Arial" w:hAnsi="Arial" w:cs="Arial"/>
                <w:sz w:val="20"/>
                <w:szCs w:val="20"/>
                <w:lang w:val="en-GB"/>
                <w:rPrChange w:id="5763" w:author="薛媛媛（Grace）" w:date="2025-11-18T13:55:33Z">
                  <w:rPr>
                    <w:sz w:val="20"/>
                    <w:szCs w:val="20"/>
                    <w:lang w:val="en-GB"/>
                  </w:rPr>
                </w:rPrChange>
              </w:rPr>
              <w:t>(f)  Instructions for use may be provided to the user in non-paper format (e.g. electronic) to the extent, and only under the conditions, set out in Regulation (EU) No 207/2012 or in any subsequent implementing rules adopted pursuant to this Regulation.</w:t>
            </w:r>
          </w:p>
        </w:tc>
        <w:tc>
          <w:tcPr>
            <w:tcW w:w="1198" w:type="dxa"/>
            <w:shd w:val="clear" w:color="auto" w:fill="auto"/>
            <w:tcMar>
              <w:top w:w="113" w:type="dxa"/>
              <w:bottom w:w="113" w:type="dxa"/>
            </w:tcMar>
            <w:vAlign w:val="top"/>
          </w:tcPr>
          <w:p w14:paraId="5B0637A3">
            <w:pPr>
              <w:rPr>
                <w:ins w:id="5764" w:author="薛媛媛（Grace）" w:date="2025-11-18T13:22:24Z"/>
                <w:rFonts w:hint="default" w:ascii="Arial" w:hAnsi="Arial" w:cs="Arial" w:eastAsiaTheme="minorHAnsi"/>
                <w:sz w:val="20"/>
                <w:szCs w:val="20"/>
                <w:lang w:val="en-GB" w:eastAsia="zh-CN" w:bidi="ar-SA"/>
                <w:rPrChange w:id="5765" w:author="薛媛媛（Grace）" w:date="2025-11-18T13:55:39Z">
                  <w:rPr>
                    <w:ins w:id="5766" w:author="薛媛媛（Grace）" w:date="2025-11-18T13:22:24Z"/>
                    <w:rFonts w:hint="eastAsia" w:ascii="Arial" w:hAnsi="Arial" w:cs="Arial" w:eastAsiaTheme="minorHAnsi"/>
                    <w:sz w:val="22"/>
                    <w:szCs w:val="22"/>
                    <w:lang w:val="en-GB" w:eastAsia="zh-CN" w:bidi="ar-SA"/>
                  </w:rPr>
                </w:rPrChange>
              </w:rPr>
            </w:pPr>
            <w:ins w:id="5767" w:author="薛媛媛（Grace）" w:date="2025-11-18T13:22:24Z">
              <w:r>
                <w:rPr>
                  <w:rFonts w:hint="default" w:ascii="Arial" w:hAnsi="Arial" w:cs="Arial" w:eastAsiaTheme="minorHAnsi"/>
                  <w:sz w:val="20"/>
                  <w:szCs w:val="20"/>
                  <w:lang w:val="en-GB" w:eastAsia="zh-CN"/>
                  <w:rPrChange w:id="5768"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22D710CC">
            <w:pPr>
              <w:rPr>
                <w:ins w:id="5770" w:author="薛媛媛（Grace）" w:date="2025-11-18T13:22:24Z"/>
                <w:rFonts w:hint="default" w:ascii="Arial" w:hAnsi="Arial" w:cs="Arial"/>
                <w:sz w:val="20"/>
                <w:szCs w:val="20"/>
                <w:lang w:val="en-GB" w:eastAsia="zh-CN"/>
                <w:rPrChange w:id="5771" w:author="薛媛媛（Grace）" w:date="2025-11-18T13:55:39Z">
                  <w:rPr>
                    <w:ins w:id="5772" w:author="薛媛媛（Grace）" w:date="2025-11-18T13:22:24Z"/>
                    <w:rFonts w:hint="eastAsia" w:ascii="Arial" w:hAnsi="Arial" w:cs="Arial"/>
                    <w:sz w:val="22"/>
                    <w:szCs w:val="22"/>
                    <w:lang w:val="en-GB" w:eastAsia="zh-CN"/>
                  </w:rPr>
                </w:rPrChange>
              </w:rPr>
            </w:pPr>
            <w:ins w:id="5773" w:author="薛媛媛（Grace）" w:date="2025-11-18T13:22:24Z">
              <w:r>
                <w:rPr>
                  <w:rFonts w:hint="default" w:ascii="Arial" w:hAnsi="Arial" w:cs="Arial"/>
                  <w:sz w:val="20"/>
                  <w:szCs w:val="20"/>
                  <w:lang w:val="en-GB" w:eastAsia="zh-CN"/>
                  <w:rPrChange w:id="5774" w:author="薛媛媛（Grace）" w:date="2025-11-18T13:55:39Z">
                    <w:rPr>
                      <w:rFonts w:hint="eastAsia" w:ascii="Arial" w:hAnsi="Arial" w:cs="Arial"/>
                      <w:sz w:val="22"/>
                      <w:szCs w:val="22"/>
                      <w:lang w:val="en-GB" w:eastAsia="zh-CN"/>
                    </w:rPr>
                  </w:rPrChange>
                </w:rPr>
                <w:t>EN ISO 15223-1</w:t>
              </w:r>
            </w:ins>
          </w:p>
          <w:p w14:paraId="7640F2E8">
            <w:pPr>
              <w:rPr>
                <w:ins w:id="5776" w:author="薛媛媛（Grace）" w:date="2025-11-18T13:22:24Z"/>
                <w:rFonts w:hint="default" w:ascii="Arial" w:hAnsi="Arial" w:cs="Arial"/>
                <w:sz w:val="20"/>
                <w:szCs w:val="20"/>
                <w:lang w:val="en-GB" w:eastAsia="zh-CN"/>
                <w:rPrChange w:id="5777" w:author="薛媛媛（Grace）" w:date="2025-11-18T13:55:39Z">
                  <w:rPr>
                    <w:ins w:id="5778" w:author="薛媛媛（Grace）" w:date="2025-11-18T13:22:24Z"/>
                    <w:rFonts w:hint="eastAsia" w:ascii="Arial" w:hAnsi="Arial" w:cs="Arial"/>
                    <w:sz w:val="22"/>
                    <w:szCs w:val="22"/>
                    <w:lang w:val="en-GB" w:eastAsia="zh-CN"/>
                  </w:rPr>
                </w:rPrChange>
              </w:rPr>
            </w:pPr>
            <w:ins w:id="5779" w:author="薛媛媛（Grace）" w:date="2025-11-18T13:22:24Z">
              <w:r>
                <w:rPr>
                  <w:rFonts w:hint="default" w:ascii="Arial" w:hAnsi="Arial" w:cs="Arial"/>
                  <w:sz w:val="20"/>
                  <w:szCs w:val="20"/>
                  <w:lang w:val="en-GB" w:eastAsia="zh-CN"/>
                  <w:rPrChange w:id="5780" w:author="薛媛媛（Grace）" w:date="2025-11-18T13:55:39Z">
                    <w:rPr>
                      <w:rFonts w:hint="eastAsia" w:ascii="Arial" w:hAnsi="Arial" w:cs="Arial"/>
                      <w:sz w:val="22"/>
                      <w:szCs w:val="22"/>
                      <w:lang w:val="en-GB" w:eastAsia="zh-CN"/>
                    </w:rPr>
                  </w:rPrChange>
                </w:rPr>
                <w:t>EN ISO 20417</w:t>
              </w:r>
            </w:ins>
          </w:p>
          <w:p w14:paraId="1F5BED5A">
            <w:pPr>
              <w:rPr>
                <w:ins w:id="5782" w:author="薛媛媛（Grace）" w:date="2025-11-18T13:22:24Z"/>
                <w:rFonts w:hint="default" w:ascii="Arial" w:hAnsi="Arial" w:cs="Arial" w:eastAsiaTheme="minorHAnsi"/>
                <w:sz w:val="20"/>
                <w:szCs w:val="20"/>
                <w:lang w:val="en-GB" w:eastAsia="zh-CN"/>
                <w:rPrChange w:id="5783" w:author="薛媛媛（Grace）" w:date="2025-11-18T13:55:39Z">
                  <w:rPr>
                    <w:ins w:id="5784" w:author="薛媛媛（Grace）" w:date="2025-11-18T13:22:24Z"/>
                    <w:rFonts w:hint="eastAsia" w:eastAsiaTheme="minorHAnsi"/>
                    <w:sz w:val="22"/>
                    <w:szCs w:val="22"/>
                    <w:lang w:val="en-GB" w:eastAsia="zh-CN"/>
                  </w:rPr>
                </w:rPrChange>
              </w:rPr>
            </w:pPr>
            <w:ins w:id="5785" w:author="薛媛媛（Grace）" w:date="2025-11-18T13:22:24Z">
              <w:r>
                <w:rPr>
                  <w:rFonts w:hint="default" w:ascii="Arial" w:hAnsi="Arial" w:cs="Arial" w:eastAsiaTheme="minorHAnsi"/>
                  <w:sz w:val="20"/>
                  <w:szCs w:val="20"/>
                  <w:lang w:val="en-GB" w:eastAsia="zh-CN"/>
                  <w:rPrChange w:id="5786" w:author="薛媛媛（Grace）" w:date="2025-11-18T13:55:39Z">
                    <w:rPr>
                      <w:rFonts w:hint="eastAsia" w:eastAsiaTheme="minorHAnsi"/>
                      <w:sz w:val="22"/>
                      <w:szCs w:val="22"/>
                      <w:lang w:val="en-GB" w:eastAsia="zh-CN"/>
                    </w:rPr>
                  </w:rPrChange>
                </w:rPr>
                <w:t>EN ISO 11608-1</w:t>
              </w:r>
            </w:ins>
          </w:p>
          <w:p w14:paraId="7CB9F2FE">
            <w:pPr>
              <w:rPr>
                <w:ins w:id="5788" w:author="薛媛媛（Grace）" w:date="2025-11-18T13:22:24Z"/>
                <w:rFonts w:hint="default" w:ascii="Arial" w:hAnsi="Arial" w:cs="Arial"/>
                <w:sz w:val="20"/>
                <w:szCs w:val="20"/>
                <w:lang w:val="en-GB" w:eastAsia="zh-CN"/>
                <w:rPrChange w:id="5789" w:author="薛媛媛（Grace）" w:date="2025-11-18T13:55:39Z">
                  <w:rPr>
                    <w:ins w:id="5790" w:author="薛媛媛（Grace）" w:date="2025-11-18T13:22:24Z"/>
                    <w:rFonts w:hint="eastAsia" w:ascii="Arial" w:hAnsi="Arial" w:cs="Arial"/>
                    <w:sz w:val="22"/>
                    <w:szCs w:val="22"/>
                    <w:lang w:val="en-GB" w:eastAsia="zh-CN"/>
                  </w:rPr>
                </w:rPrChange>
              </w:rPr>
            </w:pPr>
          </w:p>
          <w:p w14:paraId="54F3ADB6">
            <w:pPr>
              <w:rPr>
                <w:ins w:id="5791" w:author="薛媛媛（Grace）" w:date="2025-11-18T13:22:24Z"/>
                <w:rFonts w:hint="default" w:ascii="Arial" w:hAnsi="Arial" w:cs="Arial" w:eastAsiaTheme="minorHAnsi"/>
                <w:sz w:val="20"/>
                <w:szCs w:val="20"/>
                <w:lang w:val="en-GB" w:eastAsia="zh-CN" w:bidi="ar-SA"/>
                <w:rPrChange w:id="5792" w:author="薛媛媛（Grace）" w:date="2025-11-18T13:55:39Z">
                  <w:rPr>
                    <w:ins w:id="5793" w:author="薛媛媛（Grace）" w:date="2025-11-18T13:22:24Z"/>
                    <w:rFonts w:hint="eastAsia" w:ascii="Arial" w:hAnsi="Arial" w:cs="Arial" w:eastAsiaTheme="minorHAnsi"/>
                    <w:sz w:val="22"/>
                    <w:szCs w:val="22"/>
                    <w:lang w:val="en-GB" w:eastAsia="zh-CN" w:bidi="ar-SA"/>
                  </w:rPr>
                </w:rPrChange>
              </w:rPr>
            </w:pPr>
          </w:p>
        </w:tc>
        <w:tc>
          <w:tcPr>
            <w:tcW w:w="3078" w:type="dxa"/>
            <w:shd w:val="clear" w:color="auto" w:fill="auto"/>
            <w:tcMar>
              <w:top w:w="113" w:type="dxa"/>
              <w:bottom w:w="113" w:type="dxa"/>
            </w:tcMar>
            <w:vAlign w:val="top"/>
          </w:tcPr>
          <w:p w14:paraId="654CDDED">
            <w:pPr>
              <w:rPr>
                <w:ins w:id="5794" w:author="薛媛媛（Grace）" w:date="2025-11-18T13:22:24Z"/>
                <w:rFonts w:hint="default" w:ascii="Arial" w:hAnsi="Arial" w:cs="Arial" w:eastAsiaTheme="minorHAnsi"/>
                <w:sz w:val="20"/>
                <w:szCs w:val="20"/>
                <w:lang w:val="en-GB" w:eastAsia="zh-CN"/>
                <w:rPrChange w:id="5795" w:author="薛媛媛（Grace）" w:date="2025-11-18T13:55:39Z">
                  <w:rPr>
                    <w:ins w:id="5796" w:author="薛媛媛（Grace）" w:date="2025-11-18T13:22:24Z"/>
                    <w:rFonts w:hint="eastAsia" w:ascii="Arial" w:hAnsi="Arial" w:cs="Arial" w:eastAsiaTheme="minorHAnsi"/>
                    <w:sz w:val="22"/>
                    <w:szCs w:val="22"/>
                    <w:lang w:val="en-GB" w:eastAsia="zh-CN"/>
                  </w:rPr>
                </w:rPrChange>
              </w:rPr>
            </w:pPr>
            <w:ins w:id="5797" w:author="薛媛媛（Grace）" w:date="2025-11-18T13:22:24Z">
              <w:r>
                <w:rPr>
                  <w:rFonts w:hint="default" w:ascii="Arial" w:hAnsi="Arial" w:cs="Arial" w:eastAsiaTheme="minorHAnsi"/>
                  <w:sz w:val="20"/>
                  <w:szCs w:val="20"/>
                  <w:lang w:val="en-GB" w:eastAsia="zh-CN"/>
                  <w:rPrChange w:id="5798" w:author="薛媛媛（Grace）" w:date="2025-11-18T13:55:39Z">
                    <w:rPr>
                      <w:rFonts w:hint="eastAsia" w:ascii="Arial" w:hAnsi="Arial" w:cs="Arial" w:eastAsiaTheme="minorHAnsi"/>
                      <w:sz w:val="22"/>
                      <w:szCs w:val="22"/>
                      <w:lang w:val="en-GB" w:eastAsia="zh-CN"/>
                    </w:rPr>
                  </w:rPrChange>
                </w:rPr>
                <w:t xml:space="preserve">Label </w:t>
              </w:r>
            </w:ins>
          </w:p>
          <w:p w14:paraId="19CAEE80">
            <w:pPr>
              <w:rPr>
                <w:ins w:id="5800" w:author="薛媛媛（Grace）" w:date="2025-11-18T13:22:24Z"/>
                <w:rFonts w:hint="default" w:ascii="Arial" w:hAnsi="Arial" w:cs="Arial" w:eastAsiaTheme="minorHAnsi"/>
                <w:sz w:val="20"/>
                <w:szCs w:val="20"/>
                <w:lang w:val="en-GB" w:eastAsia="zh-CN"/>
                <w:rPrChange w:id="5801" w:author="薛媛媛（Grace）" w:date="2025-11-18T13:55:39Z">
                  <w:rPr>
                    <w:ins w:id="5802" w:author="薛媛媛（Grace）" w:date="2025-11-18T13:22:24Z"/>
                    <w:rFonts w:hint="default" w:ascii="Arial" w:hAnsi="Arial" w:cs="Arial" w:eastAsiaTheme="minorHAnsi"/>
                    <w:sz w:val="22"/>
                    <w:szCs w:val="22"/>
                    <w:lang w:val="en-GB" w:eastAsia="zh-CN"/>
                  </w:rPr>
                </w:rPrChange>
              </w:rPr>
            </w:pPr>
            <w:ins w:id="5803" w:author="薛媛媛（Grace）" w:date="2025-11-18T13:22:24Z">
              <w:r>
                <w:rPr>
                  <w:rFonts w:hint="default" w:ascii="Arial" w:hAnsi="Arial" w:cs="Arial" w:eastAsiaTheme="minorHAnsi"/>
                  <w:sz w:val="20"/>
                  <w:szCs w:val="20"/>
                  <w:lang w:val="en-GB" w:eastAsia="zh-CN"/>
                  <w:rPrChange w:id="5804" w:author="薛媛媛（Grace）" w:date="2025-11-18T13:55:39Z">
                    <w:rPr>
                      <w:rFonts w:hint="default" w:ascii="Arial" w:hAnsi="Arial" w:cs="Arial" w:eastAsiaTheme="minorHAnsi"/>
                      <w:sz w:val="22"/>
                      <w:szCs w:val="22"/>
                      <w:lang w:val="en-GB" w:eastAsia="zh-CN"/>
                    </w:rPr>
                  </w:rPrChange>
                </w:rPr>
                <w:t>Instruction For Use</w:t>
              </w:r>
            </w:ins>
          </w:p>
          <w:p w14:paraId="28C6D025">
            <w:pPr>
              <w:rPr>
                <w:ins w:id="5806" w:author="薛媛媛（Grace）" w:date="2025-11-18T13:22:24Z"/>
                <w:rFonts w:hint="default" w:ascii="Arial" w:hAnsi="Arial" w:cs="Arial" w:eastAsiaTheme="minorHAnsi"/>
                <w:sz w:val="20"/>
                <w:szCs w:val="20"/>
                <w:lang w:val="en-GB" w:eastAsia="zh-CN"/>
                <w:rPrChange w:id="5807" w:author="薛媛媛（Grace）" w:date="2025-11-18T13:55:39Z">
                  <w:rPr>
                    <w:ins w:id="5808" w:author="薛媛媛（Grace）" w:date="2025-11-18T13:22:24Z"/>
                    <w:rFonts w:hint="eastAsia" w:ascii="Arial" w:hAnsi="Arial" w:cs="Arial" w:eastAsiaTheme="minorHAnsi"/>
                    <w:sz w:val="22"/>
                    <w:szCs w:val="22"/>
                    <w:lang w:val="en-GB" w:eastAsia="zh-CN"/>
                  </w:rPr>
                </w:rPrChange>
              </w:rPr>
            </w:pPr>
          </w:p>
          <w:p w14:paraId="17D1BBC1">
            <w:pPr>
              <w:rPr>
                <w:ins w:id="5809" w:author="薛媛媛（Grace）" w:date="2025-11-18T13:22:24Z"/>
                <w:rFonts w:hint="default" w:ascii="Arial" w:hAnsi="Arial" w:cs="Arial" w:eastAsiaTheme="minorHAnsi"/>
                <w:sz w:val="20"/>
                <w:szCs w:val="20"/>
                <w:lang w:val="en-US" w:eastAsia="zh-CN"/>
                <w:rPrChange w:id="5810" w:author="薛媛媛（Grace）" w:date="2025-11-18T13:55:39Z">
                  <w:rPr>
                    <w:ins w:id="5811" w:author="薛媛媛（Grace）" w:date="2025-11-18T13:22:24Z"/>
                    <w:rFonts w:hint="eastAsia" w:ascii="Arial" w:hAnsi="Arial" w:cs="Arial" w:eastAsiaTheme="minorHAnsi"/>
                    <w:sz w:val="22"/>
                    <w:szCs w:val="22"/>
                    <w:lang w:val="en-US" w:eastAsia="zh-CN"/>
                  </w:rPr>
                </w:rPrChange>
              </w:rPr>
            </w:pPr>
          </w:p>
          <w:p w14:paraId="6F3DC23A">
            <w:pPr>
              <w:rPr>
                <w:ins w:id="5812" w:author="薛媛媛（Grace）" w:date="2025-11-18T13:22:24Z"/>
                <w:rFonts w:hint="default" w:ascii="Arial" w:hAnsi="Arial" w:cs="Arial" w:eastAsiaTheme="minorEastAsia"/>
                <w:color w:val="auto"/>
                <w:sz w:val="20"/>
                <w:szCs w:val="20"/>
                <w:lang w:val="en-US" w:eastAsia="zh-CN"/>
                <w:rPrChange w:id="5813" w:author="薛媛媛（Grace）" w:date="2025-11-18T13:55:39Z">
                  <w:rPr>
                    <w:ins w:id="5814" w:author="薛媛媛（Grace）" w:date="2025-11-18T13:22:24Z"/>
                    <w:rFonts w:hint="default" w:cs="Arial" w:eastAsiaTheme="minorEastAsia"/>
                    <w:color w:val="auto"/>
                    <w:sz w:val="22"/>
                    <w:szCs w:val="22"/>
                    <w:lang w:val="en-US" w:eastAsia="zh-CN"/>
                  </w:rPr>
                </w:rPrChange>
              </w:rPr>
            </w:pPr>
          </w:p>
          <w:p w14:paraId="0F44D9DF">
            <w:pPr>
              <w:rPr>
                <w:ins w:id="5815" w:author="薛媛媛（Grace）" w:date="2025-11-18T13:22:24Z"/>
                <w:rFonts w:hint="default" w:ascii="Arial" w:hAnsi="Arial" w:eastAsia="宋体" w:cs="Arial"/>
                <w:sz w:val="20"/>
                <w:szCs w:val="20"/>
                <w:lang w:val="en-GB" w:eastAsia="zh-CN" w:bidi="ar-SA"/>
                <w:rPrChange w:id="5816" w:author="薛媛媛（Grace）" w:date="2025-11-18T13:55:33Z">
                  <w:rPr>
                    <w:ins w:id="5817" w:author="薛媛媛（Grace）" w:date="2025-11-18T13:22:24Z"/>
                    <w:rFonts w:hint="default" w:ascii="Arial" w:hAnsi="Arial" w:eastAsia="宋体" w:cs="Arial"/>
                    <w:sz w:val="20"/>
                    <w:szCs w:val="20"/>
                    <w:lang w:val="en-GB" w:eastAsia="zh-CN" w:bidi="ar-SA"/>
                  </w:rPr>
                </w:rPrChange>
              </w:rPr>
            </w:pPr>
          </w:p>
        </w:tc>
        <w:tc>
          <w:tcPr>
            <w:tcW w:w="3078" w:type="dxa"/>
            <w:tcMar>
              <w:top w:w="113" w:type="dxa"/>
              <w:bottom w:w="113" w:type="dxa"/>
            </w:tcMar>
          </w:tcPr>
          <w:p w14:paraId="7C764262">
            <w:pPr>
              <w:rPr>
                <w:rFonts w:ascii="Arial" w:hAnsi="Arial" w:cs="Arial"/>
                <w:sz w:val="20"/>
                <w:szCs w:val="20"/>
                <w:lang w:val="en-GB"/>
                <w:rPrChange w:id="5818" w:author="薛媛媛（Grace）" w:date="2025-11-18T13:55:33Z">
                  <w:rPr>
                    <w:sz w:val="20"/>
                    <w:szCs w:val="20"/>
                    <w:lang w:val="en-GB"/>
                  </w:rPr>
                </w:rPrChange>
              </w:rPr>
            </w:pPr>
          </w:p>
        </w:tc>
      </w:tr>
      <w:tr w14:paraId="3E1F7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1DAB6E32">
            <w:pPr>
              <w:ind w:left="172"/>
              <w:rPr>
                <w:rFonts w:ascii="Arial" w:hAnsi="Arial" w:cs="Arial"/>
                <w:sz w:val="20"/>
                <w:szCs w:val="20"/>
                <w:lang w:val="en-GB"/>
                <w:rPrChange w:id="5819" w:author="薛媛媛（Grace）" w:date="2025-11-18T13:55:33Z">
                  <w:rPr>
                    <w:sz w:val="20"/>
                    <w:szCs w:val="20"/>
                    <w:lang w:val="en-GB"/>
                  </w:rPr>
                </w:rPrChange>
              </w:rPr>
            </w:pPr>
            <w:r>
              <w:rPr>
                <w:rFonts w:ascii="Arial" w:hAnsi="Arial" w:cs="Arial"/>
                <w:sz w:val="20"/>
                <w:szCs w:val="20"/>
                <w:lang w:val="en-GB"/>
                <w:rPrChange w:id="5820" w:author="薛媛媛（Grace）" w:date="2025-11-18T13:55:33Z">
                  <w:rPr>
                    <w:sz w:val="20"/>
                    <w:szCs w:val="20"/>
                    <w:lang w:val="en-GB"/>
                  </w:rPr>
                </w:rPrChange>
              </w:rPr>
              <w:t>(g)  Residual risks which are required to be communicated to the user and/or other person shall be included as limitations, contra-indications, precautions or warnings in the information supplied by the manufacturer.</w:t>
            </w:r>
          </w:p>
        </w:tc>
        <w:tc>
          <w:tcPr>
            <w:tcW w:w="1198" w:type="dxa"/>
            <w:shd w:val="clear" w:color="auto" w:fill="auto"/>
            <w:tcMar>
              <w:top w:w="113" w:type="dxa"/>
              <w:bottom w:w="113" w:type="dxa"/>
            </w:tcMar>
            <w:vAlign w:val="top"/>
          </w:tcPr>
          <w:p w14:paraId="2A5EEE0C">
            <w:pPr>
              <w:rPr>
                <w:ins w:id="5821" w:author="薛媛媛（Grace）" w:date="2025-11-18T13:22:33Z"/>
                <w:rFonts w:hint="default" w:ascii="Arial" w:hAnsi="Arial" w:cs="Arial" w:eastAsiaTheme="minorHAnsi"/>
                <w:sz w:val="20"/>
                <w:szCs w:val="20"/>
                <w:lang w:val="en-GB" w:eastAsia="zh-CN" w:bidi="ar-SA"/>
                <w:rPrChange w:id="5822" w:author="薛媛媛（Grace）" w:date="2025-11-18T13:55:39Z">
                  <w:rPr>
                    <w:ins w:id="5823" w:author="薛媛媛（Grace）" w:date="2025-11-18T13:22:33Z"/>
                    <w:rFonts w:hint="eastAsia" w:ascii="Arial" w:hAnsi="Arial" w:cs="Arial" w:eastAsiaTheme="minorHAnsi"/>
                    <w:sz w:val="22"/>
                    <w:szCs w:val="22"/>
                    <w:lang w:val="en-GB" w:eastAsia="zh-CN" w:bidi="ar-SA"/>
                  </w:rPr>
                </w:rPrChange>
              </w:rPr>
            </w:pPr>
            <w:ins w:id="5824" w:author="薛媛媛（Grace）" w:date="2025-11-18T13:22:33Z">
              <w:r>
                <w:rPr>
                  <w:rFonts w:hint="default" w:ascii="Arial" w:hAnsi="Arial" w:cs="Arial" w:eastAsiaTheme="minorHAnsi"/>
                  <w:sz w:val="20"/>
                  <w:szCs w:val="20"/>
                  <w:lang w:val="en-GB" w:eastAsia="zh-CN"/>
                  <w:rPrChange w:id="5825"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2C707E43">
            <w:pPr>
              <w:rPr>
                <w:ins w:id="5827" w:author="薛媛媛（Grace）" w:date="2025-11-18T13:22:33Z"/>
                <w:rFonts w:hint="default" w:ascii="Arial" w:hAnsi="Arial" w:cs="Arial" w:eastAsiaTheme="minorHAnsi"/>
                <w:sz w:val="20"/>
                <w:szCs w:val="20"/>
                <w:lang w:val="en-GB" w:eastAsia="zh-CN"/>
                <w:rPrChange w:id="5828" w:author="薛媛媛（Grace）" w:date="2025-11-18T13:55:39Z">
                  <w:rPr>
                    <w:ins w:id="5829" w:author="薛媛媛（Grace）" w:date="2025-11-18T13:22:33Z"/>
                    <w:rFonts w:hint="eastAsia" w:eastAsiaTheme="minorHAnsi"/>
                    <w:sz w:val="22"/>
                    <w:szCs w:val="22"/>
                    <w:lang w:val="en-GB" w:eastAsia="zh-CN"/>
                  </w:rPr>
                </w:rPrChange>
              </w:rPr>
            </w:pPr>
            <w:ins w:id="5830" w:author="薛媛媛（Grace）" w:date="2025-11-18T13:22:33Z">
              <w:r>
                <w:rPr>
                  <w:rFonts w:hint="default" w:ascii="Arial" w:hAnsi="Arial" w:cs="Arial" w:eastAsiaTheme="minorHAnsi"/>
                  <w:sz w:val="20"/>
                  <w:szCs w:val="20"/>
                  <w:lang w:val="en-GB" w:eastAsia="zh-CN"/>
                  <w:rPrChange w:id="5831" w:author="薛媛媛（Grace）" w:date="2025-11-18T13:55:39Z">
                    <w:rPr>
                      <w:rFonts w:hint="eastAsia" w:eastAsiaTheme="minorHAnsi"/>
                      <w:sz w:val="22"/>
                      <w:szCs w:val="22"/>
                      <w:lang w:val="en-GB" w:eastAsia="zh-CN"/>
                    </w:rPr>
                  </w:rPrChange>
                </w:rPr>
                <w:t>EN ISO 11608-1</w:t>
              </w:r>
            </w:ins>
          </w:p>
          <w:p w14:paraId="1F4D0626">
            <w:pPr>
              <w:rPr>
                <w:ins w:id="5833" w:author="薛媛媛（Grace）" w:date="2025-11-18T13:22:33Z"/>
                <w:rFonts w:hint="default" w:ascii="Arial" w:hAnsi="Arial" w:cs="Arial"/>
                <w:sz w:val="20"/>
                <w:szCs w:val="20"/>
                <w:lang w:val="en-GB" w:eastAsia="zh-CN"/>
                <w:rPrChange w:id="5834" w:author="薛媛媛（Grace）" w:date="2025-11-18T13:55:39Z">
                  <w:rPr>
                    <w:ins w:id="5835" w:author="薛媛媛（Grace）" w:date="2025-11-18T13:22:33Z"/>
                    <w:rFonts w:hint="eastAsia" w:ascii="Arial" w:hAnsi="Arial" w:cs="Arial"/>
                    <w:sz w:val="22"/>
                    <w:szCs w:val="22"/>
                    <w:lang w:val="en-GB" w:eastAsia="zh-CN"/>
                  </w:rPr>
                </w:rPrChange>
              </w:rPr>
            </w:pPr>
          </w:p>
          <w:p w14:paraId="1EBFF118">
            <w:pPr>
              <w:rPr>
                <w:ins w:id="5836" w:author="薛媛媛（Grace）" w:date="2025-11-18T13:22:33Z"/>
                <w:rFonts w:hint="default" w:ascii="Arial" w:hAnsi="Arial" w:cs="Arial" w:eastAsiaTheme="minorHAnsi"/>
                <w:sz w:val="20"/>
                <w:szCs w:val="20"/>
                <w:lang w:val="en-GB" w:eastAsia="zh-CN" w:bidi="ar-SA"/>
                <w:rPrChange w:id="5837" w:author="薛媛媛（Grace）" w:date="2025-11-18T13:55:39Z">
                  <w:rPr>
                    <w:ins w:id="5838" w:author="薛媛媛（Grace）" w:date="2025-11-18T13:22:33Z"/>
                    <w:rFonts w:hint="eastAsia" w:ascii="Arial" w:hAnsi="Arial" w:cs="Arial" w:eastAsiaTheme="minorHAnsi"/>
                    <w:sz w:val="22"/>
                    <w:szCs w:val="22"/>
                    <w:lang w:val="en-GB" w:eastAsia="zh-CN" w:bidi="ar-SA"/>
                  </w:rPr>
                </w:rPrChange>
              </w:rPr>
            </w:pPr>
          </w:p>
        </w:tc>
        <w:tc>
          <w:tcPr>
            <w:tcW w:w="3078" w:type="dxa"/>
            <w:shd w:val="clear" w:color="auto" w:fill="auto"/>
            <w:tcMar>
              <w:top w:w="113" w:type="dxa"/>
              <w:bottom w:w="113" w:type="dxa"/>
            </w:tcMar>
            <w:vAlign w:val="top"/>
          </w:tcPr>
          <w:p w14:paraId="09CE9779">
            <w:pPr>
              <w:rPr>
                <w:ins w:id="5839" w:author="薛媛媛（Grace）" w:date="2025-11-18T13:22:33Z"/>
                <w:rFonts w:hint="default" w:ascii="Arial" w:hAnsi="Arial" w:cs="Arial" w:eastAsiaTheme="minorHAnsi"/>
                <w:sz w:val="20"/>
                <w:szCs w:val="20"/>
                <w:lang w:val="en-GB" w:eastAsia="zh-CN"/>
                <w:rPrChange w:id="5840" w:author="薛媛媛（Grace）" w:date="2025-11-18T13:55:39Z">
                  <w:rPr>
                    <w:ins w:id="5841" w:author="薛媛媛（Grace）" w:date="2025-11-18T13:22:33Z"/>
                    <w:rFonts w:hint="default" w:ascii="Arial" w:hAnsi="Arial" w:cs="Arial" w:eastAsiaTheme="minorHAnsi"/>
                    <w:sz w:val="22"/>
                    <w:szCs w:val="22"/>
                    <w:lang w:val="en-GB" w:eastAsia="zh-CN"/>
                  </w:rPr>
                </w:rPrChange>
              </w:rPr>
            </w:pPr>
            <w:ins w:id="5842" w:author="薛媛媛（Grace）" w:date="2025-11-18T13:22:33Z">
              <w:r>
                <w:rPr>
                  <w:rFonts w:hint="default" w:ascii="Arial" w:hAnsi="Arial" w:cs="Arial" w:eastAsiaTheme="minorHAnsi"/>
                  <w:sz w:val="20"/>
                  <w:szCs w:val="20"/>
                  <w:lang w:val="en-GB" w:eastAsia="zh-CN"/>
                  <w:rPrChange w:id="5843" w:author="薛媛媛（Grace）" w:date="2025-11-18T13:55:39Z">
                    <w:rPr>
                      <w:rFonts w:hint="default" w:ascii="Arial" w:hAnsi="Arial" w:cs="Arial" w:eastAsiaTheme="minorHAnsi"/>
                      <w:sz w:val="22"/>
                      <w:szCs w:val="22"/>
                      <w:lang w:val="en-GB" w:eastAsia="zh-CN"/>
                    </w:rPr>
                  </w:rPrChange>
                </w:rPr>
                <w:t>Instruction For Use</w:t>
              </w:r>
            </w:ins>
          </w:p>
          <w:p w14:paraId="05AD15FA">
            <w:pPr>
              <w:rPr>
                <w:ins w:id="5845" w:author="薛媛媛（Grace）" w:date="2025-11-18T13:22:33Z"/>
                <w:rFonts w:hint="default" w:ascii="Arial" w:hAnsi="Arial" w:cs="Arial" w:eastAsiaTheme="minorHAnsi"/>
                <w:sz w:val="20"/>
                <w:szCs w:val="20"/>
                <w:lang w:val="en-GB" w:eastAsia="zh-CN"/>
                <w:rPrChange w:id="5846" w:author="薛媛媛（Grace）" w:date="2025-11-18T13:55:39Z">
                  <w:rPr>
                    <w:ins w:id="5847" w:author="薛媛媛（Grace）" w:date="2025-11-18T13:22:33Z"/>
                    <w:rFonts w:hint="eastAsia" w:ascii="Arial" w:hAnsi="Arial" w:cs="Arial" w:eastAsiaTheme="minorHAnsi"/>
                    <w:sz w:val="22"/>
                    <w:szCs w:val="22"/>
                    <w:lang w:val="en-GB" w:eastAsia="zh-CN"/>
                  </w:rPr>
                </w:rPrChange>
              </w:rPr>
            </w:pPr>
          </w:p>
          <w:p w14:paraId="212BE5F3">
            <w:pPr>
              <w:rPr>
                <w:ins w:id="5848" w:author="薛媛媛（Grace）" w:date="2025-11-18T13:22:33Z"/>
                <w:rFonts w:hint="default" w:ascii="Arial" w:hAnsi="Arial" w:cs="Arial" w:eastAsiaTheme="minorHAnsi"/>
                <w:sz w:val="20"/>
                <w:szCs w:val="20"/>
                <w:lang w:val="en-US" w:eastAsia="zh-CN"/>
                <w:rPrChange w:id="5849" w:author="薛媛媛（Grace）" w:date="2025-11-18T13:55:39Z">
                  <w:rPr>
                    <w:ins w:id="5850" w:author="薛媛媛（Grace）" w:date="2025-11-18T13:22:33Z"/>
                    <w:rFonts w:hint="eastAsia" w:ascii="Arial" w:hAnsi="Arial" w:cs="Arial" w:eastAsiaTheme="minorHAnsi"/>
                    <w:sz w:val="22"/>
                    <w:szCs w:val="22"/>
                    <w:lang w:val="en-US" w:eastAsia="zh-CN"/>
                  </w:rPr>
                </w:rPrChange>
              </w:rPr>
            </w:pPr>
          </w:p>
          <w:p w14:paraId="563EB4E0">
            <w:pPr>
              <w:rPr>
                <w:ins w:id="5851" w:author="薛媛媛（Grace）" w:date="2025-11-18T13:22:33Z"/>
                <w:rFonts w:hint="default" w:ascii="Arial" w:hAnsi="Arial" w:cs="Arial" w:eastAsiaTheme="minorEastAsia"/>
                <w:color w:val="auto"/>
                <w:sz w:val="20"/>
                <w:szCs w:val="20"/>
                <w:lang w:val="en-US" w:eastAsia="zh-CN"/>
                <w:rPrChange w:id="5852" w:author="薛媛媛（Grace）" w:date="2025-11-18T13:55:39Z">
                  <w:rPr>
                    <w:ins w:id="5853" w:author="薛媛媛（Grace）" w:date="2025-11-18T13:22:33Z"/>
                    <w:rFonts w:hint="default" w:cs="Arial" w:eastAsiaTheme="minorEastAsia"/>
                    <w:color w:val="auto"/>
                    <w:sz w:val="22"/>
                    <w:szCs w:val="22"/>
                    <w:lang w:val="en-US" w:eastAsia="zh-CN"/>
                  </w:rPr>
                </w:rPrChange>
              </w:rPr>
            </w:pPr>
          </w:p>
          <w:p w14:paraId="3604520E">
            <w:pPr>
              <w:rPr>
                <w:ins w:id="5854" w:author="薛媛媛（Grace）" w:date="2025-11-18T13:22:33Z"/>
                <w:rFonts w:hint="default" w:ascii="Arial" w:hAnsi="Arial" w:eastAsia="宋体" w:cs="Arial"/>
                <w:sz w:val="20"/>
                <w:szCs w:val="20"/>
                <w:lang w:val="en-GB" w:eastAsia="zh-CN" w:bidi="ar-SA"/>
                <w:rPrChange w:id="5855" w:author="薛媛媛（Grace）" w:date="2025-11-18T13:55:33Z">
                  <w:rPr>
                    <w:ins w:id="5856" w:author="薛媛媛（Grace）" w:date="2025-11-18T13:22:33Z"/>
                    <w:rFonts w:hint="default" w:ascii="Arial" w:hAnsi="Arial" w:eastAsia="宋体" w:cs="Arial"/>
                    <w:sz w:val="20"/>
                    <w:szCs w:val="20"/>
                    <w:lang w:val="en-GB" w:eastAsia="zh-CN" w:bidi="ar-SA"/>
                  </w:rPr>
                </w:rPrChange>
              </w:rPr>
            </w:pPr>
          </w:p>
        </w:tc>
        <w:tc>
          <w:tcPr>
            <w:tcW w:w="3078" w:type="dxa"/>
            <w:tcMar>
              <w:top w:w="113" w:type="dxa"/>
              <w:bottom w:w="113" w:type="dxa"/>
            </w:tcMar>
          </w:tcPr>
          <w:p w14:paraId="0F0C54E6">
            <w:pPr>
              <w:rPr>
                <w:rFonts w:ascii="Arial" w:hAnsi="Arial" w:cs="Arial"/>
                <w:sz w:val="20"/>
                <w:szCs w:val="20"/>
                <w:lang w:val="en-GB"/>
                <w:rPrChange w:id="5857" w:author="薛媛媛（Grace）" w:date="2025-11-18T13:55:33Z">
                  <w:rPr>
                    <w:sz w:val="20"/>
                    <w:szCs w:val="20"/>
                    <w:lang w:val="en-GB"/>
                  </w:rPr>
                </w:rPrChange>
              </w:rPr>
            </w:pPr>
          </w:p>
        </w:tc>
      </w:tr>
      <w:tr w14:paraId="17B22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5EF398CE">
            <w:pPr>
              <w:ind w:left="172"/>
              <w:rPr>
                <w:rFonts w:ascii="Arial" w:hAnsi="Arial" w:cs="Arial"/>
                <w:sz w:val="20"/>
                <w:szCs w:val="20"/>
                <w:lang w:val="en-GB"/>
                <w:rPrChange w:id="5858" w:author="薛媛媛（Grace）" w:date="2025-11-18T13:55:33Z">
                  <w:rPr>
                    <w:sz w:val="20"/>
                    <w:szCs w:val="20"/>
                    <w:lang w:val="en-GB"/>
                  </w:rPr>
                </w:rPrChange>
              </w:rPr>
            </w:pPr>
            <w:r>
              <w:rPr>
                <w:rFonts w:ascii="Arial" w:hAnsi="Arial" w:cs="Arial"/>
                <w:sz w:val="20"/>
                <w:szCs w:val="20"/>
                <w:lang w:val="en-GB"/>
                <w:rPrChange w:id="5859" w:author="薛媛媛（Grace）" w:date="2025-11-18T13:55:33Z">
                  <w:rPr>
                    <w:sz w:val="20"/>
                    <w:szCs w:val="20"/>
                    <w:lang w:val="en-GB"/>
                  </w:rPr>
                </w:rPrChange>
              </w:rPr>
              <w:t>(h)  Where appropriate, the information supplied by the manufacturer shall take the form of internationally recognised symbols. Any symbol or identification colour used shall conform to the harmonised standards or CS. In areas for which no harmonised standards or CS exist, the symbols and colours shall be described in the documentation supplied with the device.</w:t>
            </w:r>
          </w:p>
        </w:tc>
        <w:tc>
          <w:tcPr>
            <w:tcW w:w="1198" w:type="dxa"/>
            <w:shd w:val="clear" w:color="auto" w:fill="auto"/>
            <w:tcMar>
              <w:top w:w="113" w:type="dxa"/>
              <w:bottom w:w="113" w:type="dxa"/>
            </w:tcMar>
            <w:vAlign w:val="top"/>
          </w:tcPr>
          <w:p w14:paraId="2F833DCB">
            <w:pPr>
              <w:rPr>
                <w:ins w:id="5860" w:author="薛媛媛（Grace）" w:date="2025-11-18T13:22:35Z"/>
                <w:rFonts w:hint="default" w:ascii="Arial" w:hAnsi="Arial" w:cs="Arial" w:eastAsiaTheme="minorHAnsi"/>
                <w:sz w:val="20"/>
                <w:szCs w:val="20"/>
                <w:lang w:val="en-GB" w:eastAsia="zh-CN" w:bidi="ar-SA"/>
                <w:rPrChange w:id="5861" w:author="薛媛媛（Grace）" w:date="2025-11-18T13:55:39Z">
                  <w:rPr>
                    <w:ins w:id="5862" w:author="薛媛媛（Grace）" w:date="2025-11-18T13:22:35Z"/>
                    <w:rFonts w:hint="eastAsia" w:ascii="Arial" w:hAnsi="Arial" w:cs="Arial" w:eastAsiaTheme="minorHAnsi"/>
                    <w:sz w:val="22"/>
                    <w:szCs w:val="22"/>
                    <w:lang w:val="en-GB" w:eastAsia="zh-CN" w:bidi="ar-SA"/>
                  </w:rPr>
                </w:rPrChange>
              </w:rPr>
            </w:pPr>
            <w:ins w:id="5863" w:author="薛媛媛（Grace）" w:date="2025-11-18T13:22:35Z">
              <w:r>
                <w:rPr>
                  <w:rFonts w:hint="default" w:ascii="Arial" w:hAnsi="Arial" w:cs="Arial" w:eastAsiaTheme="minorHAnsi"/>
                  <w:sz w:val="20"/>
                  <w:szCs w:val="20"/>
                  <w:lang w:val="en-GB" w:eastAsia="zh-CN"/>
                  <w:rPrChange w:id="5864"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49A19DB5">
            <w:pPr>
              <w:rPr>
                <w:ins w:id="5866" w:author="薛媛媛（Grace）" w:date="2025-11-18T13:22:35Z"/>
                <w:rFonts w:hint="default" w:ascii="Arial" w:hAnsi="Arial" w:cs="Arial"/>
                <w:sz w:val="20"/>
                <w:szCs w:val="20"/>
                <w:lang w:val="en-GB" w:eastAsia="zh-CN"/>
                <w:rPrChange w:id="5867" w:author="薛媛媛（Grace）" w:date="2025-11-18T13:55:39Z">
                  <w:rPr>
                    <w:ins w:id="5868" w:author="薛媛媛（Grace）" w:date="2025-11-18T13:22:35Z"/>
                    <w:rFonts w:hint="eastAsia" w:ascii="Arial" w:hAnsi="Arial" w:cs="Arial"/>
                    <w:sz w:val="22"/>
                    <w:szCs w:val="22"/>
                    <w:lang w:val="en-GB" w:eastAsia="zh-CN"/>
                  </w:rPr>
                </w:rPrChange>
              </w:rPr>
            </w:pPr>
            <w:ins w:id="5869" w:author="薛媛媛（Grace）" w:date="2025-11-18T13:22:35Z">
              <w:r>
                <w:rPr>
                  <w:rFonts w:hint="default" w:ascii="Arial" w:hAnsi="Arial" w:cs="Arial"/>
                  <w:sz w:val="20"/>
                  <w:szCs w:val="20"/>
                  <w:lang w:val="en-GB" w:eastAsia="zh-CN"/>
                  <w:rPrChange w:id="5870" w:author="薛媛媛（Grace）" w:date="2025-11-18T13:55:39Z">
                    <w:rPr>
                      <w:rFonts w:hint="eastAsia" w:ascii="Arial" w:hAnsi="Arial" w:cs="Arial"/>
                      <w:sz w:val="22"/>
                      <w:szCs w:val="22"/>
                      <w:lang w:val="en-GB" w:eastAsia="zh-CN"/>
                    </w:rPr>
                  </w:rPrChange>
                </w:rPr>
                <w:t>EN ISO 15223-1</w:t>
              </w:r>
            </w:ins>
          </w:p>
          <w:p w14:paraId="7DE653E1">
            <w:pPr>
              <w:rPr>
                <w:ins w:id="5872" w:author="薛媛媛（Grace）" w:date="2025-11-18T13:22:35Z"/>
                <w:rFonts w:hint="default" w:ascii="Arial" w:hAnsi="Arial" w:cs="Arial"/>
                <w:sz w:val="20"/>
                <w:szCs w:val="20"/>
                <w:lang w:val="en-GB" w:eastAsia="zh-CN"/>
                <w:rPrChange w:id="5873" w:author="薛媛媛（Grace）" w:date="2025-11-18T13:55:39Z">
                  <w:rPr>
                    <w:ins w:id="5874" w:author="薛媛媛（Grace）" w:date="2025-11-18T13:22:35Z"/>
                    <w:rFonts w:hint="eastAsia" w:ascii="Arial" w:hAnsi="Arial" w:cs="Arial"/>
                    <w:sz w:val="22"/>
                    <w:szCs w:val="22"/>
                    <w:lang w:val="en-GB" w:eastAsia="zh-CN"/>
                  </w:rPr>
                </w:rPrChange>
              </w:rPr>
            </w:pPr>
            <w:ins w:id="5875" w:author="薛媛媛（Grace）" w:date="2025-11-18T13:22:35Z">
              <w:r>
                <w:rPr>
                  <w:rFonts w:hint="default" w:ascii="Arial" w:hAnsi="Arial" w:cs="Arial"/>
                  <w:sz w:val="20"/>
                  <w:szCs w:val="20"/>
                  <w:lang w:val="en-GB" w:eastAsia="zh-CN"/>
                  <w:rPrChange w:id="5876" w:author="薛媛媛（Grace）" w:date="2025-11-18T13:55:39Z">
                    <w:rPr>
                      <w:rFonts w:hint="eastAsia" w:ascii="Arial" w:hAnsi="Arial" w:cs="Arial"/>
                      <w:sz w:val="22"/>
                      <w:szCs w:val="22"/>
                      <w:lang w:val="en-GB" w:eastAsia="zh-CN"/>
                    </w:rPr>
                  </w:rPrChange>
                </w:rPr>
                <w:t>EN ISO 20417</w:t>
              </w:r>
            </w:ins>
          </w:p>
          <w:p w14:paraId="189ABB23">
            <w:pPr>
              <w:rPr>
                <w:ins w:id="5878" w:author="薛媛媛（Grace）" w:date="2025-11-18T13:22:35Z"/>
                <w:rFonts w:hint="default" w:ascii="Arial" w:hAnsi="Arial" w:cs="Arial" w:eastAsiaTheme="minorHAnsi"/>
                <w:sz w:val="20"/>
                <w:szCs w:val="20"/>
                <w:lang w:val="en-GB" w:eastAsia="zh-CN"/>
                <w:rPrChange w:id="5879" w:author="薛媛媛（Grace）" w:date="2025-11-18T13:55:39Z">
                  <w:rPr>
                    <w:ins w:id="5880" w:author="薛媛媛（Grace）" w:date="2025-11-18T13:22:35Z"/>
                    <w:rFonts w:hint="eastAsia" w:eastAsiaTheme="minorHAnsi"/>
                    <w:sz w:val="22"/>
                    <w:szCs w:val="22"/>
                    <w:lang w:val="en-GB" w:eastAsia="zh-CN"/>
                  </w:rPr>
                </w:rPrChange>
              </w:rPr>
            </w:pPr>
            <w:ins w:id="5881" w:author="薛媛媛（Grace）" w:date="2025-11-18T13:22:35Z">
              <w:r>
                <w:rPr>
                  <w:rFonts w:hint="default" w:ascii="Arial" w:hAnsi="Arial" w:cs="Arial" w:eastAsiaTheme="minorHAnsi"/>
                  <w:sz w:val="20"/>
                  <w:szCs w:val="20"/>
                  <w:lang w:val="en-GB" w:eastAsia="zh-CN"/>
                  <w:rPrChange w:id="5882" w:author="薛媛媛（Grace）" w:date="2025-11-18T13:55:39Z">
                    <w:rPr>
                      <w:rFonts w:hint="eastAsia" w:eastAsiaTheme="minorHAnsi"/>
                      <w:sz w:val="22"/>
                      <w:szCs w:val="22"/>
                      <w:lang w:val="en-GB" w:eastAsia="zh-CN"/>
                    </w:rPr>
                  </w:rPrChange>
                </w:rPr>
                <w:t>EN ISO 11608-1</w:t>
              </w:r>
            </w:ins>
          </w:p>
          <w:p w14:paraId="77F7548E">
            <w:pPr>
              <w:rPr>
                <w:ins w:id="5884" w:author="薛媛媛（Grace）" w:date="2025-11-18T13:22:35Z"/>
                <w:rFonts w:hint="default" w:ascii="Arial" w:hAnsi="Arial" w:cs="Arial"/>
                <w:sz w:val="20"/>
                <w:szCs w:val="20"/>
                <w:lang w:val="en-GB" w:eastAsia="zh-CN"/>
                <w:rPrChange w:id="5885" w:author="薛媛媛（Grace）" w:date="2025-11-18T13:55:39Z">
                  <w:rPr>
                    <w:ins w:id="5886" w:author="薛媛媛（Grace）" w:date="2025-11-18T13:22:35Z"/>
                    <w:rFonts w:hint="eastAsia" w:ascii="Arial" w:hAnsi="Arial" w:cs="Arial"/>
                    <w:sz w:val="22"/>
                    <w:szCs w:val="22"/>
                    <w:lang w:val="en-GB" w:eastAsia="zh-CN"/>
                  </w:rPr>
                </w:rPrChange>
              </w:rPr>
            </w:pPr>
          </w:p>
          <w:p w14:paraId="16F3269E">
            <w:pPr>
              <w:rPr>
                <w:ins w:id="5887" w:author="薛媛媛（Grace）" w:date="2025-11-18T13:22:35Z"/>
                <w:rFonts w:hint="default" w:ascii="Arial" w:hAnsi="Arial" w:cs="Arial" w:eastAsiaTheme="minorHAnsi"/>
                <w:sz w:val="20"/>
                <w:szCs w:val="20"/>
                <w:lang w:val="en-GB" w:eastAsia="zh-CN" w:bidi="ar-SA"/>
                <w:rPrChange w:id="5888" w:author="薛媛媛（Grace）" w:date="2025-11-18T13:55:39Z">
                  <w:rPr>
                    <w:ins w:id="5889" w:author="薛媛媛（Grace）" w:date="2025-11-18T13:22:35Z"/>
                    <w:rFonts w:hint="eastAsia" w:ascii="Arial" w:hAnsi="Arial" w:cs="Arial" w:eastAsiaTheme="minorHAnsi"/>
                    <w:sz w:val="22"/>
                    <w:szCs w:val="22"/>
                    <w:lang w:val="en-GB" w:eastAsia="zh-CN" w:bidi="ar-SA"/>
                  </w:rPr>
                </w:rPrChange>
              </w:rPr>
            </w:pPr>
          </w:p>
        </w:tc>
        <w:tc>
          <w:tcPr>
            <w:tcW w:w="3078" w:type="dxa"/>
            <w:shd w:val="clear" w:color="auto" w:fill="auto"/>
            <w:tcMar>
              <w:top w:w="113" w:type="dxa"/>
              <w:bottom w:w="113" w:type="dxa"/>
            </w:tcMar>
            <w:vAlign w:val="top"/>
          </w:tcPr>
          <w:p w14:paraId="4D43FAD0">
            <w:pPr>
              <w:rPr>
                <w:ins w:id="5890" w:author="薛媛媛（Grace）" w:date="2025-11-18T13:22:35Z"/>
                <w:rFonts w:hint="default" w:ascii="Arial" w:hAnsi="Arial" w:cs="Arial" w:eastAsiaTheme="minorHAnsi"/>
                <w:sz w:val="20"/>
                <w:szCs w:val="20"/>
                <w:lang w:val="en-GB" w:eastAsia="zh-CN"/>
                <w:rPrChange w:id="5891" w:author="薛媛媛（Grace）" w:date="2025-11-18T13:55:39Z">
                  <w:rPr>
                    <w:ins w:id="5892" w:author="薛媛媛（Grace）" w:date="2025-11-18T13:22:35Z"/>
                    <w:rFonts w:hint="eastAsia" w:ascii="Arial" w:hAnsi="Arial" w:cs="Arial" w:eastAsiaTheme="minorHAnsi"/>
                    <w:sz w:val="22"/>
                    <w:szCs w:val="22"/>
                    <w:lang w:val="en-GB" w:eastAsia="zh-CN"/>
                  </w:rPr>
                </w:rPrChange>
              </w:rPr>
            </w:pPr>
            <w:ins w:id="5893" w:author="薛媛媛（Grace）" w:date="2025-11-18T13:22:35Z">
              <w:r>
                <w:rPr>
                  <w:rFonts w:hint="default" w:ascii="Arial" w:hAnsi="Arial" w:cs="Arial" w:eastAsiaTheme="minorHAnsi"/>
                  <w:sz w:val="20"/>
                  <w:szCs w:val="20"/>
                  <w:lang w:val="en-GB" w:eastAsia="zh-CN"/>
                  <w:rPrChange w:id="5894" w:author="薛媛媛（Grace）" w:date="2025-11-18T13:55:39Z">
                    <w:rPr>
                      <w:rFonts w:hint="eastAsia" w:ascii="Arial" w:hAnsi="Arial" w:cs="Arial" w:eastAsiaTheme="minorHAnsi"/>
                      <w:sz w:val="22"/>
                      <w:szCs w:val="22"/>
                      <w:lang w:val="en-GB" w:eastAsia="zh-CN"/>
                    </w:rPr>
                  </w:rPrChange>
                </w:rPr>
                <w:t xml:space="preserve">Label </w:t>
              </w:r>
            </w:ins>
          </w:p>
          <w:p w14:paraId="22964931">
            <w:pPr>
              <w:rPr>
                <w:ins w:id="5896" w:author="薛媛媛（Grace）" w:date="2025-11-18T13:22:35Z"/>
                <w:rFonts w:hint="default" w:ascii="Arial" w:hAnsi="Arial" w:cs="Arial" w:eastAsiaTheme="minorHAnsi"/>
                <w:sz w:val="20"/>
                <w:szCs w:val="20"/>
                <w:lang w:val="en-GB" w:eastAsia="zh-CN"/>
                <w:rPrChange w:id="5897" w:author="薛媛媛（Grace）" w:date="2025-11-18T13:55:39Z">
                  <w:rPr>
                    <w:ins w:id="5898" w:author="薛媛媛（Grace）" w:date="2025-11-18T13:22:35Z"/>
                    <w:rFonts w:hint="default" w:ascii="Arial" w:hAnsi="Arial" w:cs="Arial" w:eastAsiaTheme="minorHAnsi"/>
                    <w:sz w:val="22"/>
                    <w:szCs w:val="22"/>
                    <w:lang w:val="en-GB" w:eastAsia="zh-CN"/>
                  </w:rPr>
                </w:rPrChange>
              </w:rPr>
            </w:pPr>
            <w:ins w:id="5899" w:author="薛媛媛（Grace）" w:date="2025-11-18T13:22:35Z">
              <w:r>
                <w:rPr>
                  <w:rFonts w:hint="default" w:ascii="Arial" w:hAnsi="Arial" w:cs="Arial" w:eastAsiaTheme="minorHAnsi"/>
                  <w:sz w:val="20"/>
                  <w:szCs w:val="20"/>
                  <w:lang w:val="en-GB" w:eastAsia="zh-CN"/>
                  <w:rPrChange w:id="5900" w:author="薛媛媛（Grace）" w:date="2025-11-18T13:55:39Z">
                    <w:rPr>
                      <w:rFonts w:hint="default" w:ascii="Arial" w:hAnsi="Arial" w:cs="Arial" w:eastAsiaTheme="minorHAnsi"/>
                      <w:sz w:val="22"/>
                      <w:szCs w:val="22"/>
                      <w:lang w:val="en-GB" w:eastAsia="zh-CN"/>
                    </w:rPr>
                  </w:rPrChange>
                </w:rPr>
                <w:t>Instruction For Use</w:t>
              </w:r>
            </w:ins>
          </w:p>
          <w:p w14:paraId="55608136">
            <w:pPr>
              <w:rPr>
                <w:ins w:id="5902" w:author="薛媛媛（Grace）" w:date="2025-11-18T13:22:35Z"/>
                <w:rFonts w:hint="default" w:ascii="Arial" w:hAnsi="Arial" w:cs="Arial" w:eastAsiaTheme="minorHAnsi"/>
                <w:sz w:val="20"/>
                <w:szCs w:val="20"/>
                <w:lang w:val="en-GB" w:eastAsia="zh-CN"/>
                <w:rPrChange w:id="5903" w:author="薛媛媛（Grace）" w:date="2025-11-18T13:55:39Z">
                  <w:rPr>
                    <w:ins w:id="5904" w:author="薛媛媛（Grace）" w:date="2025-11-18T13:22:35Z"/>
                    <w:rFonts w:hint="eastAsia" w:ascii="Arial" w:hAnsi="Arial" w:cs="Arial" w:eastAsiaTheme="minorHAnsi"/>
                    <w:sz w:val="22"/>
                    <w:szCs w:val="22"/>
                    <w:lang w:val="en-GB" w:eastAsia="zh-CN"/>
                  </w:rPr>
                </w:rPrChange>
              </w:rPr>
            </w:pPr>
          </w:p>
          <w:p w14:paraId="3DC8533D">
            <w:pPr>
              <w:rPr>
                <w:ins w:id="5905" w:author="薛媛媛（Grace）" w:date="2025-11-18T13:22:35Z"/>
                <w:rFonts w:hint="default" w:ascii="Arial" w:hAnsi="Arial" w:cs="Arial" w:eastAsiaTheme="minorHAnsi"/>
                <w:sz w:val="20"/>
                <w:szCs w:val="20"/>
                <w:lang w:val="en-US" w:eastAsia="zh-CN"/>
                <w:rPrChange w:id="5906" w:author="薛媛媛（Grace）" w:date="2025-11-18T13:55:39Z">
                  <w:rPr>
                    <w:ins w:id="5907" w:author="薛媛媛（Grace）" w:date="2025-11-18T13:22:35Z"/>
                    <w:rFonts w:hint="eastAsia" w:ascii="Arial" w:hAnsi="Arial" w:cs="Arial" w:eastAsiaTheme="minorHAnsi"/>
                    <w:sz w:val="22"/>
                    <w:szCs w:val="22"/>
                    <w:lang w:val="en-US" w:eastAsia="zh-CN"/>
                  </w:rPr>
                </w:rPrChange>
              </w:rPr>
            </w:pPr>
          </w:p>
          <w:p w14:paraId="27B227E9">
            <w:pPr>
              <w:rPr>
                <w:ins w:id="5908" w:author="薛媛媛（Grace）" w:date="2025-11-18T13:22:35Z"/>
                <w:rFonts w:hint="default" w:ascii="Arial" w:hAnsi="Arial" w:cs="Arial" w:eastAsiaTheme="minorEastAsia"/>
                <w:color w:val="auto"/>
                <w:sz w:val="20"/>
                <w:szCs w:val="20"/>
                <w:lang w:val="en-US" w:eastAsia="zh-CN"/>
                <w:rPrChange w:id="5909" w:author="薛媛媛（Grace）" w:date="2025-11-18T13:55:39Z">
                  <w:rPr>
                    <w:ins w:id="5910" w:author="薛媛媛（Grace）" w:date="2025-11-18T13:22:35Z"/>
                    <w:rFonts w:hint="default" w:cs="Arial" w:eastAsiaTheme="minorEastAsia"/>
                    <w:color w:val="auto"/>
                    <w:sz w:val="22"/>
                    <w:szCs w:val="22"/>
                    <w:lang w:val="en-US" w:eastAsia="zh-CN"/>
                  </w:rPr>
                </w:rPrChange>
              </w:rPr>
            </w:pPr>
          </w:p>
          <w:p w14:paraId="423E1D79">
            <w:pPr>
              <w:rPr>
                <w:ins w:id="5911" w:author="薛媛媛（Grace）" w:date="2025-11-18T13:22:35Z"/>
                <w:rFonts w:hint="default" w:ascii="Arial" w:hAnsi="Arial" w:eastAsia="宋体" w:cs="Arial"/>
                <w:sz w:val="20"/>
                <w:szCs w:val="20"/>
                <w:lang w:val="en-GB" w:eastAsia="zh-CN" w:bidi="ar-SA"/>
                <w:rPrChange w:id="5912" w:author="薛媛媛（Grace）" w:date="2025-11-18T13:55:33Z">
                  <w:rPr>
                    <w:ins w:id="5913" w:author="薛媛媛（Grace）" w:date="2025-11-18T13:22:35Z"/>
                    <w:rFonts w:hint="default" w:ascii="Arial" w:hAnsi="Arial" w:eastAsia="宋体" w:cs="Arial"/>
                    <w:sz w:val="20"/>
                    <w:szCs w:val="20"/>
                    <w:lang w:val="en-GB" w:eastAsia="zh-CN" w:bidi="ar-SA"/>
                  </w:rPr>
                </w:rPrChange>
              </w:rPr>
            </w:pPr>
          </w:p>
        </w:tc>
        <w:tc>
          <w:tcPr>
            <w:tcW w:w="3078" w:type="dxa"/>
            <w:tcMar>
              <w:top w:w="113" w:type="dxa"/>
              <w:bottom w:w="113" w:type="dxa"/>
            </w:tcMar>
          </w:tcPr>
          <w:p w14:paraId="6793B53B">
            <w:pPr>
              <w:rPr>
                <w:rFonts w:ascii="Arial" w:hAnsi="Arial" w:cs="Arial"/>
                <w:sz w:val="20"/>
                <w:szCs w:val="20"/>
                <w:lang w:val="en-GB"/>
                <w:rPrChange w:id="5914" w:author="薛媛媛（Grace）" w:date="2025-11-18T13:55:33Z">
                  <w:rPr>
                    <w:sz w:val="20"/>
                    <w:szCs w:val="20"/>
                    <w:lang w:val="en-GB"/>
                  </w:rPr>
                </w:rPrChange>
              </w:rPr>
            </w:pPr>
          </w:p>
        </w:tc>
      </w:tr>
      <w:tr w14:paraId="6A5E3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2520C299">
            <w:pPr>
              <w:rPr>
                <w:rFonts w:ascii="Arial" w:hAnsi="Arial" w:cs="Arial"/>
                <w:sz w:val="20"/>
                <w:szCs w:val="20"/>
                <w:lang w:val="en-GB"/>
                <w:rPrChange w:id="5915" w:author="薛媛媛（Grace）" w:date="2025-11-18T13:55:33Z">
                  <w:rPr>
                    <w:sz w:val="20"/>
                    <w:szCs w:val="20"/>
                    <w:lang w:val="en-GB"/>
                  </w:rPr>
                </w:rPrChange>
              </w:rPr>
            </w:pPr>
            <w:r>
              <w:rPr>
                <w:rFonts w:ascii="Arial" w:hAnsi="Arial" w:cs="Arial"/>
                <w:sz w:val="20"/>
                <w:szCs w:val="20"/>
                <w:lang w:val="en-GB"/>
                <w:rPrChange w:id="5916" w:author="薛媛媛（Grace）" w:date="2025-11-18T13:55:33Z">
                  <w:rPr>
                    <w:sz w:val="20"/>
                    <w:szCs w:val="20"/>
                    <w:lang w:val="en-GB"/>
                  </w:rPr>
                </w:rPrChange>
              </w:rPr>
              <w:t xml:space="preserve">23.2.   Information on the label </w:t>
            </w:r>
          </w:p>
          <w:p w14:paraId="05622777">
            <w:pPr>
              <w:rPr>
                <w:rFonts w:ascii="Arial" w:hAnsi="Arial" w:cs="Arial"/>
                <w:sz w:val="20"/>
                <w:szCs w:val="20"/>
                <w:lang w:val="en-GB"/>
                <w:rPrChange w:id="5917" w:author="薛媛媛（Grace）" w:date="2025-11-18T13:55:33Z">
                  <w:rPr>
                    <w:sz w:val="20"/>
                    <w:szCs w:val="20"/>
                    <w:lang w:val="en-GB"/>
                  </w:rPr>
                </w:rPrChange>
              </w:rPr>
            </w:pPr>
            <w:r>
              <w:rPr>
                <w:rFonts w:ascii="Arial" w:hAnsi="Arial" w:cs="Arial"/>
                <w:sz w:val="20"/>
                <w:szCs w:val="20"/>
                <w:lang w:val="en-GB"/>
                <w:rPrChange w:id="5918" w:author="薛媛媛（Grace）" w:date="2025-11-18T13:55:33Z">
                  <w:rPr>
                    <w:sz w:val="20"/>
                    <w:szCs w:val="20"/>
                    <w:lang w:val="en-GB"/>
                  </w:rPr>
                </w:rPrChange>
              </w:rPr>
              <w:t>The label shall bear all of the following particulars:</w:t>
            </w:r>
          </w:p>
          <w:p w14:paraId="6B657414">
            <w:pPr>
              <w:ind w:left="172"/>
              <w:rPr>
                <w:rFonts w:ascii="Arial" w:hAnsi="Arial" w:cs="Arial"/>
                <w:sz w:val="20"/>
                <w:szCs w:val="20"/>
                <w:lang w:val="en-GB"/>
                <w:rPrChange w:id="5919" w:author="薛媛媛（Grace）" w:date="2025-11-18T13:55:33Z">
                  <w:rPr>
                    <w:sz w:val="20"/>
                    <w:szCs w:val="20"/>
                    <w:lang w:val="en-GB"/>
                  </w:rPr>
                </w:rPrChange>
              </w:rPr>
            </w:pPr>
            <w:r>
              <w:rPr>
                <w:rFonts w:ascii="Arial" w:hAnsi="Arial" w:cs="Arial"/>
                <w:sz w:val="20"/>
                <w:szCs w:val="20"/>
                <w:lang w:val="en-GB"/>
                <w:rPrChange w:id="5920" w:author="薛媛媛（Grace）" w:date="2025-11-18T13:55:33Z">
                  <w:rPr>
                    <w:sz w:val="20"/>
                    <w:szCs w:val="20"/>
                    <w:lang w:val="en-GB"/>
                  </w:rPr>
                </w:rPrChange>
              </w:rPr>
              <w:t>(a)  the name or trade name of the device;</w:t>
            </w:r>
            <w:r>
              <w:rPr>
                <w:rFonts w:ascii="Arial" w:hAnsi="Arial" w:cs="Arial"/>
                <w:sz w:val="20"/>
                <w:szCs w:val="20"/>
                <w:rPrChange w:id="5921" w:author="薛媛媛（Grace）" w:date="2025-11-18T13:55:39Z">
                  <w:rPr/>
                </w:rPrChange>
              </w:rPr>
              <w:commentReference w:id="13"/>
            </w:r>
          </w:p>
        </w:tc>
        <w:tc>
          <w:tcPr>
            <w:tcW w:w="1198" w:type="dxa"/>
            <w:shd w:val="clear" w:color="auto" w:fill="auto"/>
            <w:tcMar>
              <w:top w:w="113" w:type="dxa"/>
              <w:bottom w:w="113" w:type="dxa"/>
            </w:tcMar>
            <w:vAlign w:val="top"/>
          </w:tcPr>
          <w:p w14:paraId="7EDB1C47">
            <w:pPr>
              <w:rPr>
                <w:ins w:id="5922" w:author="薛媛媛（Grace）" w:date="2025-11-18T13:24:08Z"/>
                <w:rFonts w:hint="default" w:ascii="Arial" w:hAnsi="Arial" w:cs="Arial" w:eastAsiaTheme="minorHAnsi"/>
                <w:sz w:val="20"/>
                <w:szCs w:val="20"/>
                <w:lang w:val="en-US" w:eastAsia="zh-CN" w:bidi="ar-SA"/>
                <w:rPrChange w:id="5923" w:author="薛媛媛（Grace）" w:date="2025-11-18T13:55:39Z">
                  <w:rPr>
                    <w:ins w:id="5924" w:author="薛媛媛（Grace）" w:date="2025-11-18T13:24:08Z"/>
                    <w:rFonts w:hint="default" w:ascii="Arial" w:hAnsi="Arial" w:cs="Arial" w:eastAsiaTheme="minorHAnsi"/>
                    <w:sz w:val="22"/>
                    <w:szCs w:val="22"/>
                    <w:lang w:val="en-US" w:eastAsia="zh-CN" w:bidi="ar-SA"/>
                  </w:rPr>
                </w:rPrChange>
              </w:rPr>
            </w:pPr>
            <w:ins w:id="5925" w:author="薛媛媛（Grace）" w:date="2025-11-18T13:27:09Z">
              <w:r>
                <w:rPr>
                  <w:rFonts w:hint="default" w:ascii="Arial" w:hAnsi="Arial" w:cs="Arial" w:eastAsiaTheme="minorHAnsi"/>
                  <w:sz w:val="20"/>
                  <w:szCs w:val="20"/>
                  <w:lang w:val="en-GB" w:eastAsia="zh-CN"/>
                  <w:rPrChange w:id="5926"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79BC0045">
            <w:pPr>
              <w:rPr>
                <w:ins w:id="5928" w:author="薛媛媛（Grace）" w:date="2025-11-18T13:27:09Z"/>
                <w:rFonts w:hint="default" w:ascii="Arial" w:hAnsi="Arial" w:cs="Arial"/>
                <w:sz w:val="20"/>
                <w:szCs w:val="20"/>
                <w:lang w:val="en-GB" w:eastAsia="zh-CN"/>
                <w:rPrChange w:id="5929" w:author="薛媛媛（Grace）" w:date="2025-11-18T13:55:39Z">
                  <w:rPr>
                    <w:ins w:id="5930" w:author="薛媛媛（Grace）" w:date="2025-11-18T13:27:09Z"/>
                    <w:rFonts w:hint="eastAsia" w:ascii="Arial" w:hAnsi="Arial" w:cs="Arial"/>
                    <w:sz w:val="22"/>
                    <w:szCs w:val="22"/>
                    <w:lang w:val="en-GB" w:eastAsia="zh-CN"/>
                  </w:rPr>
                </w:rPrChange>
              </w:rPr>
            </w:pPr>
            <w:ins w:id="5931" w:author="薛媛媛（Grace）" w:date="2025-11-18T13:27:09Z">
              <w:r>
                <w:rPr>
                  <w:rFonts w:hint="default" w:ascii="Arial" w:hAnsi="Arial" w:cs="Arial"/>
                  <w:sz w:val="20"/>
                  <w:szCs w:val="20"/>
                  <w:lang w:val="en-GB" w:eastAsia="zh-CN"/>
                  <w:rPrChange w:id="5932" w:author="薛媛媛（Grace）" w:date="2025-11-18T13:55:39Z">
                    <w:rPr>
                      <w:rFonts w:hint="eastAsia" w:ascii="Arial" w:hAnsi="Arial" w:cs="Arial"/>
                      <w:sz w:val="22"/>
                      <w:szCs w:val="22"/>
                      <w:lang w:val="en-GB" w:eastAsia="zh-CN"/>
                    </w:rPr>
                  </w:rPrChange>
                </w:rPr>
                <w:t>EN ISO 15223-1</w:t>
              </w:r>
            </w:ins>
          </w:p>
          <w:p w14:paraId="1EB6EABF">
            <w:pPr>
              <w:rPr>
                <w:ins w:id="5934" w:author="薛媛媛（Grace）" w:date="2025-11-18T13:27:09Z"/>
                <w:rFonts w:hint="default" w:ascii="Arial" w:hAnsi="Arial" w:cs="Arial"/>
                <w:sz w:val="20"/>
                <w:szCs w:val="20"/>
                <w:lang w:val="en-GB" w:eastAsia="zh-CN"/>
                <w:rPrChange w:id="5935" w:author="薛媛媛（Grace）" w:date="2025-11-18T13:55:39Z">
                  <w:rPr>
                    <w:ins w:id="5936" w:author="薛媛媛（Grace）" w:date="2025-11-18T13:27:09Z"/>
                    <w:rFonts w:hint="eastAsia" w:ascii="Arial" w:hAnsi="Arial" w:cs="Arial"/>
                    <w:sz w:val="22"/>
                    <w:szCs w:val="22"/>
                    <w:lang w:val="en-GB" w:eastAsia="zh-CN"/>
                  </w:rPr>
                </w:rPrChange>
              </w:rPr>
            </w:pPr>
            <w:ins w:id="5937" w:author="薛媛媛（Grace）" w:date="2025-11-18T13:27:09Z">
              <w:r>
                <w:rPr>
                  <w:rFonts w:hint="default" w:ascii="Arial" w:hAnsi="Arial" w:cs="Arial"/>
                  <w:sz w:val="20"/>
                  <w:szCs w:val="20"/>
                  <w:lang w:val="en-GB" w:eastAsia="zh-CN"/>
                  <w:rPrChange w:id="5938" w:author="薛媛媛（Grace）" w:date="2025-11-18T13:55:39Z">
                    <w:rPr>
                      <w:rFonts w:hint="eastAsia" w:ascii="Arial" w:hAnsi="Arial" w:cs="Arial"/>
                      <w:sz w:val="22"/>
                      <w:szCs w:val="22"/>
                      <w:lang w:val="en-GB" w:eastAsia="zh-CN"/>
                    </w:rPr>
                  </w:rPrChange>
                </w:rPr>
                <w:t>EN ISO 20417</w:t>
              </w:r>
            </w:ins>
          </w:p>
          <w:p w14:paraId="57F1594A">
            <w:pPr>
              <w:rPr>
                <w:ins w:id="5940" w:author="薛媛媛（Grace）" w:date="2025-11-18T13:27:09Z"/>
                <w:rFonts w:hint="default" w:ascii="Arial" w:hAnsi="Arial" w:cs="Arial" w:eastAsiaTheme="minorHAnsi"/>
                <w:sz w:val="20"/>
                <w:szCs w:val="20"/>
                <w:lang w:val="en-GB" w:eastAsia="zh-CN"/>
                <w:rPrChange w:id="5941" w:author="薛媛媛（Grace）" w:date="2025-11-18T13:55:39Z">
                  <w:rPr>
                    <w:ins w:id="5942" w:author="薛媛媛（Grace）" w:date="2025-11-18T13:27:09Z"/>
                    <w:rFonts w:hint="eastAsia" w:eastAsiaTheme="minorHAnsi"/>
                    <w:sz w:val="22"/>
                    <w:szCs w:val="22"/>
                    <w:lang w:val="en-GB" w:eastAsia="zh-CN"/>
                  </w:rPr>
                </w:rPrChange>
              </w:rPr>
            </w:pPr>
            <w:ins w:id="5943" w:author="薛媛媛（Grace）" w:date="2025-11-18T13:27:09Z">
              <w:r>
                <w:rPr>
                  <w:rFonts w:hint="default" w:ascii="Arial" w:hAnsi="Arial" w:cs="Arial" w:eastAsiaTheme="minorHAnsi"/>
                  <w:sz w:val="20"/>
                  <w:szCs w:val="20"/>
                  <w:lang w:val="en-GB" w:eastAsia="zh-CN"/>
                  <w:rPrChange w:id="5944" w:author="薛媛媛（Grace）" w:date="2025-11-18T13:55:39Z">
                    <w:rPr>
                      <w:rFonts w:hint="eastAsia" w:eastAsiaTheme="minorHAnsi"/>
                      <w:sz w:val="22"/>
                      <w:szCs w:val="22"/>
                      <w:lang w:val="en-GB" w:eastAsia="zh-CN"/>
                    </w:rPr>
                  </w:rPrChange>
                </w:rPr>
                <w:t>EN ISO 11608-1</w:t>
              </w:r>
            </w:ins>
          </w:p>
          <w:p w14:paraId="047BFCF0">
            <w:pPr>
              <w:rPr>
                <w:ins w:id="5946" w:author="薛媛媛（Grace）" w:date="2025-11-18T13:27:09Z"/>
                <w:rFonts w:hint="default" w:ascii="Arial" w:hAnsi="Arial" w:cs="Arial"/>
                <w:sz w:val="20"/>
                <w:szCs w:val="20"/>
                <w:lang w:val="en-GB" w:eastAsia="zh-CN"/>
                <w:rPrChange w:id="5947" w:author="薛媛媛（Grace）" w:date="2025-11-18T13:55:39Z">
                  <w:rPr>
                    <w:ins w:id="5948" w:author="薛媛媛（Grace）" w:date="2025-11-18T13:27:09Z"/>
                    <w:rFonts w:hint="eastAsia" w:ascii="Arial" w:hAnsi="Arial" w:cs="Arial"/>
                    <w:sz w:val="22"/>
                    <w:szCs w:val="22"/>
                    <w:lang w:val="en-GB" w:eastAsia="zh-CN"/>
                  </w:rPr>
                </w:rPrChange>
              </w:rPr>
            </w:pPr>
          </w:p>
          <w:p w14:paraId="604AC182">
            <w:pPr>
              <w:rPr>
                <w:ins w:id="5949" w:author="薛媛媛（Grace）" w:date="2025-11-18T13:24:08Z"/>
                <w:rFonts w:hint="default" w:ascii="Arial" w:hAnsi="Arial" w:cs="Arial" w:eastAsiaTheme="minorHAnsi"/>
                <w:sz w:val="20"/>
                <w:szCs w:val="20"/>
                <w:lang w:val="en-GB" w:eastAsia="zh-CN" w:bidi="ar-SA"/>
                <w:rPrChange w:id="5950" w:author="薛媛媛（Grace）" w:date="2025-11-18T13:55:39Z">
                  <w:rPr>
                    <w:ins w:id="5951" w:author="薛媛媛（Grace）" w:date="2025-11-18T13:24:08Z"/>
                    <w:rFonts w:hint="eastAsia" w:ascii="Arial" w:hAnsi="Arial" w:cs="Arial" w:eastAsiaTheme="minorHAnsi"/>
                    <w:sz w:val="22"/>
                    <w:szCs w:val="22"/>
                    <w:lang w:val="en-GB" w:eastAsia="zh-CN" w:bidi="ar-SA"/>
                  </w:rPr>
                </w:rPrChange>
              </w:rPr>
            </w:pPr>
          </w:p>
        </w:tc>
        <w:tc>
          <w:tcPr>
            <w:tcW w:w="3078" w:type="dxa"/>
            <w:shd w:val="clear" w:color="auto" w:fill="auto"/>
            <w:tcMar>
              <w:top w:w="113" w:type="dxa"/>
              <w:bottom w:w="113" w:type="dxa"/>
            </w:tcMar>
            <w:vAlign w:val="top"/>
          </w:tcPr>
          <w:p w14:paraId="65C686A4">
            <w:pPr>
              <w:rPr>
                <w:ins w:id="5952" w:author="薛媛媛（Grace）" w:date="2025-11-18T13:27:09Z"/>
                <w:rFonts w:hint="default" w:ascii="Arial" w:hAnsi="Arial" w:cs="Arial" w:eastAsiaTheme="minorHAnsi"/>
                <w:sz w:val="20"/>
                <w:szCs w:val="20"/>
                <w:lang w:val="en-GB" w:eastAsia="zh-CN"/>
                <w:rPrChange w:id="5953" w:author="薛媛媛（Grace）" w:date="2025-11-18T13:55:39Z">
                  <w:rPr>
                    <w:ins w:id="5954" w:author="薛媛媛（Grace）" w:date="2025-11-18T13:27:09Z"/>
                    <w:rFonts w:hint="eastAsia" w:ascii="Arial" w:hAnsi="Arial" w:cs="Arial" w:eastAsiaTheme="minorHAnsi"/>
                    <w:sz w:val="22"/>
                    <w:szCs w:val="22"/>
                    <w:lang w:val="en-GB" w:eastAsia="zh-CN"/>
                  </w:rPr>
                </w:rPrChange>
              </w:rPr>
            </w:pPr>
            <w:ins w:id="5955" w:author="薛媛媛（Grace）" w:date="2025-11-18T13:27:09Z">
              <w:r>
                <w:rPr>
                  <w:rFonts w:hint="default" w:ascii="Arial" w:hAnsi="Arial" w:cs="Arial" w:eastAsiaTheme="minorHAnsi"/>
                  <w:sz w:val="20"/>
                  <w:szCs w:val="20"/>
                  <w:lang w:val="en-GB" w:eastAsia="zh-CN"/>
                  <w:rPrChange w:id="5956" w:author="薛媛媛（Grace）" w:date="2025-11-18T13:55:39Z">
                    <w:rPr>
                      <w:rFonts w:hint="eastAsia" w:ascii="Arial" w:hAnsi="Arial" w:cs="Arial" w:eastAsiaTheme="minorHAnsi"/>
                      <w:sz w:val="22"/>
                      <w:szCs w:val="22"/>
                      <w:lang w:val="en-GB" w:eastAsia="zh-CN"/>
                    </w:rPr>
                  </w:rPrChange>
                </w:rPr>
                <w:t xml:space="preserve">Label </w:t>
              </w:r>
            </w:ins>
          </w:p>
          <w:p w14:paraId="17AB8254">
            <w:pPr>
              <w:rPr>
                <w:ins w:id="5958" w:author="薛媛媛（Grace）" w:date="2025-11-18T13:27:09Z"/>
                <w:rFonts w:hint="default" w:ascii="Arial" w:hAnsi="Arial" w:cs="Arial" w:eastAsiaTheme="minorHAnsi"/>
                <w:sz w:val="20"/>
                <w:szCs w:val="20"/>
                <w:lang w:val="en-GB" w:eastAsia="zh-CN"/>
                <w:rPrChange w:id="5959" w:author="薛媛媛（Grace）" w:date="2025-11-18T13:55:39Z">
                  <w:rPr>
                    <w:ins w:id="5960" w:author="薛媛媛（Grace）" w:date="2025-11-18T13:27:09Z"/>
                    <w:rFonts w:hint="default" w:ascii="Arial" w:hAnsi="Arial" w:cs="Arial" w:eastAsiaTheme="minorHAnsi"/>
                    <w:sz w:val="22"/>
                    <w:szCs w:val="22"/>
                    <w:lang w:val="en-GB" w:eastAsia="zh-CN"/>
                  </w:rPr>
                </w:rPrChange>
              </w:rPr>
            </w:pPr>
            <w:ins w:id="5961" w:author="薛媛媛（Grace）" w:date="2025-11-18T13:27:09Z">
              <w:r>
                <w:rPr>
                  <w:rFonts w:hint="default" w:ascii="Arial" w:hAnsi="Arial" w:cs="Arial" w:eastAsiaTheme="minorHAnsi"/>
                  <w:sz w:val="20"/>
                  <w:szCs w:val="20"/>
                  <w:lang w:val="en-GB" w:eastAsia="zh-CN"/>
                  <w:rPrChange w:id="5962" w:author="薛媛媛（Grace）" w:date="2025-11-18T13:55:39Z">
                    <w:rPr>
                      <w:rFonts w:hint="default" w:ascii="Arial" w:hAnsi="Arial" w:cs="Arial" w:eastAsiaTheme="minorHAnsi"/>
                      <w:sz w:val="22"/>
                      <w:szCs w:val="22"/>
                      <w:lang w:val="en-GB" w:eastAsia="zh-CN"/>
                    </w:rPr>
                  </w:rPrChange>
                </w:rPr>
                <w:t>Instruction For Use</w:t>
              </w:r>
            </w:ins>
          </w:p>
          <w:p w14:paraId="137D92C5">
            <w:pPr>
              <w:rPr>
                <w:ins w:id="5964" w:author="薛媛媛（Grace）" w:date="2025-11-18T13:27:09Z"/>
                <w:rFonts w:hint="default" w:ascii="Arial" w:hAnsi="Arial" w:cs="Arial" w:eastAsiaTheme="minorHAnsi"/>
                <w:sz w:val="20"/>
                <w:szCs w:val="20"/>
                <w:lang w:val="en-GB" w:eastAsia="zh-CN"/>
                <w:rPrChange w:id="5965" w:author="薛媛媛（Grace）" w:date="2025-11-18T13:55:39Z">
                  <w:rPr>
                    <w:ins w:id="5966" w:author="薛媛媛（Grace）" w:date="2025-11-18T13:27:09Z"/>
                    <w:rFonts w:hint="eastAsia" w:ascii="Arial" w:hAnsi="Arial" w:cs="Arial" w:eastAsiaTheme="minorHAnsi"/>
                    <w:sz w:val="22"/>
                    <w:szCs w:val="22"/>
                    <w:lang w:val="en-GB" w:eastAsia="zh-CN"/>
                  </w:rPr>
                </w:rPrChange>
              </w:rPr>
            </w:pPr>
          </w:p>
          <w:p w14:paraId="06270E85">
            <w:pPr>
              <w:rPr>
                <w:ins w:id="5967" w:author="薛媛媛（Grace）" w:date="2025-11-18T13:27:09Z"/>
                <w:rFonts w:hint="default" w:ascii="Arial" w:hAnsi="Arial" w:cs="Arial" w:eastAsiaTheme="minorHAnsi"/>
                <w:sz w:val="20"/>
                <w:szCs w:val="20"/>
                <w:lang w:val="en-US" w:eastAsia="zh-CN"/>
                <w:rPrChange w:id="5968" w:author="薛媛媛（Grace）" w:date="2025-11-18T13:55:39Z">
                  <w:rPr>
                    <w:ins w:id="5969" w:author="薛媛媛（Grace）" w:date="2025-11-18T13:27:09Z"/>
                    <w:rFonts w:hint="eastAsia" w:ascii="Arial" w:hAnsi="Arial" w:cs="Arial" w:eastAsiaTheme="minorHAnsi"/>
                    <w:sz w:val="22"/>
                    <w:szCs w:val="22"/>
                    <w:lang w:val="en-US" w:eastAsia="zh-CN"/>
                  </w:rPr>
                </w:rPrChange>
              </w:rPr>
            </w:pPr>
          </w:p>
          <w:p w14:paraId="0EDD200E">
            <w:pPr>
              <w:rPr>
                <w:ins w:id="5970" w:author="薛媛媛（Grace）" w:date="2025-11-18T13:27:09Z"/>
                <w:rFonts w:hint="default" w:ascii="Arial" w:hAnsi="Arial" w:cs="Arial" w:eastAsiaTheme="minorEastAsia"/>
                <w:color w:val="auto"/>
                <w:sz w:val="20"/>
                <w:szCs w:val="20"/>
                <w:lang w:val="en-US" w:eastAsia="zh-CN"/>
                <w:rPrChange w:id="5971" w:author="薛媛媛（Grace）" w:date="2025-11-18T13:55:39Z">
                  <w:rPr>
                    <w:ins w:id="5972" w:author="薛媛媛（Grace）" w:date="2025-11-18T13:27:09Z"/>
                    <w:rFonts w:hint="default" w:cs="Arial" w:eastAsiaTheme="minorEastAsia"/>
                    <w:color w:val="auto"/>
                    <w:sz w:val="22"/>
                    <w:szCs w:val="22"/>
                    <w:lang w:val="en-US" w:eastAsia="zh-CN"/>
                  </w:rPr>
                </w:rPrChange>
              </w:rPr>
            </w:pPr>
          </w:p>
          <w:p w14:paraId="6D779ADA">
            <w:pPr>
              <w:rPr>
                <w:ins w:id="5973" w:author="薛媛媛（Grace）" w:date="2025-11-18T13:24:08Z"/>
                <w:rFonts w:hint="default" w:ascii="Arial" w:hAnsi="Arial" w:eastAsia="宋体" w:cs="Arial"/>
                <w:sz w:val="20"/>
                <w:szCs w:val="20"/>
                <w:lang w:val="en-GB" w:eastAsia="zh-CN" w:bidi="ar-SA"/>
                <w:rPrChange w:id="5974" w:author="薛媛媛（Grace）" w:date="2025-11-18T13:55:33Z">
                  <w:rPr>
                    <w:ins w:id="5975" w:author="薛媛媛（Grace）" w:date="2025-11-18T13:24:08Z"/>
                    <w:rFonts w:hint="default" w:ascii="Arial" w:hAnsi="Arial" w:eastAsia="宋体" w:cs="Arial"/>
                    <w:sz w:val="20"/>
                    <w:szCs w:val="20"/>
                    <w:lang w:val="en-GB" w:eastAsia="zh-CN" w:bidi="ar-SA"/>
                  </w:rPr>
                </w:rPrChange>
              </w:rPr>
            </w:pPr>
          </w:p>
        </w:tc>
        <w:tc>
          <w:tcPr>
            <w:tcW w:w="3078" w:type="dxa"/>
            <w:tcMar>
              <w:top w:w="113" w:type="dxa"/>
              <w:bottom w:w="113" w:type="dxa"/>
            </w:tcMar>
            <w:vAlign w:val="top"/>
          </w:tcPr>
          <w:p w14:paraId="3F31E410">
            <w:pPr>
              <w:rPr>
                <w:rFonts w:ascii="Arial" w:hAnsi="Arial" w:cs="Arial"/>
                <w:sz w:val="20"/>
                <w:szCs w:val="20"/>
                <w:lang w:val="en-GB"/>
                <w:rPrChange w:id="5976" w:author="薛媛媛（Grace）" w:date="2025-11-18T13:55:33Z">
                  <w:rPr>
                    <w:sz w:val="20"/>
                    <w:szCs w:val="20"/>
                    <w:lang w:val="en-GB"/>
                  </w:rPr>
                </w:rPrChange>
              </w:rPr>
            </w:pPr>
            <w:ins w:id="5977" w:author="薛媛媛（Grace）" w:date="2025-11-18T13:27:09Z">
              <w:r>
                <w:rPr>
                  <w:rFonts w:hint="default" w:ascii="Arial" w:hAnsi="Arial" w:cs="Arial" w:eastAsiaTheme="minorHAnsi"/>
                  <w:sz w:val="20"/>
                  <w:szCs w:val="20"/>
                  <w:lang w:val="en-GB" w:eastAsia="zh-CN"/>
                  <w:rPrChange w:id="5978" w:author="薛媛媛（Grace）" w:date="2025-11-18T13:55:39Z">
                    <w:rPr>
                      <w:rFonts w:hint="eastAsia" w:eastAsiaTheme="minorHAnsi"/>
                      <w:sz w:val="22"/>
                      <w:szCs w:val="22"/>
                      <w:lang w:val="en-GB" w:eastAsia="zh-CN"/>
                    </w:rPr>
                  </w:rPrChange>
                </w:rPr>
                <w:t>Yes</w:t>
              </w:r>
            </w:ins>
          </w:p>
        </w:tc>
      </w:tr>
      <w:tr w14:paraId="3B41D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2257D49F">
            <w:pPr>
              <w:ind w:left="171"/>
              <w:rPr>
                <w:rFonts w:ascii="Arial" w:hAnsi="Arial" w:cs="Arial"/>
                <w:sz w:val="20"/>
                <w:szCs w:val="20"/>
                <w:lang w:val="en-GB"/>
                <w:rPrChange w:id="5980" w:author="薛媛媛（Grace）" w:date="2025-11-18T13:55:33Z">
                  <w:rPr>
                    <w:sz w:val="20"/>
                    <w:szCs w:val="20"/>
                    <w:lang w:val="en-GB"/>
                  </w:rPr>
                </w:rPrChange>
              </w:rPr>
            </w:pPr>
            <w:r>
              <w:rPr>
                <w:rFonts w:ascii="Arial" w:hAnsi="Arial" w:cs="Arial"/>
                <w:sz w:val="20"/>
                <w:szCs w:val="20"/>
                <w:lang w:val="en-GB"/>
                <w:rPrChange w:id="5981" w:author="薛媛媛（Grace）" w:date="2025-11-18T13:55:33Z">
                  <w:rPr>
                    <w:sz w:val="20"/>
                    <w:szCs w:val="20"/>
                    <w:lang w:val="en-GB"/>
                  </w:rPr>
                </w:rPrChange>
              </w:rPr>
              <w:t>(b)  the details strictly necessary for a user to identify the device, the contents of the packaging and, where it is not obvious for the user, the intended purpose of the device;</w:t>
            </w:r>
          </w:p>
        </w:tc>
        <w:tc>
          <w:tcPr>
            <w:tcW w:w="1198" w:type="dxa"/>
            <w:shd w:val="clear" w:color="auto" w:fill="auto"/>
            <w:tcMar>
              <w:top w:w="113" w:type="dxa"/>
              <w:bottom w:w="113" w:type="dxa"/>
            </w:tcMar>
            <w:vAlign w:val="top"/>
          </w:tcPr>
          <w:p w14:paraId="4FA805D4">
            <w:pPr>
              <w:rPr>
                <w:ins w:id="5982" w:author="薛媛媛（Grace）" w:date="2025-11-18T13:27:34Z"/>
                <w:rFonts w:hint="default" w:ascii="Arial" w:hAnsi="Arial" w:cs="Arial" w:eastAsiaTheme="minorHAnsi"/>
                <w:sz w:val="20"/>
                <w:szCs w:val="20"/>
                <w:lang w:val="en-GB" w:eastAsia="zh-CN" w:bidi="ar-SA"/>
                <w:rPrChange w:id="5983" w:author="薛媛媛（Grace）" w:date="2025-11-18T13:55:39Z">
                  <w:rPr>
                    <w:ins w:id="5984" w:author="薛媛媛（Grace）" w:date="2025-11-18T13:27:34Z"/>
                    <w:rFonts w:hint="eastAsia" w:ascii="Arial" w:hAnsi="Arial" w:cs="Arial" w:eastAsiaTheme="minorHAnsi"/>
                    <w:sz w:val="22"/>
                    <w:szCs w:val="22"/>
                    <w:lang w:val="en-GB" w:eastAsia="zh-CN" w:bidi="ar-SA"/>
                  </w:rPr>
                </w:rPrChange>
              </w:rPr>
            </w:pPr>
            <w:ins w:id="5985" w:author="薛媛媛（Grace）" w:date="2025-11-18T13:27:34Z">
              <w:r>
                <w:rPr>
                  <w:rFonts w:hint="default" w:ascii="Arial" w:hAnsi="Arial" w:cs="Arial" w:eastAsiaTheme="minorHAnsi"/>
                  <w:sz w:val="20"/>
                  <w:szCs w:val="20"/>
                  <w:lang w:val="en-GB" w:eastAsia="zh-CN"/>
                  <w:rPrChange w:id="5986"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10185133">
            <w:pPr>
              <w:rPr>
                <w:ins w:id="5988" w:author="薛媛媛（Grace）" w:date="2025-11-18T13:27:34Z"/>
                <w:rFonts w:hint="default" w:ascii="Arial" w:hAnsi="Arial" w:cs="Arial"/>
                <w:sz w:val="20"/>
                <w:szCs w:val="20"/>
                <w:lang w:val="en-GB" w:eastAsia="zh-CN"/>
                <w:rPrChange w:id="5989" w:author="薛媛媛（Grace）" w:date="2025-11-18T13:55:39Z">
                  <w:rPr>
                    <w:ins w:id="5990" w:author="薛媛媛（Grace）" w:date="2025-11-18T13:27:34Z"/>
                    <w:rFonts w:hint="eastAsia" w:ascii="Arial" w:hAnsi="Arial" w:cs="Arial"/>
                    <w:sz w:val="22"/>
                    <w:szCs w:val="22"/>
                    <w:lang w:val="en-GB" w:eastAsia="zh-CN"/>
                  </w:rPr>
                </w:rPrChange>
              </w:rPr>
            </w:pPr>
            <w:ins w:id="5991" w:author="薛媛媛（Grace）" w:date="2025-11-18T13:27:34Z">
              <w:r>
                <w:rPr>
                  <w:rFonts w:hint="default" w:ascii="Arial" w:hAnsi="Arial" w:cs="Arial"/>
                  <w:sz w:val="20"/>
                  <w:szCs w:val="20"/>
                  <w:lang w:val="en-GB" w:eastAsia="zh-CN"/>
                  <w:rPrChange w:id="5992" w:author="薛媛媛（Grace）" w:date="2025-11-18T13:55:39Z">
                    <w:rPr>
                      <w:rFonts w:hint="eastAsia" w:ascii="Arial" w:hAnsi="Arial" w:cs="Arial"/>
                      <w:sz w:val="22"/>
                      <w:szCs w:val="22"/>
                      <w:lang w:val="en-GB" w:eastAsia="zh-CN"/>
                    </w:rPr>
                  </w:rPrChange>
                </w:rPr>
                <w:t>EN ISO 15223-1</w:t>
              </w:r>
            </w:ins>
          </w:p>
          <w:p w14:paraId="74ADE1EF">
            <w:pPr>
              <w:rPr>
                <w:ins w:id="5994" w:author="薛媛媛（Grace）" w:date="2025-11-18T13:27:34Z"/>
                <w:rFonts w:hint="default" w:ascii="Arial" w:hAnsi="Arial" w:cs="Arial"/>
                <w:sz w:val="20"/>
                <w:szCs w:val="20"/>
                <w:lang w:val="en-GB" w:eastAsia="zh-CN"/>
                <w:rPrChange w:id="5995" w:author="薛媛媛（Grace）" w:date="2025-11-18T13:55:39Z">
                  <w:rPr>
                    <w:ins w:id="5996" w:author="薛媛媛（Grace）" w:date="2025-11-18T13:27:34Z"/>
                    <w:rFonts w:hint="eastAsia" w:ascii="Arial" w:hAnsi="Arial" w:cs="Arial"/>
                    <w:sz w:val="22"/>
                    <w:szCs w:val="22"/>
                    <w:lang w:val="en-GB" w:eastAsia="zh-CN"/>
                  </w:rPr>
                </w:rPrChange>
              </w:rPr>
            </w:pPr>
            <w:ins w:id="5997" w:author="薛媛媛（Grace）" w:date="2025-11-18T13:27:34Z">
              <w:r>
                <w:rPr>
                  <w:rFonts w:hint="default" w:ascii="Arial" w:hAnsi="Arial" w:cs="Arial"/>
                  <w:sz w:val="20"/>
                  <w:szCs w:val="20"/>
                  <w:lang w:val="en-GB" w:eastAsia="zh-CN"/>
                  <w:rPrChange w:id="5998" w:author="薛媛媛（Grace）" w:date="2025-11-18T13:55:39Z">
                    <w:rPr>
                      <w:rFonts w:hint="eastAsia" w:ascii="Arial" w:hAnsi="Arial" w:cs="Arial"/>
                      <w:sz w:val="22"/>
                      <w:szCs w:val="22"/>
                      <w:lang w:val="en-GB" w:eastAsia="zh-CN"/>
                    </w:rPr>
                  </w:rPrChange>
                </w:rPr>
                <w:t>EN ISO 20417</w:t>
              </w:r>
            </w:ins>
          </w:p>
          <w:p w14:paraId="13073699">
            <w:pPr>
              <w:rPr>
                <w:ins w:id="6000" w:author="薛媛媛（Grace）" w:date="2025-11-18T13:27:34Z"/>
                <w:rFonts w:hint="default" w:ascii="Arial" w:hAnsi="Arial" w:cs="Arial" w:eastAsiaTheme="minorHAnsi"/>
                <w:sz w:val="20"/>
                <w:szCs w:val="20"/>
                <w:lang w:val="en-GB" w:eastAsia="zh-CN"/>
                <w:rPrChange w:id="6001" w:author="薛媛媛（Grace）" w:date="2025-11-18T13:55:39Z">
                  <w:rPr>
                    <w:ins w:id="6002" w:author="薛媛媛（Grace）" w:date="2025-11-18T13:27:34Z"/>
                    <w:rFonts w:hint="eastAsia" w:eastAsiaTheme="minorHAnsi"/>
                    <w:sz w:val="22"/>
                    <w:szCs w:val="22"/>
                    <w:lang w:val="en-GB" w:eastAsia="zh-CN"/>
                  </w:rPr>
                </w:rPrChange>
              </w:rPr>
            </w:pPr>
            <w:ins w:id="6003" w:author="薛媛媛（Grace）" w:date="2025-11-18T13:27:34Z">
              <w:r>
                <w:rPr>
                  <w:rFonts w:hint="default" w:ascii="Arial" w:hAnsi="Arial" w:cs="Arial" w:eastAsiaTheme="minorHAnsi"/>
                  <w:sz w:val="20"/>
                  <w:szCs w:val="20"/>
                  <w:lang w:val="en-GB" w:eastAsia="zh-CN"/>
                  <w:rPrChange w:id="6004" w:author="薛媛媛（Grace）" w:date="2025-11-18T13:55:39Z">
                    <w:rPr>
                      <w:rFonts w:hint="eastAsia" w:eastAsiaTheme="minorHAnsi"/>
                      <w:sz w:val="22"/>
                      <w:szCs w:val="22"/>
                      <w:lang w:val="en-GB" w:eastAsia="zh-CN"/>
                    </w:rPr>
                  </w:rPrChange>
                </w:rPr>
                <w:t>EN ISO 11608-1</w:t>
              </w:r>
            </w:ins>
          </w:p>
          <w:p w14:paraId="4D99FF05">
            <w:pPr>
              <w:rPr>
                <w:ins w:id="6006" w:author="薛媛媛（Grace）" w:date="2025-11-18T13:27:34Z"/>
                <w:rFonts w:hint="default" w:ascii="Arial" w:hAnsi="Arial" w:cs="Arial"/>
                <w:sz w:val="20"/>
                <w:szCs w:val="20"/>
                <w:lang w:val="en-GB" w:eastAsia="zh-CN"/>
                <w:rPrChange w:id="6007" w:author="薛媛媛（Grace）" w:date="2025-11-18T13:55:39Z">
                  <w:rPr>
                    <w:ins w:id="6008" w:author="薛媛媛（Grace）" w:date="2025-11-18T13:27:34Z"/>
                    <w:rFonts w:hint="eastAsia" w:ascii="Arial" w:hAnsi="Arial" w:cs="Arial"/>
                    <w:sz w:val="22"/>
                    <w:szCs w:val="22"/>
                    <w:lang w:val="en-GB" w:eastAsia="zh-CN"/>
                  </w:rPr>
                </w:rPrChange>
              </w:rPr>
            </w:pPr>
          </w:p>
          <w:p w14:paraId="18E34C41">
            <w:pPr>
              <w:rPr>
                <w:ins w:id="6009" w:author="薛媛媛（Grace）" w:date="2025-11-18T13:27:34Z"/>
                <w:rFonts w:hint="default" w:ascii="Arial" w:hAnsi="Arial" w:cs="Arial" w:eastAsiaTheme="minorHAnsi"/>
                <w:sz w:val="20"/>
                <w:szCs w:val="20"/>
                <w:lang w:val="en-GB" w:eastAsia="zh-CN" w:bidi="ar-SA"/>
                <w:rPrChange w:id="6010" w:author="薛媛媛（Grace）" w:date="2025-11-18T13:55:39Z">
                  <w:rPr>
                    <w:ins w:id="6011" w:author="薛媛媛（Grace）" w:date="2025-11-18T13:27:34Z"/>
                    <w:rFonts w:hint="eastAsia" w:ascii="Arial" w:hAnsi="Arial" w:cs="Arial" w:eastAsiaTheme="minorHAnsi"/>
                    <w:sz w:val="22"/>
                    <w:szCs w:val="22"/>
                    <w:lang w:val="en-GB" w:eastAsia="zh-CN" w:bidi="ar-SA"/>
                  </w:rPr>
                </w:rPrChange>
              </w:rPr>
            </w:pPr>
          </w:p>
        </w:tc>
        <w:tc>
          <w:tcPr>
            <w:tcW w:w="3078" w:type="dxa"/>
            <w:shd w:val="clear" w:color="auto" w:fill="auto"/>
            <w:tcMar>
              <w:top w:w="113" w:type="dxa"/>
              <w:bottom w:w="113" w:type="dxa"/>
            </w:tcMar>
            <w:vAlign w:val="top"/>
          </w:tcPr>
          <w:p w14:paraId="50A956BA">
            <w:pPr>
              <w:rPr>
                <w:ins w:id="6012" w:author="薛媛媛（Grace）" w:date="2025-11-18T13:27:34Z"/>
                <w:rFonts w:hint="default" w:ascii="Arial" w:hAnsi="Arial" w:cs="Arial" w:eastAsiaTheme="minorHAnsi"/>
                <w:sz w:val="20"/>
                <w:szCs w:val="20"/>
                <w:lang w:val="en-GB" w:eastAsia="zh-CN"/>
                <w:rPrChange w:id="6013" w:author="薛媛媛（Grace）" w:date="2025-11-18T13:55:39Z">
                  <w:rPr>
                    <w:ins w:id="6014" w:author="薛媛媛（Grace）" w:date="2025-11-18T13:27:34Z"/>
                    <w:rFonts w:hint="eastAsia" w:ascii="Arial" w:hAnsi="Arial" w:cs="Arial" w:eastAsiaTheme="minorHAnsi"/>
                    <w:sz w:val="22"/>
                    <w:szCs w:val="22"/>
                    <w:lang w:val="en-GB" w:eastAsia="zh-CN"/>
                  </w:rPr>
                </w:rPrChange>
              </w:rPr>
            </w:pPr>
            <w:ins w:id="6015" w:author="薛媛媛（Grace）" w:date="2025-11-18T13:27:34Z">
              <w:r>
                <w:rPr>
                  <w:rFonts w:hint="default" w:ascii="Arial" w:hAnsi="Arial" w:cs="Arial" w:eastAsiaTheme="minorHAnsi"/>
                  <w:sz w:val="20"/>
                  <w:szCs w:val="20"/>
                  <w:lang w:val="en-GB" w:eastAsia="zh-CN"/>
                  <w:rPrChange w:id="6016" w:author="薛媛媛（Grace）" w:date="2025-11-18T13:55:39Z">
                    <w:rPr>
                      <w:rFonts w:hint="eastAsia" w:ascii="Arial" w:hAnsi="Arial" w:cs="Arial" w:eastAsiaTheme="minorHAnsi"/>
                      <w:sz w:val="22"/>
                      <w:szCs w:val="22"/>
                      <w:lang w:val="en-GB" w:eastAsia="zh-CN"/>
                    </w:rPr>
                  </w:rPrChange>
                </w:rPr>
                <w:t xml:space="preserve">Label </w:t>
              </w:r>
            </w:ins>
          </w:p>
          <w:p w14:paraId="3DF17DCE">
            <w:pPr>
              <w:rPr>
                <w:ins w:id="6018" w:author="薛媛媛（Grace）" w:date="2025-11-18T13:27:34Z"/>
                <w:rFonts w:hint="default" w:ascii="Arial" w:hAnsi="Arial" w:cs="Arial" w:eastAsiaTheme="minorHAnsi"/>
                <w:sz w:val="20"/>
                <w:szCs w:val="20"/>
                <w:lang w:val="en-GB" w:eastAsia="zh-CN"/>
                <w:rPrChange w:id="6019" w:author="薛媛媛（Grace）" w:date="2025-11-18T13:55:39Z">
                  <w:rPr>
                    <w:ins w:id="6020" w:author="薛媛媛（Grace）" w:date="2025-11-18T13:27:34Z"/>
                    <w:rFonts w:hint="default" w:ascii="Arial" w:hAnsi="Arial" w:cs="Arial" w:eastAsiaTheme="minorHAnsi"/>
                    <w:sz w:val="22"/>
                    <w:szCs w:val="22"/>
                    <w:lang w:val="en-GB" w:eastAsia="zh-CN"/>
                  </w:rPr>
                </w:rPrChange>
              </w:rPr>
            </w:pPr>
            <w:ins w:id="6021" w:author="薛媛媛（Grace）" w:date="2025-11-18T13:27:34Z">
              <w:r>
                <w:rPr>
                  <w:rFonts w:hint="default" w:ascii="Arial" w:hAnsi="Arial" w:cs="Arial" w:eastAsiaTheme="minorHAnsi"/>
                  <w:sz w:val="20"/>
                  <w:szCs w:val="20"/>
                  <w:lang w:val="en-GB" w:eastAsia="zh-CN"/>
                  <w:rPrChange w:id="6022" w:author="薛媛媛（Grace）" w:date="2025-11-18T13:55:39Z">
                    <w:rPr>
                      <w:rFonts w:hint="default" w:ascii="Arial" w:hAnsi="Arial" w:cs="Arial" w:eastAsiaTheme="minorHAnsi"/>
                      <w:sz w:val="22"/>
                      <w:szCs w:val="22"/>
                      <w:lang w:val="en-GB" w:eastAsia="zh-CN"/>
                    </w:rPr>
                  </w:rPrChange>
                </w:rPr>
                <w:t>Instruction For Use</w:t>
              </w:r>
            </w:ins>
          </w:p>
          <w:p w14:paraId="7917F964">
            <w:pPr>
              <w:rPr>
                <w:ins w:id="6024" w:author="薛媛媛（Grace）" w:date="2025-11-18T13:27:34Z"/>
                <w:rFonts w:hint="default" w:ascii="Arial" w:hAnsi="Arial" w:cs="Arial" w:eastAsiaTheme="minorHAnsi"/>
                <w:sz w:val="20"/>
                <w:szCs w:val="20"/>
                <w:lang w:val="en-GB" w:eastAsia="zh-CN"/>
                <w:rPrChange w:id="6025" w:author="薛媛媛（Grace）" w:date="2025-11-18T13:55:39Z">
                  <w:rPr>
                    <w:ins w:id="6026" w:author="薛媛媛（Grace）" w:date="2025-11-18T13:27:34Z"/>
                    <w:rFonts w:hint="eastAsia" w:ascii="Arial" w:hAnsi="Arial" w:cs="Arial" w:eastAsiaTheme="minorHAnsi"/>
                    <w:sz w:val="22"/>
                    <w:szCs w:val="22"/>
                    <w:lang w:val="en-GB" w:eastAsia="zh-CN"/>
                  </w:rPr>
                </w:rPrChange>
              </w:rPr>
            </w:pPr>
          </w:p>
          <w:p w14:paraId="460ECB2E">
            <w:pPr>
              <w:rPr>
                <w:ins w:id="6027" w:author="薛媛媛（Grace）" w:date="2025-11-18T13:27:34Z"/>
                <w:rFonts w:hint="default" w:ascii="Arial" w:hAnsi="Arial" w:cs="Arial" w:eastAsiaTheme="minorHAnsi"/>
                <w:sz w:val="20"/>
                <w:szCs w:val="20"/>
                <w:lang w:val="en-US" w:eastAsia="zh-CN"/>
                <w:rPrChange w:id="6028" w:author="薛媛媛（Grace）" w:date="2025-11-18T13:55:39Z">
                  <w:rPr>
                    <w:ins w:id="6029" w:author="薛媛媛（Grace）" w:date="2025-11-18T13:27:34Z"/>
                    <w:rFonts w:hint="eastAsia" w:ascii="Arial" w:hAnsi="Arial" w:cs="Arial" w:eastAsiaTheme="minorHAnsi"/>
                    <w:sz w:val="22"/>
                    <w:szCs w:val="22"/>
                    <w:lang w:val="en-US" w:eastAsia="zh-CN"/>
                  </w:rPr>
                </w:rPrChange>
              </w:rPr>
            </w:pPr>
          </w:p>
          <w:p w14:paraId="0AA977F9">
            <w:pPr>
              <w:rPr>
                <w:ins w:id="6030" w:author="薛媛媛（Grace）" w:date="2025-11-18T13:27:34Z"/>
                <w:rFonts w:hint="default" w:ascii="Arial" w:hAnsi="Arial" w:cs="Arial" w:eastAsiaTheme="minorEastAsia"/>
                <w:color w:val="auto"/>
                <w:sz w:val="20"/>
                <w:szCs w:val="20"/>
                <w:lang w:val="en-US" w:eastAsia="zh-CN"/>
                <w:rPrChange w:id="6031" w:author="薛媛媛（Grace）" w:date="2025-11-18T13:55:39Z">
                  <w:rPr>
                    <w:ins w:id="6032" w:author="薛媛媛（Grace）" w:date="2025-11-18T13:27:34Z"/>
                    <w:rFonts w:hint="default" w:cs="Arial" w:eastAsiaTheme="minorEastAsia"/>
                    <w:color w:val="auto"/>
                    <w:sz w:val="22"/>
                    <w:szCs w:val="22"/>
                    <w:lang w:val="en-US" w:eastAsia="zh-CN"/>
                  </w:rPr>
                </w:rPrChange>
              </w:rPr>
            </w:pPr>
          </w:p>
          <w:p w14:paraId="4B3BDEC3">
            <w:pPr>
              <w:rPr>
                <w:ins w:id="6033" w:author="薛媛媛（Grace）" w:date="2025-11-18T13:27:34Z"/>
                <w:rFonts w:hint="default" w:ascii="Arial" w:hAnsi="Arial" w:eastAsia="宋体" w:cs="Arial"/>
                <w:sz w:val="20"/>
                <w:szCs w:val="20"/>
                <w:lang w:val="en-GB" w:eastAsia="zh-CN" w:bidi="ar-SA"/>
                <w:rPrChange w:id="6034" w:author="薛媛媛（Grace）" w:date="2025-11-18T13:55:33Z">
                  <w:rPr>
                    <w:ins w:id="6035" w:author="薛媛媛（Grace）" w:date="2025-11-18T13:27:34Z"/>
                    <w:rFonts w:hint="default" w:ascii="Arial" w:hAnsi="Arial" w:eastAsia="宋体" w:cs="Arial"/>
                    <w:sz w:val="20"/>
                    <w:szCs w:val="20"/>
                    <w:lang w:val="en-GB" w:eastAsia="zh-CN" w:bidi="ar-SA"/>
                  </w:rPr>
                </w:rPrChange>
              </w:rPr>
            </w:pPr>
          </w:p>
        </w:tc>
        <w:tc>
          <w:tcPr>
            <w:tcW w:w="3078" w:type="dxa"/>
            <w:tcMar>
              <w:top w:w="113" w:type="dxa"/>
              <w:bottom w:w="113" w:type="dxa"/>
            </w:tcMar>
          </w:tcPr>
          <w:p w14:paraId="4BD299E7">
            <w:pPr>
              <w:rPr>
                <w:rFonts w:ascii="Arial" w:hAnsi="Arial" w:cs="Arial"/>
                <w:sz w:val="20"/>
                <w:szCs w:val="20"/>
                <w:lang w:val="en-GB"/>
                <w:rPrChange w:id="6036" w:author="薛媛媛（Grace）" w:date="2025-11-18T13:55:33Z">
                  <w:rPr>
                    <w:sz w:val="20"/>
                    <w:szCs w:val="20"/>
                    <w:lang w:val="en-GB"/>
                  </w:rPr>
                </w:rPrChange>
              </w:rPr>
            </w:pPr>
          </w:p>
        </w:tc>
      </w:tr>
      <w:tr w14:paraId="60AEE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00122A8C">
            <w:pPr>
              <w:ind w:left="171"/>
              <w:rPr>
                <w:rFonts w:ascii="Arial" w:hAnsi="Arial" w:cs="Arial"/>
                <w:sz w:val="20"/>
                <w:szCs w:val="20"/>
                <w:lang w:val="en-GB"/>
                <w:rPrChange w:id="6037" w:author="薛媛媛（Grace）" w:date="2025-11-18T13:55:33Z">
                  <w:rPr>
                    <w:sz w:val="20"/>
                    <w:szCs w:val="20"/>
                    <w:lang w:val="en-GB"/>
                  </w:rPr>
                </w:rPrChange>
              </w:rPr>
            </w:pPr>
            <w:r>
              <w:rPr>
                <w:rFonts w:ascii="Arial" w:hAnsi="Arial" w:cs="Arial"/>
                <w:sz w:val="20"/>
                <w:szCs w:val="20"/>
                <w:lang w:val="en-GB"/>
                <w:rPrChange w:id="6038" w:author="薛媛媛（Grace）" w:date="2025-11-18T13:55:33Z">
                  <w:rPr>
                    <w:sz w:val="20"/>
                    <w:szCs w:val="20"/>
                    <w:lang w:val="en-GB"/>
                  </w:rPr>
                </w:rPrChange>
              </w:rPr>
              <w:t>(c)  the name, registered trade name or registered trade mark of the manufacturer and the address of its registered place of business;</w:t>
            </w:r>
          </w:p>
        </w:tc>
        <w:tc>
          <w:tcPr>
            <w:tcW w:w="1198" w:type="dxa"/>
            <w:shd w:val="clear" w:color="auto" w:fill="auto"/>
            <w:tcMar>
              <w:top w:w="113" w:type="dxa"/>
              <w:bottom w:w="113" w:type="dxa"/>
            </w:tcMar>
            <w:vAlign w:val="top"/>
          </w:tcPr>
          <w:p w14:paraId="27320F4D">
            <w:pPr>
              <w:rPr>
                <w:ins w:id="6039" w:author="薛媛媛（Grace）" w:date="2025-11-18T13:29:31Z"/>
                <w:rFonts w:hint="default" w:ascii="Arial" w:hAnsi="Arial" w:cs="Arial" w:eastAsiaTheme="minorHAnsi"/>
                <w:sz w:val="20"/>
                <w:szCs w:val="20"/>
                <w:lang w:val="en-GB" w:eastAsia="zh-CN" w:bidi="ar-SA"/>
                <w:rPrChange w:id="6040" w:author="薛媛媛（Grace）" w:date="2025-11-18T13:55:39Z">
                  <w:rPr>
                    <w:ins w:id="6041" w:author="薛媛媛（Grace）" w:date="2025-11-18T13:29:31Z"/>
                    <w:rFonts w:hint="eastAsia" w:ascii="Arial" w:hAnsi="Arial" w:cs="Arial" w:eastAsiaTheme="minorHAnsi"/>
                    <w:sz w:val="22"/>
                    <w:szCs w:val="22"/>
                    <w:lang w:val="en-GB" w:eastAsia="zh-CN" w:bidi="ar-SA"/>
                  </w:rPr>
                </w:rPrChange>
              </w:rPr>
            </w:pPr>
            <w:ins w:id="6042" w:author="薛媛媛（Grace）" w:date="2025-11-18T13:29:31Z">
              <w:r>
                <w:rPr>
                  <w:rFonts w:hint="default" w:ascii="Arial" w:hAnsi="Arial" w:cs="Arial" w:eastAsiaTheme="minorHAnsi"/>
                  <w:sz w:val="20"/>
                  <w:szCs w:val="20"/>
                  <w:lang w:val="en-GB" w:eastAsia="zh-CN"/>
                  <w:rPrChange w:id="6043"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2B9A0F12">
            <w:pPr>
              <w:rPr>
                <w:ins w:id="6045" w:author="薛媛媛（Grace）" w:date="2025-11-18T13:29:31Z"/>
                <w:rFonts w:hint="default" w:ascii="Arial" w:hAnsi="Arial" w:cs="Arial"/>
                <w:sz w:val="20"/>
                <w:szCs w:val="20"/>
                <w:lang w:val="en-GB" w:eastAsia="zh-CN"/>
                <w:rPrChange w:id="6046" w:author="薛媛媛（Grace）" w:date="2025-11-18T13:55:39Z">
                  <w:rPr>
                    <w:ins w:id="6047" w:author="薛媛媛（Grace）" w:date="2025-11-18T13:29:31Z"/>
                    <w:rFonts w:hint="eastAsia" w:ascii="Arial" w:hAnsi="Arial" w:cs="Arial"/>
                    <w:sz w:val="22"/>
                    <w:szCs w:val="22"/>
                    <w:lang w:val="en-GB" w:eastAsia="zh-CN"/>
                  </w:rPr>
                </w:rPrChange>
              </w:rPr>
            </w:pPr>
            <w:ins w:id="6048" w:author="薛媛媛（Grace）" w:date="2025-11-18T13:29:31Z">
              <w:r>
                <w:rPr>
                  <w:rFonts w:hint="default" w:ascii="Arial" w:hAnsi="Arial" w:cs="Arial"/>
                  <w:sz w:val="20"/>
                  <w:szCs w:val="20"/>
                  <w:lang w:val="en-GB" w:eastAsia="zh-CN"/>
                  <w:rPrChange w:id="6049" w:author="薛媛媛（Grace）" w:date="2025-11-18T13:55:39Z">
                    <w:rPr>
                      <w:rFonts w:hint="eastAsia" w:ascii="Arial" w:hAnsi="Arial" w:cs="Arial"/>
                      <w:sz w:val="22"/>
                      <w:szCs w:val="22"/>
                      <w:lang w:val="en-GB" w:eastAsia="zh-CN"/>
                    </w:rPr>
                  </w:rPrChange>
                </w:rPr>
                <w:t>EN ISO 15223-1</w:t>
              </w:r>
            </w:ins>
          </w:p>
          <w:p w14:paraId="0DB9722E">
            <w:pPr>
              <w:rPr>
                <w:ins w:id="6051" w:author="薛媛媛（Grace）" w:date="2025-11-18T13:29:31Z"/>
                <w:rFonts w:hint="default" w:ascii="Arial" w:hAnsi="Arial" w:cs="Arial"/>
                <w:sz w:val="20"/>
                <w:szCs w:val="20"/>
                <w:lang w:val="en-GB" w:eastAsia="zh-CN"/>
                <w:rPrChange w:id="6052" w:author="薛媛媛（Grace）" w:date="2025-11-18T13:55:39Z">
                  <w:rPr>
                    <w:ins w:id="6053" w:author="薛媛媛（Grace）" w:date="2025-11-18T13:29:31Z"/>
                    <w:rFonts w:hint="eastAsia" w:ascii="Arial" w:hAnsi="Arial" w:cs="Arial"/>
                    <w:sz w:val="22"/>
                    <w:szCs w:val="22"/>
                    <w:lang w:val="en-GB" w:eastAsia="zh-CN"/>
                  </w:rPr>
                </w:rPrChange>
              </w:rPr>
            </w:pPr>
            <w:ins w:id="6054" w:author="薛媛媛（Grace）" w:date="2025-11-18T13:29:31Z">
              <w:r>
                <w:rPr>
                  <w:rFonts w:hint="default" w:ascii="Arial" w:hAnsi="Arial" w:cs="Arial"/>
                  <w:sz w:val="20"/>
                  <w:szCs w:val="20"/>
                  <w:lang w:val="en-GB" w:eastAsia="zh-CN"/>
                  <w:rPrChange w:id="6055" w:author="薛媛媛（Grace）" w:date="2025-11-18T13:55:39Z">
                    <w:rPr>
                      <w:rFonts w:hint="eastAsia" w:ascii="Arial" w:hAnsi="Arial" w:cs="Arial"/>
                      <w:sz w:val="22"/>
                      <w:szCs w:val="22"/>
                      <w:lang w:val="en-GB" w:eastAsia="zh-CN"/>
                    </w:rPr>
                  </w:rPrChange>
                </w:rPr>
                <w:t>EN ISO 20417</w:t>
              </w:r>
            </w:ins>
          </w:p>
          <w:p w14:paraId="54840022">
            <w:pPr>
              <w:rPr>
                <w:ins w:id="6057" w:author="薛媛媛（Grace）" w:date="2025-11-18T13:29:31Z"/>
                <w:rFonts w:hint="default" w:ascii="Arial" w:hAnsi="Arial" w:cs="Arial" w:eastAsiaTheme="minorHAnsi"/>
                <w:sz w:val="20"/>
                <w:szCs w:val="20"/>
                <w:lang w:val="en-GB" w:eastAsia="zh-CN"/>
                <w:rPrChange w:id="6058" w:author="薛媛媛（Grace）" w:date="2025-11-18T13:55:39Z">
                  <w:rPr>
                    <w:ins w:id="6059" w:author="薛媛媛（Grace）" w:date="2025-11-18T13:29:31Z"/>
                    <w:rFonts w:hint="eastAsia" w:eastAsiaTheme="minorHAnsi"/>
                    <w:sz w:val="22"/>
                    <w:szCs w:val="22"/>
                    <w:lang w:val="en-GB" w:eastAsia="zh-CN"/>
                  </w:rPr>
                </w:rPrChange>
              </w:rPr>
            </w:pPr>
            <w:ins w:id="6060" w:author="薛媛媛（Grace）" w:date="2025-11-18T13:29:31Z">
              <w:r>
                <w:rPr>
                  <w:rFonts w:hint="default" w:ascii="Arial" w:hAnsi="Arial" w:cs="Arial" w:eastAsiaTheme="minorHAnsi"/>
                  <w:sz w:val="20"/>
                  <w:szCs w:val="20"/>
                  <w:lang w:val="en-GB" w:eastAsia="zh-CN"/>
                  <w:rPrChange w:id="6061" w:author="薛媛媛（Grace）" w:date="2025-11-18T13:55:39Z">
                    <w:rPr>
                      <w:rFonts w:hint="eastAsia" w:eastAsiaTheme="minorHAnsi"/>
                      <w:sz w:val="22"/>
                      <w:szCs w:val="22"/>
                      <w:lang w:val="en-GB" w:eastAsia="zh-CN"/>
                    </w:rPr>
                  </w:rPrChange>
                </w:rPr>
                <w:t>EN ISO 11608-1</w:t>
              </w:r>
            </w:ins>
          </w:p>
          <w:p w14:paraId="31816600">
            <w:pPr>
              <w:rPr>
                <w:ins w:id="6063" w:author="薛媛媛（Grace）" w:date="2025-11-18T13:29:31Z"/>
                <w:rFonts w:hint="default" w:ascii="Arial" w:hAnsi="Arial" w:cs="Arial"/>
                <w:sz w:val="20"/>
                <w:szCs w:val="20"/>
                <w:lang w:val="en-GB" w:eastAsia="zh-CN"/>
                <w:rPrChange w:id="6064" w:author="薛媛媛（Grace）" w:date="2025-11-18T13:55:39Z">
                  <w:rPr>
                    <w:ins w:id="6065" w:author="薛媛媛（Grace）" w:date="2025-11-18T13:29:31Z"/>
                    <w:rFonts w:hint="eastAsia" w:ascii="Arial" w:hAnsi="Arial" w:cs="Arial"/>
                    <w:sz w:val="22"/>
                    <w:szCs w:val="22"/>
                    <w:lang w:val="en-GB" w:eastAsia="zh-CN"/>
                  </w:rPr>
                </w:rPrChange>
              </w:rPr>
            </w:pPr>
          </w:p>
          <w:p w14:paraId="78AAC432">
            <w:pPr>
              <w:rPr>
                <w:ins w:id="6066" w:author="薛媛媛（Grace）" w:date="2025-11-18T13:29:31Z"/>
                <w:rFonts w:hint="default" w:ascii="Arial" w:hAnsi="Arial" w:cs="Arial" w:eastAsiaTheme="minorHAnsi"/>
                <w:sz w:val="20"/>
                <w:szCs w:val="20"/>
                <w:lang w:val="en-GB" w:eastAsia="zh-CN" w:bidi="ar-SA"/>
                <w:rPrChange w:id="6067" w:author="薛媛媛（Grace）" w:date="2025-11-18T13:55:39Z">
                  <w:rPr>
                    <w:ins w:id="6068" w:author="薛媛媛（Grace）" w:date="2025-11-18T13:29:31Z"/>
                    <w:rFonts w:hint="eastAsia" w:ascii="Arial" w:hAnsi="Arial" w:cs="Arial" w:eastAsiaTheme="minorHAnsi"/>
                    <w:sz w:val="22"/>
                    <w:szCs w:val="22"/>
                    <w:lang w:val="en-GB" w:eastAsia="zh-CN" w:bidi="ar-SA"/>
                  </w:rPr>
                </w:rPrChange>
              </w:rPr>
            </w:pPr>
          </w:p>
        </w:tc>
        <w:tc>
          <w:tcPr>
            <w:tcW w:w="3078" w:type="dxa"/>
            <w:shd w:val="clear" w:color="auto" w:fill="auto"/>
            <w:tcMar>
              <w:top w:w="113" w:type="dxa"/>
              <w:bottom w:w="113" w:type="dxa"/>
            </w:tcMar>
            <w:vAlign w:val="top"/>
          </w:tcPr>
          <w:p w14:paraId="09988CB6">
            <w:pPr>
              <w:rPr>
                <w:ins w:id="6069" w:author="薛媛媛（Grace）" w:date="2025-11-18T13:29:31Z"/>
                <w:rFonts w:hint="default" w:ascii="Arial" w:hAnsi="Arial" w:cs="Arial" w:eastAsiaTheme="minorHAnsi"/>
                <w:sz w:val="20"/>
                <w:szCs w:val="20"/>
                <w:lang w:val="en-GB" w:eastAsia="zh-CN"/>
                <w:rPrChange w:id="6070" w:author="薛媛媛（Grace）" w:date="2025-11-18T13:55:39Z">
                  <w:rPr>
                    <w:ins w:id="6071" w:author="薛媛媛（Grace）" w:date="2025-11-18T13:29:31Z"/>
                    <w:rFonts w:hint="eastAsia" w:ascii="Arial" w:hAnsi="Arial" w:cs="Arial" w:eastAsiaTheme="minorHAnsi"/>
                    <w:sz w:val="22"/>
                    <w:szCs w:val="22"/>
                    <w:lang w:val="en-GB" w:eastAsia="zh-CN"/>
                  </w:rPr>
                </w:rPrChange>
              </w:rPr>
            </w:pPr>
            <w:ins w:id="6072" w:author="薛媛媛（Grace）" w:date="2025-11-18T13:29:31Z">
              <w:r>
                <w:rPr>
                  <w:rFonts w:hint="default" w:ascii="Arial" w:hAnsi="Arial" w:cs="Arial" w:eastAsiaTheme="minorHAnsi"/>
                  <w:sz w:val="20"/>
                  <w:szCs w:val="20"/>
                  <w:lang w:val="en-GB" w:eastAsia="zh-CN"/>
                  <w:rPrChange w:id="6073" w:author="薛媛媛（Grace）" w:date="2025-11-18T13:55:39Z">
                    <w:rPr>
                      <w:rFonts w:hint="eastAsia" w:ascii="Arial" w:hAnsi="Arial" w:cs="Arial" w:eastAsiaTheme="minorHAnsi"/>
                      <w:sz w:val="22"/>
                      <w:szCs w:val="22"/>
                      <w:lang w:val="en-GB" w:eastAsia="zh-CN"/>
                    </w:rPr>
                  </w:rPrChange>
                </w:rPr>
                <w:t xml:space="preserve">Label </w:t>
              </w:r>
            </w:ins>
          </w:p>
          <w:p w14:paraId="2B049C23">
            <w:pPr>
              <w:rPr>
                <w:ins w:id="6075" w:author="薛媛媛（Grace）" w:date="2025-11-18T13:29:31Z"/>
                <w:rFonts w:hint="default" w:ascii="Arial" w:hAnsi="Arial" w:cs="Arial" w:eastAsiaTheme="minorHAnsi"/>
                <w:sz w:val="20"/>
                <w:szCs w:val="20"/>
                <w:lang w:val="en-GB" w:eastAsia="zh-CN"/>
                <w:rPrChange w:id="6076" w:author="薛媛媛（Grace）" w:date="2025-11-18T13:55:39Z">
                  <w:rPr>
                    <w:ins w:id="6077" w:author="薛媛媛（Grace）" w:date="2025-11-18T13:29:31Z"/>
                    <w:rFonts w:hint="default" w:ascii="Arial" w:hAnsi="Arial" w:cs="Arial" w:eastAsiaTheme="minorHAnsi"/>
                    <w:sz w:val="22"/>
                    <w:szCs w:val="22"/>
                    <w:lang w:val="en-GB" w:eastAsia="zh-CN"/>
                  </w:rPr>
                </w:rPrChange>
              </w:rPr>
            </w:pPr>
            <w:ins w:id="6078" w:author="薛媛媛（Grace）" w:date="2025-11-18T13:29:31Z">
              <w:r>
                <w:rPr>
                  <w:rFonts w:hint="default" w:ascii="Arial" w:hAnsi="Arial" w:cs="Arial" w:eastAsiaTheme="minorHAnsi"/>
                  <w:sz w:val="20"/>
                  <w:szCs w:val="20"/>
                  <w:lang w:val="en-GB" w:eastAsia="zh-CN"/>
                  <w:rPrChange w:id="6079" w:author="薛媛媛（Grace）" w:date="2025-11-18T13:55:39Z">
                    <w:rPr>
                      <w:rFonts w:hint="default" w:ascii="Arial" w:hAnsi="Arial" w:cs="Arial" w:eastAsiaTheme="minorHAnsi"/>
                      <w:sz w:val="22"/>
                      <w:szCs w:val="22"/>
                      <w:lang w:val="en-GB" w:eastAsia="zh-CN"/>
                    </w:rPr>
                  </w:rPrChange>
                </w:rPr>
                <w:t>Instruction For Use</w:t>
              </w:r>
            </w:ins>
          </w:p>
          <w:p w14:paraId="37A18C17">
            <w:pPr>
              <w:rPr>
                <w:ins w:id="6081" w:author="薛媛媛（Grace）" w:date="2025-11-18T13:29:31Z"/>
                <w:rFonts w:hint="default" w:ascii="Arial" w:hAnsi="Arial" w:cs="Arial" w:eastAsiaTheme="minorHAnsi"/>
                <w:sz w:val="20"/>
                <w:szCs w:val="20"/>
                <w:lang w:val="en-GB" w:eastAsia="zh-CN"/>
                <w:rPrChange w:id="6082" w:author="薛媛媛（Grace）" w:date="2025-11-18T13:55:39Z">
                  <w:rPr>
                    <w:ins w:id="6083" w:author="薛媛媛（Grace）" w:date="2025-11-18T13:29:31Z"/>
                    <w:rFonts w:hint="eastAsia" w:ascii="Arial" w:hAnsi="Arial" w:cs="Arial" w:eastAsiaTheme="minorHAnsi"/>
                    <w:sz w:val="22"/>
                    <w:szCs w:val="22"/>
                    <w:lang w:val="en-GB" w:eastAsia="zh-CN"/>
                  </w:rPr>
                </w:rPrChange>
              </w:rPr>
            </w:pPr>
          </w:p>
          <w:p w14:paraId="38A75C68">
            <w:pPr>
              <w:rPr>
                <w:ins w:id="6084" w:author="薛媛媛（Grace）" w:date="2025-11-18T13:29:31Z"/>
                <w:rFonts w:hint="default" w:ascii="Arial" w:hAnsi="Arial" w:cs="Arial" w:eastAsiaTheme="minorHAnsi"/>
                <w:sz w:val="20"/>
                <w:szCs w:val="20"/>
                <w:lang w:val="en-US" w:eastAsia="zh-CN"/>
                <w:rPrChange w:id="6085" w:author="薛媛媛（Grace）" w:date="2025-11-18T13:55:39Z">
                  <w:rPr>
                    <w:ins w:id="6086" w:author="薛媛媛（Grace）" w:date="2025-11-18T13:29:31Z"/>
                    <w:rFonts w:hint="eastAsia" w:ascii="Arial" w:hAnsi="Arial" w:cs="Arial" w:eastAsiaTheme="minorHAnsi"/>
                    <w:sz w:val="22"/>
                    <w:szCs w:val="22"/>
                    <w:lang w:val="en-US" w:eastAsia="zh-CN"/>
                  </w:rPr>
                </w:rPrChange>
              </w:rPr>
            </w:pPr>
          </w:p>
          <w:p w14:paraId="3EDB6CBA">
            <w:pPr>
              <w:rPr>
                <w:ins w:id="6087" w:author="薛媛媛（Grace）" w:date="2025-11-18T13:29:31Z"/>
                <w:rFonts w:hint="default" w:ascii="Arial" w:hAnsi="Arial" w:cs="Arial" w:eastAsiaTheme="minorEastAsia"/>
                <w:color w:val="auto"/>
                <w:sz w:val="20"/>
                <w:szCs w:val="20"/>
                <w:lang w:val="en-US" w:eastAsia="zh-CN"/>
                <w:rPrChange w:id="6088" w:author="薛媛媛（Grace）" w:date="2025-11-18T13:55:39Z">
                  <w:rPr>
                    <w:ins w:id="6089" w:author="薛媛媛（Grace）" w:date="2025-11-18T13:29:31Z"/>
                    <w:rFonts w:hint="default" w:cs="Arial" w:eastAsiaTheme="minorEastAsia"/>
                    <w:color w:val="auto"/>
                    <w:sz w:val="22"/>
                    <w:szCs w:val="22"/>
                    <w:lang w:val="en-US" w:eastAsia="zh-CN"/>
                  </w:rPr>
                </w:rPrChange>
              </w:rPr>
            </w:pPr>
          </w:p>
          <w:p w14:paraId="41E5D58B">
            <w:pPr>
              <w:rPr>
                <w:ins w:id="6090" w:author="薛媛媛（Grace）" w:date="2025-11-18T13:29:31Z"/>
                <w:rFonts w:hint="default" w:ascii="Arial" w:hAnsi="Arial" w:eastAsia="宋体" w:cs="Arial"/>
                <w:sz w:val="20"/>
                <w:szCs w:val="20"/>
                <w:lang w:val="en-GB" w:eastAsia="zh-CN" w:bidi="ar-SA"/>
                <w:rPrChange w:id="6091" w:author="薛媛媛（Grace）" w:date="2025-11-18T13:55:33Z">
                  <w:rPr>
                    <w:ins w:id="6092" w:author="薛媛媛（Grace）" w:date="2025-11-18T13:29:31Z"/>
                    <w:rFonts w:hint="default" w:ascii="Arial" w:hAnsi="Arial" w:eastAsia="宋体" w:cs="Arial"/>
                    <w:sz w:val="20"/>
                    <w:szCs w:val="20"/>
                    <w:lang w:val="en-GB" w:eastAsia="zh-CN" w:bidi="ar-SA"/>
                  </w:rPr>
                </w:rPrChange>
              </w:rPr>
            </w:pPr>
          </w:p>
        </w:tc>
        <w:tc>
          <w:tcPr>
            <w:tcW w:w="3078" w:type="dxa"/>
            <w:tcMar>
              <w:top w:w="113" w:type="dxa"/>
              <w:bottom w:w="113" w:type="dxa"/>
            </w:tcMar>
          </w:tcPr>
          <w:p w14:paraId="09E47543">
            <w:pPr>
              <w:rPr>
                <w:rFonts w:ascii="Arial" w:hAnsi="Arial" w:cs="Arial"/>
                <w:sz w:val="20"/>
                <w:szCs w:val="20"/>
                <w:lang w:val="en-GB"/>
                <w:rPrChange w:id="6093" w:author="薛媛媛（Grace）" w:date="2025-11-18T13:55:33Z">
                  <w:rPr>
                    <w:sz w:val="20"/>
                    <w:szCs w:val="20"/>
                    <w:lang w:val="en-GB"/>
                  </w:rPr>
                </w:rPrChange>
              </w:rPr>
            </w:pPr>
          </w:p>
        </w:tc>
      </w:tr>
      <w:tr w14:paraId="3AD68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5DEBDBC3">
            <w:pPr>
              <w:ind w:left="171"/>
              <w:rPr>
                <w:rFonts w:ascii="Arial" w:hAnsi="Arial" w:cs="Arial"/>
                <w:sz w:val="20"/>
                <w:szCs w:val="20"/>
                <w:lang w:val="en-GB"/>
                <w:rPrChange w:id="6094" w:author="薛媛媛（Grace）" w:date="2025-11-18T13:55:33Z">
                  <w:rPr>
                    <w:sz w:val="20"/>
                    <w:szCs w:val="20"/>
                    <w:lang w:val="en-GB"/>
                  </w:rPr>
                </w:rPrChange>
              </w:rPr>
            </w:pPr>
            <w:r>
              <w:rPr>
                <w:rFonts w:ascii="Arial" w:hAnsi="Arial" w:cs="Arial"/>
                <w:sz w:val="20"/>
                <w:szCs w:val="20"/>
                <w:lang w:val="en-GB"/>
                <w:rPrChange w:id="6095" w:author="薛媛媛（Grace）" w:date="2025-11-18T13:55:33Z">
                  <w:rPr>
                    <w:sz w:val="20"/>
                    <w:szCs w:val="20"/>
                    <w:lang w:val="en-GB"/>
                  </w:rPr>
                </w:rPrChange>
              </w:rPr>
              <w:t>(d)  if the manufacturer has its registered place of business outside the Union, the name of the authorised representative and address of the registered place of business of the authorised representative;</w:t>
            </w:r>
          </w:p>
        </w:tc>
        <w:tc>
          <w:tcPr>
            <w:tcW w:w="1198" w:type="dxa"/>
            <w:tcMar>
              <w:top w:w="113" w:type="dxa"/>
              <w:bottom w:w="113" w:type="dxa"/>
            </w:tcMar>
          </w:tcPr>
          <w:p w14:paraId="6563C1F4">
            <w:pPr>
              <w:rPr>
                <w:rFonts w:hint="default" w:ascii="Arial" w:hAnsi="Arial" w:eastAsia="宋体" w:cs="Arial"/>
                <w:sz w:val="20"/>
                <w:szCs w:val="20"/>
                <w:lang w:val="en-US" w:eastAsia="zh-CN"/>
                <w:rPrChange w:id="6096" w:author="薛媛媛（Grace）" w:date="2025-11-18T13:55:33Z">
                  <w:rPr>
                    <w:rFonts w:hint="default" w:eastAsia="宋体"/>
                    <w:sz w:val="20"/>
                    <w:szCs w:val="20"/>
                    <w:lang w:val="en-US" w:eastAsia="zh-CN"/>
                  </w:rPr>
                </w:rPrChange>
              </w:rPr>
            </w:pPr>
            <w:ins w:id="6097" w:author="薛媛媛（Grace）" w:date="2025-11-18T13:30:03Z">
              <w:r>
                <w:rPr>
                  <w:rFonts w:hint="default" w:ascii="Arial" w:hAnsi="Arial" w:eastAsia="宋体" w:cs="Arial"/>
                  <w:sz w:val="20"/>
                  <w:szCs w:val="20"/>
                  <w:lang w:val="en-US" w:eastAsia="zh-CN"/>
                  <w:rPrChange w:id="6098" w:author="薛媛媛（Grace）" w:date="2025-11-18T13:55:33Z">
                    <w:rPr>
                      <w:rFonts w:hint="eastAsia" w:eastAsia="宋体"/>
                      <w:sz w:val="20"/>
                      <w:szCs w:val="20"/>
                      <w:lang w:val="en-US" w:eastAsia="zh-CN"/>
                    </w:rPr>
                  </w:rPrChange>
                </w:rPr>
                <w:t>N</w:t>
              </w:r>
            </w:ins>
            <w:ins w:id="6100" w:author="薛媛媛（Grace）" w:date="2025-11-18T13:30:12Z">
              <w:r>
                <w:rPr>
                  <w:rFonts w:hint="default" w:ascii="Arial" w:hAnsi="Arial" w:eastAsia="宋体" w:cs="Arial"/>
                  <w:sz w:val="20"/>
                  <w:szCs w:val="20"/>
                  <w:lang w:val="en-US" w:eastAsia="zh-CN"/>
                  <w:rPrChange w:id="6101" w:author="薛媛媛（Grace）" w:date="2025-11-18T13:55:33Z">
                    <w:rPr>
                      <w:rFonts w:hint="eastAsia" w:eastAsia="宋体"/>
                      <w:sz w:val="20"/>
                      <w:szCs w:val="20"/>
                      <w:lang w:val="en-US" w:eastAsia="zh-CN"/>
                    </w:rPr>
                  </w:rPrChange>
                </w:rPr>
                <w:t>o</w:t>
              </w:r>
            </w:ins>
          </w:p>
        </w:tc>
        <w:tc>
          <w:tcPr>
            <w:tcW w:w="3078" w:type="dxa"/>
            <w:tcMar>
              <w:top w:w="113" w:type="dxa"/>
              <w:bottom w:w="113" w:type="dxa"/>
            </w:tcMar>
          </w:tcPr>
          <w:p w14:paraId="6C7251E0">
            <w:pPr>
              <w:rPr>
                <w:rFonts w:ascii="Arial" w:hAnsi="Arial" w:cs="Arial"/>
                <w:sz w:val="20"/>
                <w:szCs w:val="20"/>
                <w:lang w:val="en-GB"/>
                <w:rPrChange w:id="6103" w:author="薛媛媛（Grace）" w:date="2025-11-18T13:55:33Z">
                  <w:rPr>
                    <w:sz w:val="20"/>
                    <w:szCs w:val="20"/>
                    <w:lang w:val="en-GB"/>
                  </w:rPr>
                </w:rPrChange>
              </w:rPr>
            </w:pPr>
          </w:p>
        </w:tc>
        <w:tc>
          <w:tcPr>
            <w:tcW w:w="3078" w:type="dxa"/>
            <w:tcMar>
              <w:top w:w="113" w:type="dxa"/>
              <w:bottom w:w="113" w:type="dxa"/>
            </w:tcMar>
          </w:tcPr>
          <w:p w14:paraId="2B617CD3">
            <w:pPr>
              <w:rPr>
                <w:rFonts w:ascii="Arial" w:hAnsi="Arial" w:cs="Arial"/>
                <w:sz w:val="20"/>
                <w:szCs w:val="20"/>
                <w:lang w:val="en-GB"/>
                <w:rPrChange w:id="6104" w:author="薛媛媛（Grace）" w:date="2025-11-18T13:55:33Z">
                  <w:rPr>
                    <w:sz w:val="20"/>
                    <w:szCs w:val="20"/>
                    <w:lang w:val="en-GB"/>
                  </w:rPr>
                </w:rPrChange>
              </w:rPr>
            </w:pPr>
          </w:p>
        </w:tc>
        <w:tc>
          <w:tcPr>
            <w:tcW w:w="3078" w:type="dxa"/>
            <w:tcMar>
              <w:top w:w="113" w:type="dxa"/>
              <w:bottom w:w="113" w:type="dxa"/>
            </w:tcMar>
          </w:tcPr>
          <w:p w14:paraId="7BF02C52">
            <w:pPr>
              <w:rPr>
                <w:rFonts w:hint="default" w:ascii="Arial" w:hAnsi="Arial" w:eastAsia="宋体" w:cs="Arial"/>
                <w:sz w:val="20"/>
                <w:szCs w:val="20"/>
                <w:lang w:val="en-US" w:eastAsia="zh-CN"/>
                <w:rPrChange w:id="6105" w:author="薛媛媛（Grace）" w:date="2025-11-18T13:55:33Z">
                  <w:rPr>
                    <w:rFonts w:hint="default" w:eastAsia="宋体"/>
                    <w:sz w:val="20"/>
                    <w:szCs w:val="20"/>
                    <w:lang w:val="en-US" w:eastAsia="zh-CN"/>
                  </w:rPr>
                </w:rPrChange>
              </w:rPr>
            </w:pPr>
            <w:ins w:id="6106" w:author="薛媛媛（Grace）" w:date="2025-11-18T13:30:55Z">
              <w:r>
                <w:rPr>
                  <w:rFonts w:hint="default" w:ascii="Arial" w:hAnsi="Arial" w:eastAsia="宋体" w:cs="Arial"/>
                  <w:sz w:val="20"/>
                  <w:szCs w:val="20"/>
                  <w:lang w:val="en-US" w:eastAsia="zh-CN"/>
                  <w:rPrChange w:id="6107" w:author="薛媛媛（Grace）" w:date="2025-11-18T13:55:33Z">
                    <w:rPr>
                      <w:rFonts w:hint="eastAsia" w:eastAsia="宋体"/>
                      <w:sz w:val="20"/>
                      <w:szCs w:val="20"/>
                      <w:lang w:val="en-US" w:eastAsia="zh-CN"/>
                    </w:rPr>
                  </w:rPrChange>
                </w:rPr>
                <w:t>Not</w:t>
              </w:r>
            </w:ins>
            <w:ins w:id="6109" w:author="薛媛媛（Grace）" w:date="2025-11-18T13:30:56Z">
              <w:r>
                <w:rPr>
                  <w:rFonts w:hint="default" w:ascii="Arial" w:hAnsi="Arial" w:eastAsia="宋体" w:cs="Arial"/>
                  <w:sz w:val="20"/>
                  <w:szCs w:val="20"/>
                  <w:lang w:val="en-US" w:eastAsia="zh-CN"/>
                  <w:rPrChange w:id="6110" w:author="薛媛媛（Grace）" w:date="2025-11-18T13:55:33Z">
                    <w:rPr>
                      <w:rFonts w:hint="eastAsia" w:eastAsia="宋体"/>
                      <w:sz w:val="20"/>
                      <w:szCs w:val="20"/>
                      <w:lang w:val="en-US" w:eastAsia="zh-CN"/>
                    </w:rPr>
                  </w:rPrChange>
                </w:rPr>
                <w:t xml:space="preserve"> </w:t>
              </w:r>
            </w:ins>
            <w:ins w:id="6112" w:author="薛媛媛（Grace）" w:date="2025-11-18T13:31:00Z">
              <w:r>
                <w:rPr>
                  <w:rFonts w:hint="default" w:ascii="Arial" w:hAnsi="Arial" w:eastAsia="宋体" w:cs="Arial"/>
                  <w:sz w:val="20"/>
                  <w:szCs w:val="20"/>
                  <w:lang w:val="en-US" w:eastAsia="zh-CN"/>
                  <w:rPrChange w:id="6113" w:author="薛媛媛（Grace）" w:date="2025-11-18T13:55:33Z">
                    <w:rPr>
                      <w:rFonts w:hint="eastAsia" w:eastAsia="宋体"/>
                      <w:sz w:val="20"/>
                      <w:szCs w:val="20"/>
                      <w:lang w:val="en-US" w:eastAsia="zh-CN"/>
                    </w:rPr>
                  </w:rPrChange>
                </w:rPr>
                <w:t>applicable</w:t>
              </w:r>
            </w:ins>
            <w:ins w:id="6115" w:author="薛媛媛（Grace）" w:date="2025-11-18T13:31:01Z">
              <w:r>
                <w:rPr>
                  <w:rFonts w:hint="default" w:ascii="Arial" w:hAnsi="Arial" w:eastAsia="宋体" w:cs="Arial"/>
                  <w:sz w:val="20"/>
                  <w:szCs w:val="20"/>
                  <w:lang w:val="en-US" w:eastAsia="zh-CN"/>
                  <w:rPrChange w:id="6116" w:author="薛媛媛（Grace）" w:date="2025-11-18T13:55:33Z">
                    <w:rPr>
                      <w:rFonts w:hint="eastAsia" w:eastAsia="宋体"/>
                      <w:sz w:val="20"/>
                      <w:szCs w:val="20"/>
                      <w:lang w:val="en-US" w:eastAsia="zh-CN"/>
                    </w:rPr>
                  </w:rPrChange>
                </w:rPr>
                <w:t xml:space="preserve"> </w:t>
              </w:r>
            </w:ins>
            <w:ins w:id="6118" w:author="薛媛媛（Grace）" w:date="2025-11-18T13:31:02Z">
              <w:r>
                <w:rPr>
                  <w:rFonts w:hint="default" w:ascii="Arial" w:hAnsi="Arial" w:eastAsia="宋体" w:cs="Arial"/>
                  <w:sz w:val="20"/>
                  <w:szCs w:val="20"/>
                  <w:lang w:val="en-US" w:eastAsia="zh-CN"/>
                  <w:rPrChange w:id="6119" w:author="薛媛媛（Grace）" w:date="2025-11-18T13:55:33Z">
                    <w:rPr>
                      <w:rFonts w:hint="eastAsia" w:eastAsia="宋体"/>
                      <w:sz w:val="20"/>
                      <w:szCs w:val="20"/>
                      <w:lang w:val="en-US" w:eastAsia="zh-CN"/>
                    </w:rPr>
                  </w:rPrChange>
                </w:rPr>
                <w:t xml:space="preserve">for </w:t>
              </w:r>
            </w:ins>
            <w:ins w:id="6121" w:author="薛媛媛（Grace）" w:date="2025-11-18T13:31:05Z">
              <w:r>
                <w:rPr>
                  <w:rFonts w:hint="default" w:ascii="Arial" w:hAnsi="Arial" w:eastAsia="宋体" w:cs="Arial"/>
                  <w:sz w:val="20"/>
                  <w:szCs w:val="20"/>
                  <w:lang w:val="en-US" w:eastAsia="zh-CN"/>
                  <w:rPrChange w:id="6122" w:author="薛媛媛（Grace）" w:date="2025-11-18T13:55:33Z">
                    <w:rPr>
                      <w:rFonts w:hint="eastAsia" w:eastAsia="宋体"/>
                      <w:sz w:val="20"/>
                      <w:szCs w:val="20"/>
                      <w:lang w:val="en-US" w:eastAsia="zh-CN"/>
                    </w:rPr>
                  </w:rPrChange>
                </w:rPr>
                <w:t>device</w:t>
              </w:r>
            </w:ins>
            <w:ins w:id="6124" w:author="薛媛媛（Grace）" w:date="2025-11-18T13:31:06Z">
              <w:r>
                <w:rPr>
                  <w:rFonts w:hint="default" w:ascii="Arial" w:hAnsi="Arial" w:eastAsia="宋体" w:cs="Arial"/>
                  <w:sz w:val="20"/>
                  <w:szCs w:val="20"/>
                  <w:lang w:val="en-US" w:eastAsia="zh-CN"/>
                  <w:rPrChange w:id="6125" w:author="薛媛媛（Grace）" w:date="2025-11-18T13:55:33Z">
                    <w:rPr>
                      <w:rFonts w:hint="eastAsia" w:eastAsia="宋体"/>
                      <w:sz w:val="20"/>
                      <w:szCs w:val="20"/>
                      <w:lang w:val="en-US" w:eastAsia="zh-CN"/>
                    </w:rPr>
                  </w:rPrChange>
                </w:rPr>
                <w:t xml:space="preserve"> </w:t>
              </w:r>
            </w:ins>
            <w:ins w:id="6127" w:author="薛媛媛（Grace）" w:date="2025-11-18T13:31:07Z">
              <w:r>
                <w:rPr>
                  <w:rFonts w:hint="default" w:ascii="Arial" w:hAnsi="Arial" w:eastAsia="宋体" w:cs="Arial"/>
                  <w:sz w:val="20"/>
                  <w:szCs w:val="20"/>
                  <w:lang w:val="en-US" w:eastAsia="zh-CN"/>
                  <w:rPrChange w:id="6128" w:author="薛媛媛（Grace）" w:date="2025-11-18T13:55:33Z">
                    <w:rPr>
                      <w:rFonts w:hint="eastAsia" w:eastAsia="宋体"/>
                      <w:sz w:val="20"/>
                      <w:szCs w:val="20"/>
                      <w:lang w:val="en-US" w:eastAsia="zh-CN"/>
                    </w:rPr>
                  </w:rPrChange>
                </w:rPr>
                <w:t xml:space="preserve">in </w:t>
              </w:r>
            </w:ins>
            <w:ins w:id="6130" w:author="薛媛媛（Grace）" w:date="2025-11-18T13:31:12Z">
              <w:r>
                <w:rPr>
                  <w:rFonts w:hint="default" w:ascii="Arial" w:hAnsi="Arial" w:eastAsia="宋体" w:cs="Arial"/>
                  <w:sz w:val="20"/>
                  <w:szCs w:val="20"/>
                  <w:lang w:val="en-US" w:eastAsia="zh-CN"/>
                  <w:rPrChange w:id="6131" w:author="薛媛媛（Grace）" w:date="2025-11-18T13:55:33Z">
                    <w:rPr>
                      <w:rFonts w:hint="eastAsia" w:eastAsia="宋体"/>
                      <w:sz w:val="20"/>
                      <w:szCs w:val="20"/>
                      <w:lang w:val="en-US" w:eastAsia="zh-CN"/>
                    </w:rPr>
                  </w:rPrChange>
                </w:rPr>
                <w:t>integral</w:t>
              </w:r>
            </w:ins>
            <w:ins w:id="6133" w:author="薛媛媛（Grace）" w:date="2025-11-18T13:31:13Z">
              <w:r>
                <w:rPr>
                  <w:rFonts w:hint="default" w:ascii="Arial" w:hAnsi="Arial" w:eastAsia="宋体" w:cs="Arial"/>
                  <w:sz w:val="20"/>
                  <w:szCs w:val="20"/>
                  <w:lang w:val="en-US" w:eastAsia="zh-CN"/>
                  <w:rPrChange w:id="6134" w:author="薛媛媛（Grace）" w:date="2025-11-18T13:55:33Z">
                    <w:rPr>
                      <w:rFonts w:hint="eastAsia" w:eastAsia="宋体"/>
                      <w:sz w:val="20"/>
                      <w:szCs w:val="20"/>
                      <w:lang w:val="en-US" w:eastAsia="zh-CN"/>
                    </w:rPr>
                  </w:rPrChange>
                </w:rPr>
                <w:t xml:space="preserve"> </w:t>
              </w:r>
            </w:ins>
            <w:ins w:id="6136" w:author="薛媛媛（Grace）" w:date="2025-11-18T13:31:16Z">
              <w:r>
                <w:rPr>
                  <w:rFonts w:hint="default" w:ascii="Arial" w:hAnsi="Arial" w:eastAsia="宋体" w:cs="Arial"/>
                  <w:sz w:val="20"/>
                  <w:szCs w:val="20"/>
                  <w:lang w:val="en-US" w:eastAsia="zh-CN"/>
                  <w:rPrChange w:id="6137" w:author="薛媛媛（Grace）" w:date="2025-11-18T13:55:33Z">
                    <w:rPr>
                      <w:rFonts w:hint="eastAsia" w:eastAsia="宋体"/>
                      <w:sz w:val="20"/>
                      <w:szCs w:val="20"/>
                      <w:lang w:val="en-US" w:eastAsia="zh-CN"/>
                    </w:rPr>
                  </w:rPrChange>
                </w:rPr>
                <w:t>product</w:t>
              </w:r>
            </w:ins>
          </w:p>
        </w:tc>
      </w:tr>
      <w:tr w14:paraId="056EB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6DDDA3E9">
            <w:pPr>
              <w:ind w:left="171"/>
              <w:rPr>
                <w:rFonts w:ascii="Arial" w:hAnsi="Arial" w:cs="Arial"/>
                <w:sz w:val="20"/>
                <w:szCs w:val="20"/>
                <w:lang w:val="en-GB"/>
                <w:rPrChange w:id="6139" w:author="薛媛媛（Grace）" w:date="2025-11-18T13:55:33Z">
                  <w:rPr>
                    <w:sz w:val="20"/>
                    <w:szCs w:val="20"/>
                    <w:lang w:val="en-GB"/>
                  </w:rPr>
                </w:rPrChange>
              </w:rPr>
            </w:pPr>
            <w:r>
              <w:rPr>
                <w:rFonts w:ascii="Arial" w:hAnsi="Arial" w:cs="Arial"/>
                <w:sz w:val="20"/>
                <w:szCs w:val="20"/>
                <w:lang w:val="en-GB"/>
                <w:rPrChange w:id="6140" w:author="薛媛媛（Grace）" w:date="2025-11-18T13:55:33Z">
                  <w:rPr>
                    <w:sz w:val="20"/>
                    <w:szCs w:val="20"/>
                    <w:lang w:val="en-GB"/>
                  </w:rPr>
                </w:rPrChange>
              </w:rPr>
              <w:t>(e)  where applicable, an indication that the device contains or incorporates:</w:t>
            </w:r>
          </w:p>
          <w:p w14:paraId="08DD0CD2">
            <w:pPr>
              <w:ind w:left="171"/>
              <w:rPr>
                <w:rFonts w:ascii="Arial" w:hAnsi="Arial" w:cs="Arial"/>
                <w:sz w:val="20"/>
                <w:szCs w:val="20"/>
                <w:lang w:val="en-GB"/>
                <w:rPrChange w:id="6141" w:author="薛媛媛（Grace）" w:date="2025-11-18T13:55:33Z">
                  <w:rPr>
                    <w:sz w:val="20"/>
                    <w:szCs w:val="20"/>
                    <w:lang w:val="en-GB"/>
                  </w:rPr>
                </w:rPrChange>
              </w:rPr>
            </w:pPr>
            <w:r>
              <w:rPr>
                <w:rFonts w:ascii="Arial" w:hAnsi="Arial" w:cs="Arial"/>
                <w:sz w:val="20"/>
                <w:szCs w:val="20"/>
                <w:lang w:val="en-GB"/>
                <w:rPrChange w:id="6142" w:author="薛媛媛（Grace）" w:date="2025-11-18T13:55:33Z">
                  <w:rPr>
                    <w:sz w:val="20"/>
                    <w:szCs w:val="20"/>
                    <w:lang w:val="en-GB"/>
                  </w:rPr>
                </w:rPrChange>
              </w:rPr>
              <w:t>—  a medicinal substance, including a human blood or plasma derivative, or</w:t>
            </w:r>
          </w:p>
          <w:p w14:paraId="62AB1AF0">
            <w:pPr>
              <w:ind w:left="171"/>
              <w:rPr>
                <w:rFonts w:ascii="Arial" w:hAnsi="Arial" w:cs="Arial"/>
                <w:sz w:val="20"/>
                <w:szCs w:val="20"/>
                <w:lang w:val="en-GB"/>
                <w:rPrChange w:id="6143" w:author="薛媛媛（Grace）" w:date="2025-11-18T13:55:33Z">
                  <w:rPr>
                    <w:sz w:val="20"/>
                    <w:szCs w:val="20"/>
                    <w:lang w:val="en-GB"/>
                  </w:rPr>
                </w:rPrChange>
              </w:rPr>
            </w:pPr>
            <w:r>
              <w:rPr>
                <w:rFonts w:ascii="Arial" w:hAnsi="Arial" w:cs="Arial"/>
                <w:sz w:val="20"/>
                <w:szCs w:val="20"/>
                <w:lang w:val="en-GB"/>
                <w:rPrChange w:id="6144" w:author="薛媛媛（Grace）" w:date="2025-11-18T13:55:33Z">
                  <w:rPr>
                    <w:sz w:val="20"/>
                    <w:szCs w:val="20"/>
                    <w:lang w:val="en-GB"/>
                  </w:rPr>
                </w:rPrChange>
              </w:rPr>
              <w:t>—  tissues or cells, or their derivatives, of human origin, or</w:t>
            </w:r>
          </w:p>
          <w:p w14:paraId="4D87CADF">
            <w:pPr>
              <w:ind w:left="171"/>
              <w:rPr>
                <w:rFonts w:ascii="Arial" w:hAnsi="Arial" w:cs="Arial"/>
                <w:sz w:val="20"/>
                <w:szCs w:val="20"/>
                <w:lang w:val="en-GB"/>
                <w:rPrChange w:id="6145" w:author="薛媛媛（Grace）" w:date="2025-11-18T13:55:33Z">
                  <w:rPr>
                    <w:sz w:val="20"/>
                    <w:szCs w:val="20"/>
                    <w:lang w:val="en-GB"/>
                  </w:rPr>
                </w:rPrChange>
              </w:rPr>
            </w:pPr>
            <w:r>
              <w:rPr>
                <w:rFonts w:ascii="Arial" w:hAnsi="Arial" w:cs="Arial"/>
                <w:sz w:val="20"/>
                <w:szCs w:val="20"/>
                <w:lang w:val="en-GB"/>
                <w:rPrChange w:id="6146" w:author="薛媛媛（Grace）" w:date="2025-11-18T13:55:33Z">
                  <w:rPr>
                    <w:sz w:val="20"/>
                    <w:szCs w:val="20"/>
                    <w:lang w:val="en-GB"/>
                  </w:rPr>
                </w:rPrChange>
              </w:rPr>
              <w:t>—  tissues or cells of animal origin, or their derivatives, as referred to in Regulation (EU) No 722/2012;</w:t>
            </w:r>
          </w:p>
        </w:tc>
        <w:tc>
          <w:tcPr>
            <w:tcW w:w="1198" w:type="dxa"/>
            <w:shd w:val="clear"/>
            <w:tcMar>
              <w:top w:w="113" w:type="dxa"/>
              <w:bottom w:w="113" w:type="dxa"/>
            </w:tcMar>
            <w:vAlign w:val="top"/>
          </w:tcPr>
          <w:p w14:paraId="49EDA3E5">
            <w:pPr>
              <w:rPr>
                <w:ins w:id="6147" w:author="薛媛媛（Grace）" w:date="2025-11-18T13:32:02Z"/>
                <w:rFonts w:hint="default" w:ascii="Arial" w:hAnsi="Arial" w:eastAsia="宋体" w:cs="Arial"/>
                <w:sz w:val="20"/>
                <w:szCs w:val="20"/>
                <w:lang w:val="en-GB" w:eastAsia="zh-CN" w:bidi="ar-SA"/>
                <w:rPrChange w:id="6148" w:author="薛媛媛（Grace）" w:date="2025-11-18T13:55:33Z">
                  <w:rPr>
                    <w:ins w:id="6149" w:author="薛媛媛（Grace）" w:date="2025-11-18T13:32:02Z"/>
                    <w:rFonts w:hint="default" w:ascii="Arial" w:hAnsi="Arial" w:eastAsia="宋体" w:cs="Arial"/>
                    <w:sz w:val="20"/>
                    <w:szCs w:val="20"/>
                    <w:lang w:val="en-GB" w:eastAsia="zh-CN" w:bidi="ar-SA"/>
                  </w:rPr>
                </w:rPrChange>
              </w:rPr>
            </w:pPr>
            <w:ins w:id="6150" w:author="薛媛媛（Grace）" w:date="2025-11-18T13:32:02Z">
              <w:r>
                <w:rPr>
                  <w:rFonts w:hint="default" w:ascii="Arial" w:hAnsi="Arial" w:eastAsia="宋体" w:cs="Arial"/>
                  <w:sz w:val="20"/>
                  <w:szCs w:val="20"/>
                  <w:lang w:val="en-US" w:eastAsia="zh-CN"/>
                  <w:rPrChange w:id="6151" w:author="薛媛媛（Grace）" w:date="2025-11-18T13:55:33Z">
                    <w:rPr>
                      <w:rFonts w:hint="eastAsia" w:eastAsia="宋体"/>
                      <w:sz w:val="20"/>
                      <w:szCs w:val="20"/>
                      <w:lang w:val="en-US" w:eastAsia="zh-CN"/>
                    </w:rPr>
                  </w:rPrChange>
                </w:rPr>
                <w:t>No</w:t>
              </w:r>
            </w:ins>
          </w:p>
        </w:tc>
        <w:tc>
          <w:tcPr>
            <w:tcW w:w="3078" w:type="dxa"/>
            <w:shd w:val="clear"/>
            <w:tcMar>
              <w:top w:w="113" w:type="dxa"/>
              <w:bottom w:w="113" w:type="dxa"/>
            </w:tcMar>
            <w:vAlign w:val="top"/>
          </w:tcPr>
          <w:p w14:paraId="7BF2548A">
            <w:pPr>
              <w:rPr>
                <w:ins w:id="6153" w:author="薛媛媛（Grace）" w:date="2025-11-18T13:32:02Z"/>
                <w:rFonts w:ascii="Arial" w:hAnsi="Arial" w:cs="Arial" w:eastAsiaTheme="minorHAnsi"/>
                <w:sz w:val="20"/>
                <w:szCs w:val="20"/>
                <w:lang w:val="en-GB" w:eastAsia="en-US" w:bidi="ar-SA"/>
                <w:rPrChange w:id="6154" w:author="薛媛媛（Grace）" w:date="2025-11-18T13:55:33Z">
                  <w:rPr>
                    <w:ins w:id="6155" w:author="薛媛媛（Grace）" w:date="2025-11-18T13:32:02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31C00E56">
            <w:pPr>
              <w:rPr>
                <w:ins w:id="6156" w:author="薛媛媛（Grace）" w:date="2025-11-18T13:32:02Z"/>
                <w:rFonts w:ascii="Arial" w:hAnsi="Arial" w:cs="Arial" w:eastAsiaTheme="minorHAnsi"/>
                <w:sz w:val="20"/>
                <w:szCs w:val="20"/>
                <w:lang w:val="en-GB" w:eastAsia="en-US" w:bidi="ar-SA"/>
                <w:rPrChange w:id="6157" w:author="薛媛媛（Grace）" w:date="2025-11-18T13:55:33Z">
                  <w:rPr>
                    <w:ins w:id="6158" w:author="薛媛媛（Grace）" w:date="2025-11-18T13:32:02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5312F0E8">
            <w:pPr>
              <w:rPr>
                <w:ins w:id="6159" w:author="薛媛媛（Grace）" w:date="2025-11-18T13:32:02Z"/>
                <w:rFonts w:hint="default" w:ascii="Arial" w:hAnsi="Arial" w:eastAsia="宋体" w:cs="Arial"/>
                <w:sz w:val="20"/>
                <w:szCs w:val="20"/>
                <w:lang w:val="en-GB" w:eastAsia="zh-CN" w:bidi="ar-SA"/>
                <w:rPrChange w:id="6160" w:author="薛媛媛（Grace）" w:date="2025-11-18T13:55:33Z">
                  <w:rPr>
                    <w:ins w:id="6161" w:author="薛媛媛（Grace）" w:date="2025-11-18T13:32:02Z"/>
                    <w:rFonts w:hint="default" w:ascii="Arial" w:hAnsi="Arial" w:eastAsia="宋体" w:cs="Arial"/>
                    <w:sz w:val="20"/>
                    <w:szCs w:val="20"/>
                    <w:lang w:val="en-GB" w:eastAsia="zh-CN" w:bidi="ar-SA"/>
                  </w:rPr>
                </w:rPrChange>
              </w:rPr>
            </w:pPr>
            <w:ins w:id="6162" w:author="薛媛媛（Grace）" w:date="2025-11-18T13:32:02Z">
              <w:r>
                <w:rPr>
                  <w:rFonts w:hint="default" w:ascii="Arial" w:hAnsi="Arial" w:eastAsia="宋体" w:cs="Arial"/>
                  <w:sz w:val="20"/>
                  <w:szCs w:val="20"/>
                  <w:lang w:val="en-US" w:eastAsia="zh-CN"/>
                  <w:rPrChange w:id="6163" w:author="薛媛媛（Grace）" w:date="2025-11-18T13:55:33Z">
                    <w:rPr>
                      <w:rFonts w:hint="eastAsia" w:eastAsia="宋体"/>
                      <w:sz w:val="20"/>
                      <w:szCs w:val="20"/>
                      <w:lang w:val="en-US" w:eastAsia="zh-CN"/>
                    </w:rPr>
                  </w:rPrChange>
                </w:rPr>
                <w:t>Not applicable</w:t>
              </w:r>
            </w:ins>
          </w:p>
        </w:tc>
      </w:tr>
      <w:tr w14:paraId="2C6DB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71F75CBD">
            <w:pPr>
              <w:ind w:left="171"/>
              <w:rPr>
                <w:rFonts w:ascii="Arial" w:hAnsi="Arial" w:cs="Arial"/>
                <w:sz w:val="20"/>
                <w:szCs w:val="20"/>
                <w:lang w:val="en-GB"/>
                <w:rPrChange w:id="6165" w:author="薛媛媛（Grace）" w:date="2025-11-18T13:55:33Z">
                  <w:rPr>
                    <w:sz w:val="20"/>
                    <w:szCs w:val="20"/>
                    <w:lang w:val="en-GB"/>
                  </w:rPr>
                </w:rPrChange>
              </w:rPr>
            </w:pPr>
            <w:r>
              <w:rPr>
                <w:rFonts w:ascii="Arial" w:hAnsi="Arial" w:cs="Arial"/>
                <w:sz w:val="20"/>
                <w:szCs w:val="20"/>
                <w:lang w:val="en-GB"/>
                <w:rPrChange w:id="6166" w:author="薛媛媛（Grace）" w:date="2025-11-18T13:55:33Z">
                  <w:rPr>
                    <w:sz w:val="20"/>
                    <w:szCs w:val="20"/>
                    <w:lang w:val="en-GB"/>
                  </w:rPr>
                </w:rPrChange>
              </w:rPr>
              <w:t>(f)  where applicable, information labelled in accordance with Section 10.4.5.;</w:t>
            </w:r>
          </w:p>
        </w:tc>
        <w:tc>
          <w:tcPr>
            <w:tcW w:w="1198" w:type="dxa"/>
            <w:shd w:val="clear" w:color="auto" w:fill="auto"/>
            <w:tcMar>
              <w:top w:w="113" w:type="dxa"/>
              <w:bottom w:w="113" w:type="dxa"/>
            </w:tcMar>
            <w:vAlign w:val="top"/>
          </w:tcPr>
          <w:p w14:paraId="6023DEC5">
            <w:pPr>
              <w:rPr>
                <w:ins w:id="6167" w:author="薛媛媛（Grace）" w:date="2025-11-18T13:33:34Z"/>
                <w:rFonts w:hint="default" w:ascii="Arial" w:hAnsi="Arial" w:cs="Arial" w:eastAsiaTheme="minorHAnsi"/>
                <w:sz w:val="20"/>
                <w:szCs w:val="20"/>
                <w:lang w:val="en-GB" w:eastAsia="zh-CN" w:bidi="ar-SA"/>
                <w:rPrChange w:id="6168" w:author="薛媛媛（Grace）" w:date="2025-11-18T13:55:39Z">
                  <w:rPr>
                    <w:ins w:id="6169" w:author="薛媛媛（Grace）" w:date="2025-11-18T13:33:34Z"/>
                    <w:rFonts w:hint="eastAsia" w:ascii="Arial" w:hAnsi="Arial" w:cs="Arial" w:eastAsiaTheme="minorHAnsi"/>
                    <w:sz w:val="22"/>
                    <w:szCs w:val="22"/>
                    <w:lang w:val="en-GB" w:eastAsia="zh-CN" w:bidi="ar-SA"/>
                  </w:rPr>
                </w:rPrChange>
              </w:rPr>
            </w:pPr>
            <w:ins w:id="6170" w:author="薛媛媛（Grace）" w:date="2025-11-18T13:33:34Z">
              <w:r>
                <w:rPr>
                  <w:rFonts w:hint="default" w:ascii="Arial" w:hAnsi="Arial" w:cs="Arial" w:eastAsiaTheme="minorHAnsi"/>
                  <w:sz w:val="20"/>
                  <w:szCs w:val="20"/>
                  <w:lang w:val="en-GB" w:eastAsia="zh-CN"/>
                  <w:rPrChange w:id="6171"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442C6225">
            <w:pPr>
              <w:rPr>
                <w:ins w:id="6173" w:author="薛媛媛（Grace）" w:date="2025-11-18T13:33:34Z"/>
                <w:rFonts w:hint="default" w:ascii="Arial" w:hAnsi="Arial" w:cs="Arial"/>
                <w:sz w:val="20"/>
                <w:szCs w:val="20"/>
                <w:lang w:val="en-GB" w:eastAsia="zh-CN"/>
                <w:rPrChange w:id="6174" w:author="薛媛媛（Grace）" w:date="2025-11-18T13:55:39Z">
                  <w:rPr>
                    <w:ins w:id="6175" w:author="薛媛媛（Grace）" w:date="2025-11-18T13:33:34Z"/>
                    <w:rFonts w:hint="eastAsia" w:ascii="Arial" w:hAnsi="Arial" w:cs="Arial"/>
                    <w:sz w:val="22"/>
                    <w:szCs w:val="22"/>
                    <w:lang w:val="en-GB" w:eastAsia="zh-CN"/>
                  </w:rPr>
                </w:rPrChange>
              </w:rPr>
            </w:pPr>
            <w:ins w:id="6176" w:author="薛媛媛（Grace）" w:date="2025-11-18T13:33:34Z">
              <w:r>
                <w:rPr>
                  <w:rFonts w:hint="default" w:ascii="Arial" w:hAnsi="Arial" w:cs="Arial"/>
                  <w:sz w:val="20"/>
                  <w:szCs w:val="20"/>
                  <w:lang w:val="en-GB" w:eastAsia="zh-CN"/>
                  <w:rPrChange w:id="6177" w:author="薛媛媛（Grace）" w:date="2025-11-18T13:55:39Z">
                    <w:rPr>
                      <w:rFonts w:hint="eastAsia" w:ascii="Arial" w:hAnsi="Arial" w:cs="Arial"/>
                      <w:sz w:val="22"/>
                      <w:szCs w:val="22"/>
                      <w:lang w:val="en-GB" w:eastAsia="zh-CN"/>
                    </w:rPr>
                  </w:rPrChange>
                </w:rPr>
                <w:t>EN ISO 15223-1</w:t>
              </w:r>
            </w:ins>
          </w:p>
          <w:p w14:paraId="6FEF089A">
            <w:pPr>
              <w:rPr>
                <w:ins w:id="6179" w:author="薛媛媛（Grace）" w:date="2025-11-18T13:33:34Z"/>
                <w:rFonts w:hint="default" w:ascii="Arial" w:hAnsi="Arial" w:cs="Arial"/>
                <w:sz w:val="20"/>
                <w:szCs w:val="20"/>
                <w:lang w:val="en-GB" w:eastAsia="zh-CN"/>
                <w:rPrChange w:id="6180" w:author="薛媛媛（Grace）" w:date="2025-11-18T13:55:39Z">
                  <w:rPr>
                    <w:ins w:id="6181" w:author="薛媛媛（Grace）" w:date="2025-11-18T13:33:34Z"/>
                    <w:rFonts w:hint="eastAsia" w:ascii="Arial" w:hAnsi="Arial" w:cs="Arial"/>
                    <w:sz w:val="22"/>
                    <w:szCs w:val="22"/>
                    <w:lang w:val="en-GB" w:eastAsia="zh-CN"/>
                  </w:rPr>
                </w:rPrChange>
              </w:rPr>
            </w:pPr>
            <w:ins w:id="6182" w:author="薛媛媛（Grace）" w:date="2025-11-18T13:33:34Z">
              <w:r>
                <w:rPr>
                  <w:rFonts w:hint="default" w:ascii="Arial" w:hAnsi="Arial" w:cs="Arial"/>
                  <w:sz w:val="20"/>
                  <w:szCs w:val="20"/>
                  <w:lang w:val="en-GB" w:eastAsia="zh-CN"/>
                  <w:rPrChange w:id="6183" w:author="薛媛媛（Grace）" w:date="2025-11-18T13:55:39Z">
                    <w:rPr>
                      <w:rFonts w:hint="eastAsia" w:ascii="Arial" w:hAnsi="Arial" w:cs="Arial"/>
                      <w:sz w:val="22"/>
                      <w:szCs w:val="22"/>
                      <w:lang w:val="en-GB" w:eastAsia="zh-CN"/>
                    </w:rPr>
                  </w:rPrChange>
                </w:rPr>
                <w:t>EN ISO 20417</w:t>
              </w:r>
            </w:ins>
          </w:p>
          <w:p w14:paraId="1702EE3A">
            <w:pPr>
              <w:rPr>
                <w:ins w:id="6185" w:author="薛媛媛（Grace）" w:date="2025-11-18T13:33:34Z"/>
                <w:rFonts w:hint="default" w:ascii="Arial" w:hAnsi="Arial" w:cs="Arial"/>
                <w:sz w:val="20"/>
                <w:szCs w:val="20"/>
                <w:lang w:val="en-GB" w:eastAsia="zh-CN"/>
                <w:rPrChange w:id="6186" w:author="薛媛媛（Grace）" w:date="2025-11-18T13:55:39Z">
                  <w:rPr>
                    <w:ins w:id="6187" w:author="薛媛媛（Grace）" w:date="2025-11-18T13:33:34Z"/>
                    <w:rFonts w:hint="eastAsia" w:ascii="Arial" w:hAnsi="Arial" w:cs="Arial"/>
                    <w:sz w:val="22"/>
                    <w:szCs w:val="22"/>
                    <w:lang w:val="en-GB" w:eastAsia="zh-CN"/>
                  </w:rPr>
                </w:rPrChange>
              </w:rPr>
            </w:pPr>
          </w:p>
          <w:p w14:paraId="0C8B570B">
            <w:pPr>
              <w:rPr>
                <w:ins w:id="6188" w:author="薛媛媛（Grace）" w:date="2025-11-18T13:33:34Z"/>
                <w:rFonts w:hint="default" w:ascii="Arial" w:hAnsi="Arial" w:cs="Arial" w:eastAsiaTheme="minorHAnsi"/>
                <w:sz w:val="20"/>
                <w:szCs w:val="20"/>
                <w:lang w:val="en-GB" w:eastAsia="zh-CN" w:bidi="ar-SA"/>
                <w:rPrChange w:id="6189" w:author="薛媛媛（Grace）" w:date="2025-11-18T13:55:39Z">
                  <w:rPr>
                    <w:ins w:id="6190" w:author="薛媛媛（Grace）" w:date="2025-11-18T13:33:34Z"/>
                    <w:rFonts w:hint="eastAsia" w:ascii="Arial" w:hAnsi="Arial" w:cs="Arial" w:eastAsiaTheme="minorHAnsi"/>
                    <w:sz w:val="22"/>
                    <w:szCs w:val="22"/>
                    <w:lang w:val="en-GB" w:eastAsia="zh-CN" w:bidi="ar-SA"/>
                  </w:rPr>
                </w:rPrChange>
              </w:rPr>
            </w:pPr>
          </w:p>
        </w:tc>
        <w:tc>
          <w:tcPr>
            <w:tcW w:w="3078" w:type="dxa"/>
            <w:shd w:val="clear" w:color="auto" w:fill="auto"/>
            <w:tcMar>
              <w:top w:w="113" w:type="dxa"/>
              <w:bottom w:w="113" w:type="dxa"/>
            </w:tcMar>
            <w:vAlign w:val="top"/>
          </w:tcPr>
          <w:p w14:paraId="6E2BE59A">
            <w:pPr>
              <w:rPr>
                <w:ins w:id="6191" w:author="薛媛媛（Grace）" w:date="2025-11-18T13:33:34Z"/>
                <w:rFonts w:hint="default" w:ascii="Arial" w:hAnsi="Arial" w:cs="Arial" w:eastAsiaTheme="minorHAnsi"/>
                <w:sz w:val="20"/>
                <w:szCs w:val="20"/>
                <w:lang w:val="en-GB" w:eastAsia="zh-CN"/>
                <w:rPrChange w:id="6192" w:author="薛媛媛（Grace）" w:date="2025-11-18T13:55:39Z">
                  <w:rPr>
                    <w:ins w:id="6193" w:author="薛媛媛（Grace）" w:date="2025-11-18T13:33:34Z"/>
                    <w:rFonts w:hint="eastAsia" w:ascii="Arial" w:hAnsi="Arial" w:cs="Arial" w:eastAsiaTheme="minorHAnsi"/>
                    <w:sz w:val="22"/>
                    <w:szCs w:val="22"/>
                    <w:lang w:val="en-GB" w:eastAsia="zh-CN"/>
                  </w:rPr>
                </w:rPrChange>
              </w:rPr>
            </w:pPr>
            <w:ins w:id="6194" w:author="薛媛媛（Grace）" w:date="2025-11-18T13:33:34Z">
              <w:r>
                <w:rPr>
                  <w:rFonts w:hint="default" w:ascii="Arial" w:hAnsi="Arial" w:cs="Arial" w:eastAsiaTheme="minorHAnsi"/>
                  <w:sz w:val="20"/>
                  <w:szCs w:val="20"/>
                  <w:lang w:val="en-GB" w:eastAsia="zh-CN"/>
                  <w:rPrChange w:id="6195" w:author="薛媛媛（Grace）" w:date="2025-11-18T13:55:39Z">
                    <w:rPr>
                      <w:rFonts w:hint="eastAsia" w:ascii="Arial" w:hAnsi="Arial" w:cs="Arial" w:eastAsiaTheme="minorHAnsi"/>
                      <w:sz w:val="22"/>
                      <w:szCs w:val="22"/>
                      <w:lang w:val="en-GB" w:eastAsia="zh-CN"/>
                    </w:rPr>
                  </w:rPrChange>
                </w:rPr>
                <w:t xml:space="preserve">Label </w:t>
              </w:r>
            </w:ins>
          </w:p>
          <w:p w14:paraId="363D5645">
            <w:pPr>
              <w:rPr>
                <w:ins w:id="6197" w:author="薛媛媛（Grace）" w:date="2025-11-18T13:33:34Z"/>
                <w:rFonts w:hint="default" w:ascii="Arial" w:hAnsi="Arial" w:cs="Arial" w:eastAsiaTheme="minorHAnsi"/>
                <w:sz w:val="20"/>
                <w:szCs w:val="20"/>
                <w:lang w:val="en-GB" w:eastAsia="zh-CN"/>
                <w:rPrChange w:id="6198" w:author="薛媛媛（Grace）" w:date="2025-11-18T13:55:39Z">
                  <w:rPr>
                    <w:ins w:id="6199" w:author="薛媛媛（Grace）" w:date="2025-11-18T13:33:34Z"/>
                    <w:rFonts w:hint="eastAsia" w:ascii="Arial" w:hAnsi="Arial" w:cs="Arial" w:eastAsiaTheme="minorHAnsi"/>
                    <w:sz w:val="22"/>
                    <w:szCs w:val="22"/>
                    <w:lang w:val="en-GB" w:eastAsia="zh-CN"/>
                  </w:rPr>
                </w:rPrChange>
              </w:rPr>
            </w:pPr>
          </w:p>
          <w:p w14:paraId="17D9B879">
            <w:pPr>
              <w:rPr>
                <w:ins w:id="6200" w:author="薛媛媛（Grace）" w:date="2025-11-18T13:33:34Z"/>
                <w:rFonts w:hint="default" w:ascii="Arial" w:hAnsi="Arial" w:cs="Arial" w:eastAsiaTheme="minorHAnsi"/>
                <w:sz w:val="20"/>
                <w:szCs w:val="20"/>
                <w:lang w:val="en-US" w:eastAsia="zh-CN"/>
                <w:rPrChange w:id="6201" w:author="薛媛媛（Grace）" w:date="2025-11-18T13:55:39Z">
                  <w:rPr>
                    <w:ins w:id="6202" w:author="薛媛媛（Grace）" w:date="2025-11-18T13:33:34Z"/>
                    <w:rFonts w:hint="eastAsia" w:ascii="Arial" w:hAnsi="Arial" w:cs="Arial" w:eastAsiaTheme="minorHAnsi"/>
                    <w:sz w:val="22"/>
                    <w:szCs w:val="22"/>
                    <w:lang w:val="en-US" w:eastAsia="zh-CN"/>
                  </w:rPr>
                </w:rPrChange>
              </w:rPr>
            </w:pPr>
          </w:p>
          <w:p w14:paraId="5CFEF314">
            <w:pPr>
              <w:rPr>
                <w:ins w:id="6203" w:author="薛媛媛（Grace）" w:date="2025-11-18T13:33:34Z"/>
                <w:rFonts w:hint="default" w:ascii="Arial" w:hAnsi="Arial" w:cs="Arial" w:eastAsiaTheme="minorEastAsia"/>
                <w:color w:val="auto"/>
                <w:sz w:val="20"/>
                <w:szCs w:val="20"/>
                <w:lang w:val="en-US" w:eastAsia="zh-CN"/>
                <w:rPrChange w:id="6204" w:author="薛媛媛（Grace）" w:date="2025-11-18T13:55:39Z">
                  <w:rPr>
                    <w:ins w:id="6205" w:author="薛媛媛（Grace）" w:date="2025-11-18T13:33:34Z"/>
                    <w:rFonts w:hint="default" w:cs="Arial" w:eastAsiaTheme="minorEastAsia"/>
                    <w:color w:val="auto"/>
                    <w:sz w:val="22"/>
                    <w:szCs w:val="22"/>
                    <w:lang w:val="en-US" w:eastAsia="zh-CN"/>
                  </w:rPr>
                </w:rPrChange>
              </w:rPr>
            </w:pPr>
          </w:p>
          <w:p w14:paraId="22BF2905">
            <w:pPr>
              <w:rPr>
                <w:ins w:id="6206" w:author="薛媛媛（Grace）" w:date="2025-11-18T13:33:34Z"/>
                <w:rFonts w:hint="default" w:ascii="Arial" w:hAnsi="Arial" w:eastAsia="宋体" w:cs="Arial"/>
                <w:sz w:val="20"/>
                <w:szCs w:val="20"/>
                <w:lang w:val="en-GB" w:eastAsia="zh-CN" w:bidi="ar-SA"/>
                <w:rPrChange w:id="6207" w:author="薛媛媛（Grace）" w:date="2025-11-18T13:55:33Z">
                  <w:rPr>
                    <w:ins w:id="6208" w:author="薛媛媛（Grace）" w:date="2025-11-18T13:33:34Z"/>
                    <w:rFonts w:hint="default" w:ascii="Arial" w:hAnsi="Arial" w:eastAsia="宋体" w:cs="Arial"/>
                    <w:sz w:val="20"/>
                    <w:szCs w:val="20"/>
                    <w:lang w:val="en-GB" w:eastAsia="zh-CN" w:bidi="ar-SA"/>
                  </w:rPr>
                </w:rPrChange>
              </w:rPr>
            </w:pPr>
          </w:p>
        </w:tc>
        <w:tc>
          <w:tcPr>
            <w:tcW w:w="3078" w:type="dxa"/>
            <w:tcMar>
              <w:top w:w="113" w:type="dxa"/>
              <w:bottom w:w="113" w:type="dxa"/>
            </w:tcMar>
          </w:tcPr>
          <w:p w14:paraId="66527CC8">
            <w:pPr>
              <w:rPr>
                <w:rFonts w:ascii="Arial" w:hAnsi="Arial" w:cs="Arial"/>
                <w:sz w:val="20"/>
                <w:szCs w:val="20"/>
                <w:lang w:val="en-GB"/>
                <w:rPrChange w:id="6209" w:author="薛媛媛（Grace）" w:date="2025-11-18T13:55:33Z">
                  <w:rPr>
                    <w:sz w:val="20"/>
                    <w:szCs w:val="20"/>
                    <w:lang w:val="en-GB"/>
                  </w:rPr>
                </w:rPrChange>
              </w:rPr>
            </w:pPr>
          </w:p>
        </w:tc>
      </w:tr>
      <w:tr w14:paraId="1C737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5ED16B73">
            <w:pPr>
              <w:ind w:left="171"/>
              <w:rPr>
                <w:rFonts w:ascii="Arial" w:hAnsi="Arial" w:cs="Arial"/>
                <w:sz w:val="20"/>
                <w:szCs w:val="20"/>
                <w:lang w:val="en-GB"/>
                <w:rPrChange w:id="6210" w:author="薛媛媛（Grace）" w:date="2025-11-18T13:55:33Z">
                  <w:rPr>
                    <w:sz w:val="20"/>
                    <w:szCs w:val="20"/>
                    <w:lang w:val="en-GB"/>
                  </w:rPr>
                </w:rPrChange>
              </w:rPr>
            </w:pPr>
            <w:r>
              <w:rPr>
                <w:rFonts w:ascii="Arial" w:hAnsi="Arial" w:cs="Arial"/>
                <w:sz w:val="20"/>
                <w:szCs w:val="20"/>
                <w:lang w:val="en-GB"/>
                <w:rPrChange w:id="6211" w:author="薛媛媛（Grace）" w:date="2025-11-18T13:55:33Z">
                  <w:rPr>
                    <w:sz w:val="20"/>
                    <w:szCs w:val="20"/>
                    <w:lang w:val="en-GB"/>
                  </w:rPr>
                </w:rPrChange>
              </w:rPr>
              <w:t>(g)  the lot number or the serial number of the device preceded by the words LOT NUMBER or SERIAL NUMBER or an equivalent symbol, as appropriate;</w:t>
            </w:r>
          </w:p>
        </w:tc>
        <w:tc>
          <w:tcPr>
            <w:tcW w:w="1198" w:type="dxa"/>
            <w:shd w:val="clear" w:color="auto" w:fill="auto"/>
            <w:tcMar>
              <w:top w:w="113" w:type="dxa"/>
              <w:bottom w:w="113" w:type="dxa"/>
            </w:tcMar>
            <w:vAlign w:val="top"/>
          </w:tcPr>
          <w:p w14:paraId="5CFAD455">
            <w:pPr>
              <w:rPr>
                <w:ins w:id="6212" w:author="薛媛媛（Grace）" w:date="2025-11-18T13:33:50Z"/>
                <w:rFonts w:hint="default" w:ascii="Arial" w:hAnsi="Arial" w:cs="Arial" w:eastAsiaTheme="minorHAnsi"/>
                <w:sz w:val="20"/>
                <w:szCs w:val="20"/>
                <w:lang w:val="en-GB" w:eastAsia="zh-CN" w:bidi="ar-SA"/>
                <w:rPrChange w:id="6213" w:author="薛媛媛（Grace）" w:date="2025-11-18T13:55:39Z">
                  <w:rPr>
                    <w:ins w:id="6214" w:author="薛媛媛（Grace）" w:date="2025-11-18T13:33:50Z"/>
                    <w:rFonts w:hint="eastAsia" w:ascii="Arial" w:hAnsi="Arial" w:cs="Arial" w:eastAsiaTheme="minorHAnsi"/>
                    <w:sz w:val="22"/>
                    <w:szCs w:val="22"/>
                    <w:lang w:val="en-GB" w:eastAsia="zh-CN" w:bidi="ar-SA"/>
                  </w:rPr>
                </w:rPrChange>
              </w:rPr>
            </w:pPr>
            <w:ins w:id="6215" w:author="薛媛媛（Grace）" w:date="2025-11-18T13:33:51Z">
              <w:r>
                <w:rPr>
                  <w:rFonts w:hint="default" w:ascii="Arial" w:hAnsi="Arial" w:cs="Arial" w:eastAsiaTheme="minorHAnsi"/>
                  <w:sz w:val="20"/>
                  <w:szCs w:val="20"/>
                  <w:lang w:val="en-GB" w:eastAsia="zh-CN"/>
                  <w:rPrChange w:id="6216"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408BC6C3">
            <w:pPr>
              <w:rPr>
                <w:ins w:id="6218" w:author="薛媛媛（Grace）" w:date="2025-11-18T13:33:51Z"/>
                <w:rFonts w:hint="default" w:ascii="Arial" w:hAnsi="Arial" w:cs="Arial"/>
                <w:sz w:val="20"/>
                <w:szCs w:val="20"/>
                <w:lang w:val="en-GB" w:eastAsia="zh-CN"/>
                <w:rPrChange w:id="6219" w:author="薛媛媛（Grace）" w:date="2025-11-18T13:55:39Z">
                  <w:rPr>
                    <w:ins w:id="6220" w:author="薛媛媛（Grace）" w:date="2025-11-18T13:33:51Z"/>
                    <w:rFonts w:hint="eastAsia" w:ascii="Arial" w:hAnsi="Arial" w:cs="Arial"/>
                    <w:sz w:val="22"/>
                    <w:szCs w:val="22"/>
                    <w:lang w:val="en-GB" w:eastAsia="zh-CN"/>
                  </w:rPr>
                </w:rPrChange>
              </w:rPr>
            </w:pPr>
            <w:ins w:id="6221" w:author="薛媛媛（Grace）" w:date="2025-11-18T13:33:51Z">
              <w:r>
                <w:rPr>
                  <w:rFonts w:hint="default" w:ascii="Arial" w:hAnsi="Arial" w:cs="Arial"/>
                  <w:sz w:val="20"/>
                  <w:szCs w:val="20"/>
                  <w:lang w:val="en-GB" w:eastAsia="zh-CN"/>
                  <w:rPrChange w:id="6222" w:author="薛媛媛（Grace）" w:date="2025-11-18T13:55:39Z">
                    <w:rPr>
                      <w:rFonts w:hint="eastAsia" w:ascii="Arial" w:hAnsi="Arial" w:cs="Arial"/>
                      <w:sz w:val="22"/>
                      <w:szCs w:val="22"/>
                      <w:lang w:val="en-GB" w:eastAsia="zh-CN"/>
                    </w:rPr>
                  </w:rPrChange>
                </w:rPr>
                <w:t>EN ISO 15223-1</w:t>
              </w:r>
            </w:ins>
          </w:p>
          <w:p w14:paraId="1CD357EE">
            <w:pPr>
              <w:rPr>
                <w:ins w:id="6224" w:author="薛媛媛（Grace）" w:date="2025-11-18T13:33:51Z"/>
                <w:rFonts w:hint="default" w:ascii="Arial" w:hAnsi="Arial" w:cs="Arial"/>
                <w:sz w:val="20"/>
                <w:szCs w:val="20"/>
                <w:lang w:val="en-GB" w:eastAsia="zh-CN"/>
                <w:rPrChange w:id="6225" w:author="薛媛媛（Grace）" w:date="2025-11-18T13:55:39Z">
                  <w:rPr>
                    <w:ins w:id="6226" w:author="薛媛媛（Grace）" w:date="2025-11-18T13:33:51Z"/>
                    <w:rFonts w:hint="eastAsia" w:ascii="Arial" w:hAnsi="Arial" w:cs="Arial"/>
                    <w:sz w:val="22"/>
                    <w:szCs w:val="22"/>
                    <w:lang w:val="en-GB" w:eastAsia="zh-CN"/>
                  </w:rPr>
                </w:rPrChange>
              </w:rPr>
            </w:pPr>
            <w:ins w:id="6227" w:author="薛媛媛（Grace）" w:date="2025-11-18T13:33:51Z">
              <w:r>
                <w:rPr>
                  <w:rFonts w:hint="default" w:ascii="Arial" w:hAnsi="Arial" w:cs="Arial"/>
                  <w:sz w:val="20"/>
                  <w:szCs w:val="20"/>
                  <w:lang w:val="en-GB" w:eastAsia="zh-CN"/>
                  <w:rPrChange w:id="6228" w:author="薛媛媛（Grace）" w:date="2025-11-18T13:55:39Z">
                    <w:rPr>
                      <w:rFonts w:hint="eastAsia" w:ascii="Arial" w:hAnsi="Arial" w:cs="Arial"/>
                      <w:sz w:val="22"/>
                      <w:szCs w:val="22"/>
                      <w:lang w:val="en-GB" w:eastAsia="zh-CN"/>
                    </w:rPr>
                  </w:rPrChange>
                </w:rPr>
                <w:t>EN ISO 20417</w:t>
              </w:r>
            </w:ins>
          </w:p>
          <w:p w14:paraId="54ECD4B3">
            <w:pPr>
              <w:rPr>
                <w:ins w:id="6230" w:author="薛媛媛（Grace）" w:date="2025-11-18T13:33:51Z"/>
                <w:rFonts w:hint="default" w:ascii="Arial" w:hAnsi="Arial" w:cs="Arial" w:eastAsiaTheme="minorHAnsi"/>
                <w:sz w:val="20"/>
                <w:szCs w:val="20"/>
                <w:lang w:val="en-GB" w:eastAsia="zh-CN"/>
                <w:rPrChange w:id="6231" w:author="薛媛媛（Grace）" w:date="2025-11-18T13:55:39Z">
                  <w:rPr>
                    <w:ins w:id="6232" w:author="薛媛媛（Grace）" w:date="2025-11-18T13:33:51Z"/>
                    <w:rFonts w:hint="eastAsia" w:eastAsiaTheme="minorHAnsi"/>
                    <w:sz w:val="22"/>
                    <w:szCs w:val="22"/>
                    <w:lang w:val="en-GB" w:eastAsia="zh-CN"/>
                  </w:rPr>
                </w:rPrChange>
              </w:rPr>
            </w:pPr>
            <w:ins w:id="6233" w:author="薛媛媛（Grace）" w:date="2025-11-18T13:33:51Z">
              <w:r>
                <w:rPr>
                  <w:rFonts w:hint="default" w:ascii="Arial" w:hAnsi="Arial" w:cs="Arial" w:eastAsiaTheme="minorHAnsi"/>
                  <w:sz w:val="20"/>
                  <w:szCs w:val="20"/>
                  <w:lang w:val="en-GB" w:eastAsia="zh-CN"/>
                  <w:rPrChange w:id="6234" w:author="薛媛媛（Grace）" w:date="2025-11-18T13:55:39Z">
                    <w:rPr>
                      <w:rFonts w:hint="eastAsia" w:eastAsiaTheme="minorHAnsi"/>
                      <w:sz w:val="22"/>
                      <w:szCs w:val="22"/>
                      <w:lang w:val="en-GB" w:eastAsia="zh-CN"/>
                    </w:rPr>
                  </w:rPrChange>
                </w:rPr>
                <w:t>EN ISO 11608-1</w:t>
              </w:r>
            </w:ins>
          </w:p>
          <w:p w14:paraId="72592A4B">
            <w:pPr>
              <w:rPr>
                <w:ins w:id="6236" w:author="薛媛媛（Grace）" w:date="2025-11-18T13:33:51Z"/>
                <w:rFonts w:hint="default" w:ascii="Arial" w:hAnsi="Arial" w:cs="Arial"/>
                <w:sz w:val="20"/>
                <w:szCs w:val="20"/>
                <w:lang w:val="en-GB" w:eastAsia="zh-CN"/>
                <w:rPrChange w:id="6237" w:author="薛媛媛（Grace）" w:date="2025-11-18T13:55:39Z">
                  <w:rPr>
                    <w:ins w:id="6238" w:author="薛媛媛（Grace）" w:date="2025-11-18T13:33:51Z"/>
                    <w:rFonts w:hint="eastAsia" w:ascii="Arial" w:hAnsi="Arial" w:cs="Arial"/>
                    <w:sz w:val="22"/>
                    <w:szCs w:val="22"/>
                    <w:lang w:val="en-GB" w:eastAsia="zh-CN"/>
                  </w:rPr>
                </w:rPrChange>
              </w:rPr>
            </w:pPr>
          </w:p>
          <w:p w14:paraId="7B2A1C2A">
            <w:pPr>
              <w:rPr>
                <w:ins w:id="6239" w:author="薛媛媛（Grace）" w:date="2025-11-18T13:33:50Z"/>
                <w:rFonts w:hint="default" w:ascii="Arial" w:hAnsi="Arial" w:cs="Arial" w:eastAsiaTheme="minorHAnsi"/>
                <w:sz w:val="20"/>
                <w:szCs w:val="20"/>
                <w:lang w:val="en-GB" w:eastAsia="zh-CN" w:bidi="ar-SA"/>
                <w:rPrChange w:id="6240" w:author="薛媛媛（Grace）" w:date="2025-11-18T13:55:39Z">
                  <w:rPr>
                    <w:ins w:id="6241" w:author="薛媛媛（Grace）" w:date="2025-11-18T13:33:50Z"/>
                    <w:rFonts w:hint="eastAsia" w:ascii="Arial" w:hAnsi="Arial" w:cs="Arial" w:eastAsiaTheme="minorHAnsi"/>
                    <w:sz w:val="22"/>
                    <w:szCs w:val="22"/>
                    <w:lang w:val="en-GB" w:eastAsia="zh-CN" w:bidi="ar-SA"/>
                  </w:rPr>
                </w:rPrChange>
              </w:rPr>
            </w:pPr>
          </w:p>
        </w:tc>
        <w:tc>
          <w:tcPr>
            <w:tcW w:w="3078" w:type="dxa"/>
            <w:shd w:val="clear" w:color="auto" w:fill="auto"/>
            <w:tcMar>
              <w:top w:w="113" w:type="dxa"/>
              <w:bottom w:w="113" w:type="dxa"/>
            </w:tcMar>
            <w:vAlign w:val="top"/>
          </w:tcPr>
          <w:p w14:paraId="682F81A3">
            <w:pPr>
              <w:rPr>
                <w:ins w:id="6242" w:author="薛媛媛（Grace）" w:date="2025-11-18T13:33:51Z"/>
                <w:rFonts w:hint="default" w:ascii="Arial" w:hAnsi="Arial" w:cs="Arial" w:eastAsiaTheme="minorHAnsi"/>
                <w:sz w:val="20"/>
                <w:szCs w:val="20"/>
                <w:lang w:val="en-GB" w:eastAsia="zh-CN"/>
                <w:rPrChange w:id="6243" w:author="薛媛媛（Grace）" w:date="2025-11-18T13:55:39Z">
                  <w:rPr>
                    <w:ins w:id="6244" w:author="薛媛媛（Grace）" w:date="2025-11-18T13:33:51Z"/>
                    <w:rFonts w:hint="eastAsia" w:ascii="Arial" w:hAnsi="Arial" w:cs="Arial" w:eastAsiaTheme="minorHAnsi"/>
                    <w:sz w:val="22"/>
                    <w:szCs w:val="22"/>
                    <w:lang w:val="en-GB" w:eastAsia="zh-CN"/>
                  </w:rPr>
                </w:rPrChange>
              </w:rPr>
            </w:pPr>
            <w:ins w:id="6245" w:author="薛媛媛（Grace）" w:date="2025-11-18T13:33:51Z">
              <w:r>
                <w:rPr>
                  <w:rFonts w:hint="default" w:ascii="Arial" w:hAnsi="Arial" w:cs="Arial" w:eastAsiaTheme="minorHAnsi"/>
                  <w:sz w:val="20"/>
                  <w:szCs w:val="20"/>
                  <w:lang w:val="en-GB" w:eastAsia="zh-CN"/>
                  <w:rPrChange w:id="6246" w:author="薛媛媛（Grace）" w:date="2025-11-18T13:55:39Z">
                    <w:rPr>
                      <w:rFonts w:hint="eastAsia" w:ascii="Arial" w:hAnsi="Arial" w:cs="Arial" w:eastAsiaTheme="minorHAnsi"/>
                      <w:sz w:val="22"/>
                      <w:szCs w:val="22"/>
                      <w:lang w:val="en-GB" w:eastAsia="zh-CN"/>
                    </w:rPr>
                  </w:rPrChange>
                </w:rPr>
                <w:t xml:space="preserve">Label </w:t>
              </w:r>
            </w:ins>
          </w:p>
          <w:p w14:paraId="65473482">
            <w:pPr>
              <w:rPr>
                <w:ins w:id="6248" w:author="薛媛媛（Grace）" w:date="2025-11-18T13:33:51Z"/>
                <w:rFonts w:hint="default" w:ascii="Arial" w:hAnsi="Arial" w:cs="Arial" w:eastAsiaTheme="minorHAnsi"/>
                <w:sz w:val="20"/>
                <w:szCs w:val="20"/>
                <w:lang w:val="en-GB" w:eastAsia="zh-CN"/>
                <w:rPrChange w:id="6249" w:author="薛媛媛（Grace）" w:date="2025-11-18T13:55:39Z">
                  <w:rPr>
                    <w:ins w:id="6250" w:author="薛媛媛（Grace）" w:date="2025-11-18T13:33:51Z"/>
                    <w:rFonts w:hint="default" w:ascii="Arial" w:hAnsi="Arial" w:cs="Arial" w:eastAsiaTheme="minorHAnsi"/>
                    <w:sz w:val="22"/>
                    <w:szCs w:val="22"/>
                    <w:lang w:val="en-GB" w:eastAsia="zh-CN"/>
                  </w:rPr>
                </w:rPrChange>
              </w:rPr>
            </w:pPr>
            <w:ins w:id="6251" w:author="薛媛媛（Grace）" w:date="2025-11-18T13:33:51Z">
              <w:r>
                <w:rPr>
                  <w:rFonts w:hint="default" w:ascii="Arial" w:hAnsi="Arial" w:cs="Arial" w:eastAsiaTheme="minorHAnsi"/>
                  <w:sz w:val="20"/>
                  <w:szCs w:val="20"/>
                  <w:lang w:val="en-GB" w:eastAsia="zh-CN"/>
                  <w:rPrChange w:id="6252" w:author="薛媛媛（Grace）" w:date="2025-11-18T13:55:39Z">
                    <w:rPr>
                      <w:rFonts w:hint="default" w:ascii="Arial" w:hAnsi="Arial" w:cs="Arial" w:eastAsiaTheme="minorHAnsi"/>
                      <w:sz w:val="22"/>
                      <w:szCs w:val="22"/>
                      <w:lang w:val="en-GB" w:eastAsia="zh-CN"/>
                    </w:rPr>
                  </w:rPrChange>
                </w:rPr>
                <w:t>Instruction For Use</w:t>
              </w:r>
            </w:ins>
          </w:p>
          <w:p w14:paraId="2344DDEE">
            <w:pPr>
              <w:rPr>
                <w:ins w:id="6254" w:author="薛媛媛（Grace）" w:date="2025-11-18T13:33:51Z"/>
                <w:rFonts w:hint="default" w:ascii="Arial" w:hAnsi="Arial" w:cs="Arial" w:eastAsiaTheme="minorHAnsi"/>
                <w:sz w:val="20"/>
                <w:szCs w:val="20"/>
                <w:lang w:val="en-GB" w:eastAsia="zh-CN"/>
                <w:rPrChange w:id="6255" w:author="薛媛媛（Grace）" w:date="2025-11-18T13:55:39Z">
                  <w:rPr>
                    <w:ins w:id="6256" w:author="薛媛媛（Grace）" w:date="2025-11-18T13:33:51Z"/>
                    <w:rFonts w:hint="eastAsia" w:ascii="Arial" w:hAnsi="Arial" w:cs="Arial" w:eastAsiaTheme="minorHAnsi"/>
                    <w:sz w:val="22"/>
                    <w:szCs w:val="22"/>
                    <w:lang w:val="en-GB" w:eastAsia="zh-CN"/>
                  </w:rPr>
                </w:rPrChange>
              </w:rPr>
            </w:pPr>
          </w:p>
          <w:p w14:paraId="3641B843">
            <w:pPr>
              <w:rPr>
                <w:ins w:id="6257" w:author="薛媛媛（Grace）" w:date="2025-11-18T13:33:51Z"/>
                <w:rFonts w:hint="default" w:ascii="Arial" w:hAnsi="Arial" w:cs="Arial" w:eastAsiaTheme="minorHAnsi"/>
                <w:sz w:val="20"/>
                <w:szCs w:val="20"/>
                <w:lang w:val="en-US" w:eastAsia="zh-CN"/>
                <w:rPrChange w:id="6258" w:author="薛媛媛（Grace）" w:date="2025-11-18T13:55:39Z">
                  <w:rPr>
                    <w:ins w:id="6259" w:author="薛媛媛（Grace）" w:date="2025-11-18T13:33:51Z"/>
                    <w:rFonts w:hint="eastAsia" w:ascii="Arial" w:hAnsi="Arial" w:cs="Arial" w:eastAsiaTheme="minorHAnsi"/>
                    <w:sz w:val="22"/>
                    <w:szCs w:val="22"/>
                    <w:lang w:val="en-US" w:eastAsia="zh-CN"/>
                  </w:rPr>
                </w:rPrChange>
              </w:rPr>
            </w:pPr>
          </w:p>
          <w:p w14:paraId="5C4318E4">
            <w:pPr>
              <w:rPr>
                <w:ins w:id="6260" w:author="薛媛媛（Grace）" w:date="2025-11-18T13:33:51Z"/>
                <w:rFonts w:hint="default" w:ascii="Arial" w:hAnsi="Arial" w:cs="Arial" w:eastAsiaTheme="minorEastAsia"/>
                <w:color w:val="auto"/>
                <w:sz w:val="20"/>
                <w:szCs w:val="20"/>
                <w:lang w:val="en-US" w:eastAsia="zh-CN"/>
                <w:rPrChange w:id="6261" w:author="薛媛媛（Grace）" w:date="2025-11-18T13:55:39Z">
                  <w:rPr>
                    <w:ins w:id="6262" w:author="薛媛媛（Grace）" w:date="2025-11-18T13:33:51Z"/>
                    <w:rFonts w:hint="default" w:cs="Arial" w:eastAsiaTheme="minorEastAsia"/>
                    <w:color w:val="auto"/>
                    <w:sz w:val="22"/>
                    <w:szCs w:val="22"/>
                    <w:lang w:val="en-US" w:eastAsia="zh-CN"/>
                  </w:rPr>
                </w:rPrChange>
              </w:rPr>
            </w:pPr>
          </w:p>
          <w:p w14:paraId="496683D5">
            <w:pPr>
              <w:rPr>
                <w:ins w:id="6263" w:author="薛媛媛（Grace）" w:date="2025-11-18T13:33:50Z"/>
                <w:rFonts w:hint="default" w:ascii="Arial" w:hAnsi="Arial" w:eastAsia="宋体" w:cs="Arial"/>
                <w:sz w:val="20"/>
                <w:szCs w:val="20"/>
                <w:lang w:val="en-GB" w:eastAsia="zh-CN" w:bidi="ar-SA"/>
                <w:rPrChange w:id="6264" w:author="薛媛媛（Grace）" w:date="2025-11-18T13:55:33Z">
                  <w:rPr>
                    <w:ins w:id="6265" w:author="薛媛媛（Grace）" w:date="2025-11-18T13:33:50Z"/>
                    <w:rFonts w:hint="default" w:ascii="Arial" w:hAnsi="Arial" w:eastAsia="宋体" w:cs="Arial"/>
                    <w:sz w:val="20"/>
                    <w:szCs w:val="20"/>
                    <w:lang w:val="en-GB" w:eastAsia="zh-CN" w:bidi="ar-SA"/>
                  </w:rPr>
                </w:rPrChange>
              </w:rPr>
            </w:pPr>
          </w:p>
        </w:tc>
        <w:tc>
          <w:tcPr>
            <w:tcW w:w="3078" w:type="dxa"/>
            <w:tcMar>
              <w:top w:w="113" w:type="dxa"/>
              <w:bottom w:w="113" w:type="dxa"/>
            </w:tcMar>
          </w:tcPr>
          <w:p w14:paraId="19A26C8B">
            <w:pPr>
              <w:rPr>
                <w:rFonts w:ascii="Arial" w:hAnsi="Arial" w:cs="Arial"/>
                <w:sz w:val="20"/>
                <w:szCs w:val="20"/>
                <w:lang w:val="en-GB"/>
                <w:rPrChange w:id="6266" w:author="薛媛媛（Grace）" w:date="2025-11-18T13:55:33Z">
                  <w:rPr>
                    <w:sz w:val="20"/>
                    <w:szCs w:val="20"/>
                    <w:lang w:val="en-GB"/>
                  </w:rPr>
                </w:rPrChange>
              </w:rPr>
            </w:pPr>
          </w:p>
        </w:tc>
      </w:tr>
      <w:tr w14:paraId="472B8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08A37D73">
            <w:pPr>
              <w:ind w:left="171"/>
              <w:rPr>
                <w:rFonts w:ascii="Arial" w:hAnsi="Arial" w:cs="Arial"/>
                <w:sz w:val="20"/>
                <w:szCs w:val="20"/>
                <w:lang w:val="en-GB"/>
                <w:rPrChange w:id="6267" w:author="薛媛媛（Grace）" w:date="2025-11-18T13:55:33Z">
                  <w:rPr>
                    <w:sz w:val="20"/>
                    <w:szCs w:val="20"/>
                    <w:lang w:val="en-GB"/>
                  </w:rPr>
                </w:rPrChange>
              </w:rPr>
            </w:pPr>
            <w:r>
              <w:rPr>
                <w:rFonts w:ascii="Arial" w:hAnsi="Arial" w:cs="Arial"/>
                <w:sz w:val="20"/>
                <w:szCs w:val="20"/>
                <w:lang w:val="en-GB"/>
                <w:rPrChange w:id="6268" w:author="薛媛媛（Grace）" w:date="2025-11-18T13:55:33Z">
                  <w:rPr>
                    <w:sz w:val="20"/>
                    <w:szCs w:val="20"/>
                    <w:lang w:val="en-GB"/>
                  </w:rPr>
                </w:rPrChange>
              </w:rPr>
              <w:t>(h)  the UDI carrier referred to in Article 27(4) and Part C of Annex VI;</w:t>
            </w:r>
          </w:p>
        </w:tc>
        <w:tc>
          <w:tcPr>
            <w:tcW w:w="1198" w:type="dxa"/>
            <w:shd w:val="clear"/>
            <w:tcMar>
              <w:top w:w="113" w:type="dxa"/>
              <w:bottom w:w="113" w:type="dxa"/>
            </w:tcMar>
            <w:vAlign w:val="top"/>
          </w:tcPr>
          <w:p w14:paraId="6633ADAD">
            <w:pPr>
              <w:rPr>
                <w:ins w:id="6269" w:author="薛媛媛（Grace）" w:date="2025-11-18T13:34:03Z"/>
                <w:rFonts w:hint="default" w:ascii="Arial" w:hAnsi="Arial" w:eastAsia="宋体" w:cs="Arial"/>
                <w:sz w:val="20"/>
                <w:szCs w:val="20"/>
                <w:lang w:val="en-GB" w:eastAsia="zh-CN" w:bidi="ar-SA"/>
                <w:rPrChange w:id="6270" w:author="薛媛媛（Grace）" w:date="2025-11-18T13:55:33Z">
                  <w:rPr>
                    <w:ins w:id="6271" w:author="薛媛媛（Grace）" w:date="2025-11-18T13:34:03Z"/>
                    <w:rFonts w:hint="default" w:ascii="Arial" w:hAnsi="Arial" w:eastAsia="宋体" w:cs="Arial"/>
                    <w:sz w:val="20"/>
                    <w:szCs w:val="20"/>
                    <w:lang w:val="en-GB" w:eastAsia="zh-CN" w:bidi="ar-SA"/>
                  </w:rPr>
                </w:rPrChange>
              </w:rPr>
            </w:pPr>
            <w:ins w:id="6272" w:author="薛媛媛（Grace）" w:date="2025-11-18T13:34:03Z">
              <w:r>
                <w:rPr>
                  <w:rFonts w:hint="default" w:ascii="Arial" w:hAnsi="Arial" w:eastAsia="宋体" w:cs="Arial"/>
                  <w:sz w:val="20"/>
                  <w:szCs w:val="20"/>
                  <w:lang w:val="en-US" w:eastAsia="zh-CN"/>
                  <w:rPrChange w:id="6273" w:author="薛媛媛（Grace）" w:date="2025-11-18T13:55:33Z">
                    <w:rPr>
                      <w:rFonts w:hint="eastAsia" w:eastAsia="宋体"/>
                      <w:sz w:val="20"/>
                      <w:szCs w:val="20"/>
                      <w:lang w:val="en-US" w:eastAsia="zh-CN"/>
                    </w:rPr>
                  </w:rPrChange>
                </w:rPr>
                <w:t>No</w:t>
              </w:r>
            </w:ins>
          </w:p>
        </w:tc>
        <w:tc>
          <w:tcPr>
            <w:tcW w:w="3078" w:type="dxa"/>
            <w:shd w:val="clear"/>
            <w:tcMar>
              <w:top w:w="113" w:type="dxa"/>
              <w:bottom w:w="113" w:type="dxa"/>
            </w:tcMar>
            <w:vAlign w:val="top"/>
          </w:tcPr>
          <w:p w14:paraId="53DAF605">
            <w:pPr>
              <w:rPr>
                <w:ins w:id="6275" w:author="薛媛媛（Grace）" w:date="2025-11-18T13:34:03Z"/>
                <w:rFonts w:ascii="Arial" w:hAnsi="Arial" w:cs="Arial" w:eastAsiaTheme="minorHAnsi"/>
                <w:sz w:val="20"/>
                <w:szCs w:val="20"/>
                <w:lang w:val="en-GB" w:eastAsia="en-US" w:bidi="ar-SA"/>
                <w:rPrChange w:id="6276" w:author="薛媛媛（Grace）" w:date="2025-11-18T13:55:33Z">
                  <w:rPr>
                    <w:ins w:id="6277" w:author="薛媛媛（Grace）" w:date="2025-11-18T13:34:03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72044EA6">
            <w:pPr>
              <w:rPr>
                <w:ins w:id="6278" w:author="薛媛媛（Grace）" w:date="2025-11-18T13:34:03Z"/>
                <w:rFonts w:ascii="Arial" w:hAnsi="Arial" w:cs="Arial" w:eastAsiaTheme="minorHAnsi"/>
                <w:sz w:val="20"/>
                <w:szCs w:val="20"/>
                <w:lang w:val="en-GB" w:eastAsia="en-US" w:bidi="ar-SA"/>
                <w:rPrChange w:id="6279" w:author="薛媛媛（Grace）" w:date="2025-11-18T13:55:33Z">
                  <w:rPr>
                    <w:ins w:id="6280" w:author="薛媛媛（Grace）" w:date="2025-11-18T13:34:03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2E9A7F4A">
            <w:pPr>
              <w:rPr>
                <w:ins w:id="6281" w:author="薛媛媛（Grace）" w:date="2025-11-18T13:34:03Z"/>
                <w:rFonts w:hint="default" w:ascii="Arial" w:hAnsi="Arial" w:eastAsia="宋体" w:cs="Arial"/>
                <w:sz w:val="20"/>
                <w:szCs w:val="20"/>
                <w:lang w:val="en-GB" w:eastAsia="zh-CN" w:bidi="ar-SA"/>
                <w:rPrChange w:id="6282" w:author="薛媛媛（Grace）" w:date="2025-11-18T13:55:33Z">
                  <w:rPr>
                    <w:ins w:id="6283" w:author="薛媛媛（Grace）" w:date="2025-11-18T13:34:03Z"/>
                    <w:rFonts w:hint="default" w:ascii="Arial" w:hAnsi="Arial" w:eastAsia="宋体" w:cs="Arial"/>
                    <w:sz w:val="20"/>
                    <w:szCs w:val="20"/>
                    <w:lang w:val="en-GB" w:eastAsia="zh-CN" w:bidi="ar-SA"/>
                  </w:rPr>
                </w:rPrChange>
              </w:rPr>
            </w:pPr>
            <w:ins w:id="6284" w:author="薛媛媛（Grace）" w:date="2025-11-18T13:34:03Z">
              <w:r>
                <w:rPr>
                  <w:rFonts w:hint="default" w:ascii="Arial" w:hAnsi="Arial" w:eastAsia="宋体" w:cs="Arial"/>
                  <w:sz w:val="20"/>
                  <w:szCs w:val="20"/>
                  <w:lang w:val="en-US" w:eastAsia="zh-CN"/>
                  <w:rPrChange w:id="6285" w:author="薛媛媛（Grace）" w:date="2025-11-18T13:55:33Z">
                    <w:rPr>
                      <w:rFonts w:hint="eastAsia" w:eastAsia="宋体"/>
                      <w:sz w:val="20"/>
                      <w:szCs w:val="20"/>
                      <w:lang w:val="en-US" w:eastAsia="zh-CN"/>
                    </w:rPr>
                  </w:rPrChange>
                </w:rPr>
                <w:t>Not applicable for device in integral product</w:t>
              </w:r>
            </w:ins>
          </w:p>
        </w:tc>
      </w:tr>
      <w:tr w14:paraId="3CD48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6A3AB56F">
            <w:pPr>
              <w:ind w:left="171"/>
              <w:rPr>
                <w:rFonts w:ascii="Arial" w:hAnsi="Arial" w:cs="Arial"/>
                <w:sz w:val="20"/>
                <w:szCs w:val="20"/>
                <w:lang w:val="en-GB"/>
                <w:rPrChange w:id="6287" w:author="薛媛媛（Grace）" w:date="2025-11-18T13:55:33Z">
                  <w:rPr>
                    <w:sz w:val="20"/>
                    <w:szCs w:val="20"/>
                    <w:lang w:val="en-GB"/>
                  </w:rPr>
                </w:rPrChange>
              </w:rPr>
            </w:pPr>
            <w:r>
              <w:rPr>
                <w:rFonts w:ascii="Arial" w:hAnsi="Arial" w:cs="Arial"/>
                <w:sz w:val="20"/>
                <w:szCs w:val="20"/>
                <w:lang w:val="en-GB"/>
                <w:rPrChange w:id="6288" w:author="薛媛媛（Grace）" w:date="2025-11-18T13:55:33Z">
                  <w:rPr>
                    <w:sz w:val="20"/>
                    <w:szCs w:val="20"/>
                    <w:lang w:val="en-GB"/>
                  </w:rPr>
                </w:rPrChange>
              </w:rPr>
              <w:t>(i)  an unambiguous indication of t the time limit for using or implanting the device safely, expressed at least in terms of year and month, where this is relevant;</w:t>
            </w:r>
          </w:p>
        </w:tc>
        <w:tc>
          <w:tcPr>
            <w:tcW w:w="1198" w:type="dxa"/>
            <w:shd w:val="clear" w:color="auto" w:fill="auto"/>
            <w:tcMar>
              <w:top w:w="113" w:type="dxa"/>
              <w:bottom w:w="113" w:type="dxa"/>
            </w:tcMar>
            <w:vAlign w:val="top"/>
          </w:tcPr>
          <w:p w14:paraId="72536A58">
            <w:pPr>
              <w:rPr>
                <w:ins w:id="6289" w:author="薛媛媛（Grace）" w:date="2025-11-18T13:34:57Z"/>
                <w:rFonts w:hint="default" w:ascii="Arial" w:hAnsi="Arial" w:cs="Arial" w:eastAsiaTheme="minorHAnsi"/>
                <w:sz w:val="20"/>
                <w:szCs w:val="20"/>
                <w:lang w:val="en-GB" w:eastAsia="zh-CN" w:bidi="ar-SA"/>
                <w:rPrChange w:id="6290" w:author="薛媛媛（Grace）" w:date="2025-11-18T13:55:39Z">
                  <w:rPr>
                    <w:ins w:id="6291" w:author="薛媛媛（Grace）" w:date="2025-11-18T13:34:57Z"/>
                    <w:rFonts w:hint="eastAsia" w:ascii="Arial" w:hAnsi="Arial" w:cs="Arial" w:eastAsiaTheme="minorHAnsi"/>
                    <w:sz w:val="22"/>
                    <w:szCs w:val="22"/>
                    <w:lang w:val="en-GB" w:eastAsia="zh-CN" w:bidi="ar-SA"/>
                  </w:rPr>
                </w:rPrChange>
              </w:rPr>
            </w:pPr>
            <w:ins w:id="6292" w:author="薛媛媛（Grace）" w:date="2025-11-18T13:34:57Z">
              <w:r>
                <w:rPr>
                  <w:rFonts w:hint="default" w:ascii="Arial" w:hAnsi="Arial" w:cs="Arial" w:eastAsiaTheme="minorHAnsi"/>
                  <w:sz w:val="20"/>
                  <w:szCs w:val="20"/>
                  <w:lang w:val="en-GB" w:eastAsia="zh-CN"/>
                  <w:rPrChange w:id="6293"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13245CB9">
            <w:pPr>
              <w:rPr>
                <w:ins w:id="6295" w:author="薛媛媛（Grace）" w:date="2025-11-18T13:34:57Z"/>
                <w:rFonts w:hint="default" w:ascii="Arial" w:hAnsi="Arial" w:cs="Arial"/>
                <w:sz w:val="20"/>
                <w:szCs w:val="20"/>
                <w:lang w:val="en-GB" w:eastAsia="zh-CN"/>
                <w:rPrChange w:id="6296" w:author="薛媛媛（Grace）" w:date="2025-11-18T13:55:39Z">
                  <w:rPr>
                    <w:ins w:id="6297" w:author="薛媛媛（Grace）" w:date="2025-11-18T13:34:57Z"/>
                    <w:rFonts w:hint="eastAsia" w:ascii="Arial" w:hAnsi="Arial" w:cs="Arial"/>
                    <w:sz w:val="22"/>
                    <w:szCs w:val="22"/>
                    <w:lang w:val="en-GB" w:eastAsia="zh-CN"/>
                  </w:rPr>
                </w:rPrChange>
              </w:rPr>
            </w:pPr>
            <w:ins w:id="6298" w:author="薛媛媛（Grace）" w:date="2025-11-18T13:34:57Z">
              <w:r>
                <w:rPr>
                  <w:rFonts w:hint="default" w:ascii="Arial" w:hAnsi="Arial" w:cs="Arial"/>
                  <w:sz w:val="20"/>
                  <w:szCs w:val="20"/>
                  <w:lang w:val="en-GB" w:eastAsia="zh-CN"/>
                  <w:rPrChange w:id="6299" w:author="薛媛媛（Grace）" w:date="2025-11-18T13:55:39Z">
                    <w:rPr>
                      <w:rFonts w:hint="eastAsia" w:ascii="Arial" w:hAnsi="Arial" w:cs="Arial"/>
                      <w:sz w:val="22"/>
                      <w:szCs w:val="22"/>
                      <w:lang w:val="en-GB" w:eastAsia="zh-CN"/>
                    </w:rPr>
                  </w:rPrChange>
                </w:rPr>
                <w:t>EN ISO 15223-1</w:t>
              </w:r>
            </w:ins>
          </w:p>
          <w:p w14:paraId="7B1B11D1">
            <w:pPr>
              <w:rPr>
                <w:ins w:id="6301" w:author="薛媛媛（Grace）" w:date="2025-11-18T13:34:57Z"/>
                <w:rFonts w:hint="default" w:ascii="Arial" w:hAnsi="Arial" w:cs="Arial"/>
                <w:sz w:val="20"/>
                <w:szCs w:val="20"/>
                <w:lang w:val="en-GB" w:eastAsia="zh-CN"/>
                <w:rPrChange w:id="6302" w:author="薛媛媛（Grace）" w:date="2025-11-18T13:55:39Z">
                  <w:rPr>
                    <w:ins w:id="6303" w:author="薛媛媛（Grace）" w:date="2025-11-18T13:34:57Z"/>
                    <w:rFonts w:hint="eastAsia" w:ascii="Arial" w:hAnsi="Arial" w:cs="Arial"/>
                    <w:sz w:val="22"/>
                    <w:szCs w:val="22"/>
                    <w:lang w:val="en-GB" w:eastAsia="zh-CN"/>
                  </w:rPr>
                </w:rPrChange>
              </w:rPr>
            </w:pPr>
            <w:ins w:id="6304" w:author="薛媛媛（Grace）" w:date="2025-11-18T13:34:57Z">
              <w:r>
                <w:rPr>
                  <w:rFonts w:hint="default" w:ascii="Arial" w:hAnsi="Arial" w:cs="Arial"/>
                  <w:sz w:val="20"/>
                  <w:szCs w:val="20"/>
                  <w:lang w:val="en-GB" w:eastAsia="zh-CN"/>
                  <w:rPrChange w:id="6305" w:author="薛媛媛（Grace）" w:date="2025-11-18T13:55:39Z">
                    <w:rPr>
                      <w:rFonts w:hint="eastAsia" w:ascii="Arial" w:hAnsi="Arial" w:cs="Arial"/>
                      <w:sz w:val="22"/>
                      <w:szCs w:val="22"/>
                      <w:lang w:val="en-GB" w:eastAsia="zh-CN"/>
                    </w:rPr>
                  </w:rPrChange>
                </w:rPr>
                <w:t>EN ISO 20417</w:t>
              </w:r>
            </w:ins>
          </w:p>
          <w:p w14:paraId="2A687A5E">
            <w:pPr>
              <w:rPr>
                <w:ins w:id="6307" w:author="薛媛媛（Grace）" w:date="2025-11-18T13:34:57Z"/>
                <w:rFonts w:hint="default" w:ascii="Arial" w:hAnsi="Arial" w:cs="Arial" w:eastAsiaTheme="minorHAnsi"/>
                <w:sz w:val="20"/>
                <w:szCs w:val="20"/>
                <w:lang w:val="en-GB" w:eastAsia="zh-CN"/>
                <w:rPrChange w:id="6308" w:author="薛媛媛（Grace）" w:date="2025-11-18T13:55:39Z">
                  <w:rPr>
                    <w:ins w:id="6309" w:author="薛媛媛（Grace）" w:date="2025-11-18T13:34:57Z"/>
                    <w:rFonts w:hint="eastAsia" w:eastAsiaTheme="minorHAnsi"/>
                    <w:sz w:val="22"/>
                    <w:szCs w:val="22"/>
                    <w:lang w:val="en-GB" w:eastAsia="zh-CN"/>
                  </w:rPr>
                </w:rPrChange>
              </w:rPr>
            </w:pPr>
            <w:ins w:id="6310" w:author="薛媛媛（Grace）" w:date="2025-11-18T13:34:57Z">
              <w:r>
                <w:rPr>
                  <w:rFonts w:hint="default" w:ascii="Arial" w:hAnsi="Arial" w:cs="Arial" w:eastAsiaTheme="minorHAnsi"/>
                  <w:sz w:val="20"/>
                  <w:szCs w:val="20"/>
                  <w:lang w:val="en-GB" w:eastAsia="zh-CN"/>
                  <w:rPrChange w:id="6311" w:author="薛媛媛（Grace）" w:date="2025-11-18T13:55:39Z">
                    <w:rPr>
                      <w:rFonts w:hint="eastAsia" w:eastAsiaTheme="minorHAnsi"/>
                      <w:sz w:val="22"/>
                      <w:szCs w:val="22"/>
                      <w:lang w:val="en-GB" w:eastAsia="zh-CN"/>
                    </w:rPr>
                  </w:rPrChange>
                </w:rPr>
                <w:t>EN ISO 11608-1</w:t>
              </w:r>
            </w:ins>
          </w:p>
          <w:p w14:paraId="6E372D3E">
            <w:pPr>
              <w:rPr>
                <w:ins w:id="6313" w:author="薛媛媛（Grace）" w:date="2025-11-18T13:34:57Z"/>
                <w:rFonts w:hint="default" w:ascii="Arial" w:hAnsi="Arial" w:cs="Arial"/>
                <w:sz w:val="20"/>
                <w:szCs w:val="20"/>
                <w:lang w:val="en-GB" w:eastAsia="zh-CN"/>
                <w:rPrChange w:id="6314" w:author="薛媛媛（Grace）" w:date="2025-11-18T13:55:39Z">
                  <w:rPr>
                    <w:ins w:id="6315" w:author="薛媛媛（Grace）" w:date="2025-11-18T13:34:57Z"/>
                    <w:rFonts w:hint="eastAsia" w:ascii="Arial" w:hAnsi="Arial" w:cs="Arial"/>
                    <w:sz w:val="22"/>
                    <w:szCs w:val="22"/>
                    <w:lang w:val="en-GB" w:eastAsia="zh-CN"/>
                  </w:rPr>
                </w:rPrChange>
              </w:rPr>
            </w:pPr>
          </w:p>
          <w:p w14:paraId="114B4000">
            <w:pPr>
              <w:rPr>
                <w:ins w:id="6316" w:author="薛媛媛（Grace）" w:date="2025-11-18T13:34:57Z"/>
                <w:rFonts w:hint="default" w:ascii="Arial" w:hAnsi="Arial" w:cs="Arial" w:eastAsiaTheme="minorHAnsi"/>
                <w:sz w:val="20"/>
                <w:szCs w:val="20"/>
                <w:lang w:val="en-GB" w:eastAsia="zh-CN" w:bidi="ar-SA"/>
                <w:rPrChange w:id="6317" w:author="薛媛媛（Grace）" w:date="2025-11-18T13:55:39Z">
                  <w:rPr>
                    <w:ins w:id="6318" w:author="薛媛媛（Grace）" w:date="2025-11-18T13:34:57Z"/>
                    <w:rFonts w:hint="eastAsia" w:ascii="Arial" w:hAnsi="Arial" w:cs="Arial" w:eastAsiaTheme="minorHAnsi"/>
                    <w:sz w:val="22"/>
                    <w:szCs w:val="22"/>
                    <w:lang w:val="en-GB" w:eastAsia="zh-CN" w:bidi="ar-SA"/>
                  </w:rPr>
                </w:rPrChange>
              </w:rPr>
            </w:pPr>
          </w:p>
        </w:tc>
        <w:tc>
          <w:tcPr>
            <w:tcW w:w="3078" w:type="dxa"/>
            <w:shd w:val="clear" w:color="auto" w:fill="auto"/>
            <w:tcMar>
              <w:top w:w="113" w:type="dxa"/>
              <w:bottom w:w="113" w:type="dxa"/>
            </w:tcMar>
            <w:vAlign w:val="top"/>
          </w:tcPr>
          <w:p w14:paraId="24E2676A">
            <w:pPr>
              <w:rPr>
                <w:ins w:id="6319" w:author="薛媛媛（Grace）" w:date="2025-11-18T13:34:57Z"/>
                <w:rFonts w:hint="default" w:ascii="Arial" w:hAnsi="Arial" w:cs="Arial" w:eastAsiaTheme="minorHAnsi"/>
                <w:sz w:val="20"/>
                <w:szCs w:val="20"/>
                <w:lang w:val="en-GB" w:eastAsia="zh-CN"/>
                <w:rPrChange w:id="6320" w:author="薛媛媛（Grace）" w:date="2025-11-18T13:55:39Z">
                  <w:rPr>
                    <w:ins w:id="6321" w:author="薛媛媛（Grace）" w:date="2025-11-18T13:34:57Z"/>
                    <w:rFonts w:hint="eastAsia" w:ascii="Arial" w:hAnsi="Arial" w:cs="Arial" w:eastAsiaTheme="minorHAnsi"/>
                    <w:sz w:val="22"/>
                    <w:szCs w:val="22"/>
                    <w:lang w:val="en-GB" w:eastAsia="zh-CN"/>
                  </w:rPr>
                </w:rPrChange>
              </w:rPr>
            </w:pPr>
            <w:ins w:id="6322" w:author="薛媛媛（Grace）" w:date="2025-11-18T13:34:57Z">
              <w:r>
                <w:rPr>
                  <w:rFonts w:hint="default" w:ascii="Arial" w:hAnsi="Arial" w:cs="Arial" w:eastAsiaTheme="minorHAnsi"/>
                  <w:sz w:val="20"/>
                  <w:szCs w:val="20"/>
                  <w:lang w:val="en-GB" w:eastAsia="zh-CN"/>
                  <w:rPrChange w:id="6323" w:author="薛媛媛（Grace）" w:date="2025-11-18T13:55:39Z">
                    <w:rPr>
                      <w:rFonts w:hint="eastAsia" w:ascii="Arial" w:hAnsi="Arial" w:cs="Arial" w:eastAsiaTheme="minorHAnsi"/>
                      <w:sz w:val="22"/>
                      <w:szCs w:val="22"/>
                      <w:lang w:val="en-GB" w:eastAsia="zh-CN"/>
                    </w:rPr>
                  </w:rPrChange>
                </w:rPr>
                <w:t xml:space="preserve">Label </w:t>
              </w:r>
            </w:ins>
          </w:p>
          <w:p w14:paraId="31217BC9">
            <w:pPr>
              <w:rPr>
                <w:ins w:id="6325" w:author="薛媛媛（Grace）" w:date="2025-11-18T13:34:57Z"/>
                <w:rFonts w:hint="default" w:ascii="Arial" w:hAnsi="Arial" w:cs="Arial" w:eastAsiaTheme="minorHAnsi"/>
                <w:sz w:val="20"/>
                <w:szCs w:val="20"/>
                <w:lang w:val="en-GB" w:eastAsia="zh-CN"/>
                <w:rPrChange w:id="6326" w:author="薛媛媛（Grace）" w:date="2025-11-18T13:55:39Z">
                  <w:rPr>
                    <w:ins w:id="6327" w:author="薛媛媛（Grace）" w:date="2025-11-18T13:34:57Z"/>
                    <w:rFonts w:hint="default" w:ascii="Arial" w:hAnsi="Arial" w:cs="Arial" w:eastAsiaTheme="minorHAnsi"/>
                    <w:sz w:val="22"/>
                    <w:szCs w:val="22"/>
                    <w:lang w:val="en-GB" w:eastAsia="zh-CN"/>
                  </w:rPr>
                </w:rPrChange>
              </w:rPr>
            </w:pPr>
            <w:ins w:id="6328" w:author="薛媛媛（Grace）" w:date="2025-11-18T13:34:57Z">
              <w:r>
                <w:rPr>
                  <w:rFonts w:hint="default" w:ascii="Arial" w:hAnsi="Arial" w:cs="Arial" w:eastAsiaTheme="minorHAnsi"/>
                  <w:sz w:val="20"/>
                  <w:szCs w:val="20"/>
                  <w:lang w:val="en-GB" w:eastAsia="zh-CN"/>
                  <w:rPrChange w:id="6329" w:author="薛媛媛（Grace）" w:date="2025-11-18T13:55:39Z">
                    <w:rPr>
                      <w:rFonts w:hint="default" w:ascii="Arial" w:hAnsi="Arial" w:cs="Arial" w:eastAsiaTheme="minorHAnsi"/>
                      <w:sz w:val="22"/>
                      <w:szCs w:val="22"/>
                      <w:lang w:val="en-GB" w:eastAsia="zh-CN"/>
                    </w:rPr>
                  </w:rPrChange>
                </w:rPr>
                <w:t>Instruction For Use</w:t>
              </w:r>
            </w:ins>
          </w:p>
          <w:p w14:paraId="63857A2E">
            <w:pPr>
              <w:rPr>
                <w:ins w:id="6331" w:author="薛媛媛（Grace）" w:date="2025-11-18T13:34:57Z"/>
                <w:rFonts w:hint="default" w:ascii="Arial" w:hAnsi="Arial" w:cs="Arial" w:eastAsiaTheme="minorHAnsi"/>
                <w:sz w:val="20"/>
                <w:szCs w:val="20"/>
                <w:lang w:val="en-GB" w:eastAsia="zh-CN"/>
                <w:rPrChange w:id="6332" w:author="薛媛媛（Grace）" w:date="2025-11-18T13:55:39Z">
                  <w:rPr>
                    <w:ins w:id="6333" w:author="薛媛媛（Grace）" w:date="2025-11-18T13:34:57Z"/>
                    <w:rFonts w:hint="eastAsia" w:ascii="Arial" w:hAnsi="Arial" w:cs="Arial" w:eastAsiaTheme="minorHAnsi"/>
                    <w:sz w:val="22"/>
                    <w:szCs w:val="22"/>
                    <w:lang w:val="en-GB" w:eastAsia="zh-CN"/>
                  </w:rPr>
                </w:rPrChange>
              </w:rPr>
            </w:pPr>
          </w:p>
          <w:p w14:paraId="36907C3D">
            <w:pPr>
              <w:rPr>
                <w:ins w:id="6334" w:author="薛媛媛（Grace）" w:date="2025-11-18T13:34:57Z"/>
                <w:rFonts w:hint="default" w:ascii="Arial" w:hAnsi="Arial" w:cs="Arial" w:eastAsiaTheme="minorHAnsi"/>
                <w:sz w:val="20"/>
                <w:szCs w:val="20"/>
                <w:lang w:val="en-US" w:eastAsia="zh-CN"/>
                <w:rPrChange w:id="6335" w:author="薛媛媛（Grace）" w:date="2025-11-18T13:55:39Z">
                  <w:rPr>
                    <w:ins w:id="6336" w:author="薛媛媛（Grace）" w:date="2025-11-18T13:34:57Z"/>
                    <w:rFonts w:hint="eastAsia" w:ascii="Arial" w:hAnsi="Arial" w:cs="Arial" w:eastAsiaTheme="minorHAnsi"/>
                    <w:sz w:val="22"/>
                    <w:szCs w:val="22"/>
                    <w:lang w:val="en-US" w:eastAsia="zh-CN"/>
                  </w:rPr>
                </w:rPrChange>
              </w:rPr>
            </w:pPr>
          </w:p>
          <w:p w14:paraId="0267E5FA">
            <w:pPr>
              <w:rPr>
                <w:ins w:id="6337" w:author="薛媛媛（Grace）" w:date="2025-11-18T13:34:57Z"/>
                <w:rFonts w:hint="default" w:ascii="Arial" w:hAnsi="Arial" w:cs="Arial" w:eastAsiaTheme="minorEastAsia"/>
                <w:color w:val="auto"/>
                <w:sz w:val="20"/>
                <w:szCs w:val="20"/>
                <w:lang w:val="en-US" w:eastAsia="zh-CN"/>
                <w:rPrChange w:id="6338" w:author="薛媛媛（Grace）" w:date="2025-11-18T13:55:39Z">
                  <w:rPr>
                    <w:ins w:id="6339" w:author="薛媛媛（Grace）" w:date="2025-11-18T13:34:57Z"/>
                    <w:rFonts w:hint="default" w:cs="Arial" w:eastAsiaTheme="minorEastAsia"/>
                    <w:color w:val="auto"/>
                    <w:sz w:val="22"/>
                    <w:szCs w:val="22"/>
                    <w:lang w:val="en-US" w:eastAsia="zh-CN"/>
                  </w:rPr>
                </w:rPrChange>
              </w:rPr>
            </w:pPr>
          </w:p>
          <w:p w14:paraId="31B93892">
            <w:pPr>
              <w:rPr>
                <w:ins w:id="6340" w:author="薛媛媛（Grace）" w:date="2025-11-18T13:34:57Z"/>
                <w:rFonts w:hint="default" w:ascii="Arial" w:hAnsi="Arial" w:eastAsia="宋体" w:cs="Arial"/>
                <w:sz w:val="20"/>
                <w:szCs w:val="20"/>
                <w:lang w:val="en-GB" w:eastAsia="zh-CN" w:bidi="ar-SA"/>
                <w:rPrChange w:id="6341" w:author="薛媛媛（Grace）" w:date="2025-11-18T13:55:33Z">
                  <w:rPr>
                    <w:ins w:id="6342" w:author="薛媛媛（Grace）" w:date="2025-11-18T13:34:57Z"/>
                    <w:rFonts w:hint="default" w:ascii="Arial" w:hAnsi="Arial" w:eastAsia="宋体" w:cs="Arial"/>
                    <w:sz w:val="20"/>
                    <w:szCs w:val="20"/>
                    <w:lang w:val="en-GB" w:eastAsia="zh-CN" w:bidi="ar-SA"/>
                  </w:rPr>
                </w:rPrChange>
              </w:rPr>
            </w:pPr>
          </w:p>
        </w:tc>
        <w:tc>
          <w:tcPr>
            <w:tcW w:w="3078" w:type="dxa"/>
            <w:tcMar>
              <w:top w:w="113" w:type="dxa"/>
              <w:bottom w:w="113" w:type="dxa"/>
            </w:tcMar>
          </w:tcPr>
          <w:p w14:paraId="023CCF18">
            <w:pPr>
              <w:rPr>
                <w:rFonts w:ascii="Arial" w:hAnsi="Arial" w:cs="Arial"/>
                <w:sz w:val="20"/>
                <w:szCs w:val="20"/>
                <w:lang w:val="en-GB"/>
                <w:rPrChange w:id="6343" w:author="薛媛媛（Grace）" w:date="2025-11-18T13:55:33Z">
                  <w:rPr>
                    <w:sz w:val="20"/>
                    <w:szCs w:val="20"/>
                    <w:lang w:val="en-GB"/>
                  </w:rPr>
                </w:rPrChange>
              </w:rPr>
            </w:pPr>
          </w:p>
        </w:tc>
      </w:tr>
      <w:tr w14:paraId="6A36B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00663B09">
            <w:pPr>
              <w:ind w:left="171"/>
              <w:rPr>
                <w:rFonts w:ascii="Arial" w:hAnsi="Arial" w:cs="Arial"/>
                <w:sz w:val="20"/>
                <w:szCs w:val="20"/>
                <w:lang w:val="en-GB"/>
                <w:rPrChange w:id="6344" w:author="薛媛媛（Grace）" w:date="2025-11-18T13:55:33Z">
                  <w:rPr>
                    <w:sz w:val="20"/>
                    <w:szCs w:val="20"/>
                    <w:lang w:val="en-GB"/>
                  </w:rPr>
                </w:rPrChange>
              </w:rPr>
            </w:pPr>
            <w:r>
              <w:rPr>
                <w:rFonts w:ascii="Arial" w:hAnsi="Arial" w:cs="Arial"/>
                <w:sz w:val="20"/>
                <w:szCs w:val="20"/>
                <w:lang w:val="en-GB"/>
                <w:rPrChange w:id="6345" w:author="薛媛媛（Grace）" w:date="2025-11-18T13:55:33Z">
                  <w:rPr>
                    <w:sz w:val="20"/>
                    <w:szCs w:val="20"/>
                    <w:lang w:val="en-GB"/>
                  </w:rPr>
                </w:rPrChange>
              </w:rPr>
              <w:t>(j)  where there is no indication of the date until when it may be used safely, the date of manufacture. This date of manufacture may be included as part of the lot number or serial number, provided the date is clearly identifiable;</w:t>
            </w:r>
          </w:p>
        </w:tc>
        <w:tc>
          <w:tcPr>
            <w:tcW w:w="1198" w:type="dxa"/>
            <w:shd w:val="clear" w:color="auto" w:fill="auto"/>
            <w:tcMar>
              <w:top w:w="113" w:type="dxa"/>
              <w:bottom w:w="113" w:type="dxa"/>
            </w:tcMar>
            <w:vAlign w:val="top"/>
          </w:tcPr>
          <w:p w14:paraId="66ABDD4D">
            <w:pPr>
              <w:rPr>
                <w:ins w:id="6346" w:author="薛媛媛（Grace）" w:date="2025-11-18T13:35:16Z"/>
                <w:rFonts w:hint="default" w:ascii="Arial" w:hAnsi="Arial" w:cs="Arial" w:eastAsiaTheme="minorHAnsi"/>
                <w:sz w:val="20"/>
                <w:szCs w:val="20"/>
                <w:lang w:val="en-GB" w:eastAsia="zh-CN" w:bidi="ar-SA"/>
                <w:rPrChange w:id="6347" w:author="薛媛媛（Grace）" w:date="2025-11-18T13:55:39Z">
                  <w:rPr>
                    <w:ins w:id="6348" w:author="薛媛媛（Grace）" w:date="2025-11-18T13:35:16Z"/>
                    <w:rFonts w:hint="eastAsia" w:ascii="Arial" w:hAnsi="Arial" w:cs="Arial" w:eastAsiaTheme="minorHAnsi"/>
                    <w:sz w:val="22"/>
                    <w:szCs w:val="22"/>
                    <w:lang w:val="en-GB" w:eastAsia="zh-CN" w:bidi="ar-SA"/>
                  </w:rPr>
                </w:rPrChange>
              </w:rPr>
            </w:pPr>
            <w:ins w:id="6349" w:author="薛媛媛（Grace）" w:date="2025-11-18T13:35:16Z">
              <w:r>
                <w:rPr>
                  <w:rFonts w:hint="default" w:ascii="Arial" w:hAnsi="Arial" w:cs="Arial" w:eastAsiaTheme="minorHAnsi"/>
                  <w:sz w:val="20"/>
                  <w:szCs w:val="20"/>
                  <w:lang w:val="en-GB" w:eastAsia="zh-CN"/>
                  <w:rPrChange w:id="6350"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3117B0AE">
            <w:pPr>
              <w:rPr>
                <w:ins w:id="6352" w:author="薛媛媛（Grace）" w:date="2025-11-18T13:35:16Z"/>
                <w:rFonts w:hint="default" w:ascii="Arial" w:hAnsi="Arial" w:cs="Arial"/>
                <w:sz w:val="20"/>
                <w:szCs w:val="20"/>
                <w:lang w:val="en-GB" w:eastAsia="zh-CN"/>
                <w:rPrChange w:id="6353" w:author="薛媛媛（Grace）" w:date="2025-11-18T13:55:39Z">
                  <w:rPr>
                    <w:ins w:id="6354" w:author="薛媛媛（Grace）" w:date="2025-11-18T13:35:16Z"/>
                    <w:rFonts w:hint="eastAsia" w:ascii="Arial" w:hAnsi="Arial" w:cs="Arial"/>
                    <w:sz w:val="22"/>
                    <w:szCs w:val="22"/>
                    <w:lang w:val="en-GB" w:eastAsia="zh-CN"/>
                  </w:rPr>
                </w:rPrChange>
              </w:rPr>
            </w:pPr>
            <w:ins w:id="6355" w:author="薛媛媛（Grace）" w:date="2025-11-18T13:35:16Z">
              <w:r>
                <w:rPr>
                  <w:rFonts w:hint="default" w:ascii="Arial" w:hAnsi="Arial" w:cs="Arial"/>
                  <w:sz w:val="20"/>
                  <w:szCs w:val="20"/>
                  <w:lang w:val="en-GB" w:eastAsia="zh-CN"/>
                  <w:rPrChange w:id="6356" w:author="薛媛媛（Grace）" w:date="2025-11-18T13:55:39Z">
                    <w:rPr>
                      <w:rFonts w:hint="eastAsia" w:ascii="Arial" w:hAnsi="Arial" w:cs="Arial"/>
                      <w:sz w:val="22"/>
                      <w:szCs w:val="22"/>
                      <w:lang w:val="en-GB" w:eastAsia="zh-CN"/>
                    </w:rPr>
                  </w:rPrChange>
                </w:rPr>
                <w:t>EN ISO 15223-1</w:t>
              </w:r>
            </w:ins>
          </w:p>
          <w:p w14:paraId="6E7783C2">
            <w:pPr>
              <w:rPr>
                <w:ins w:id="6358" w:author="薛媛媛（Grace）" w:date="2025-11-18T13:35:16Z"/>
                <w:rFonts w:hint="default" w:ascii="Arial" w:hAnsi="Arial" w:cs="Arial"/>
                <w:sz w:val="20"/>
                <w:szCs w:val="20"/>
                <w:lang w:val="en-GB" w:eastAsia="zh-CN"/>
                <w:rPrChange w:id="6359" w:author="薛媛媛（Grace）" w:date="2025-11-18T13:55:39Z">
                  <w:rPr>
                    <w:ins w:id="6360" w:author="薛媛媛（Grace）" w:date="2025-11-18T13:35:16Z"/>
                    <w:rFonts w:hint="eastAsia" w:ascii="Arial" w:hAnsi="Arial" w:cs="Arial"/>
                    <w:sz w:val="22"/>
                    <w:szCs w:val="22"/>
                    <w:lang w:val="en-GB" w:eastAsia="zh-CN"/>
                  </w:rPr>
                </w:rPrChange>
              </w:rPr>
            </w:pPr>
            <w:ins w:id="6361" w:author="薛媛媛（Grace）" w:date="2025-11-18T13:35:16Z">
              <w:r>
                <w:rPr>
                  <w:rFonts w:hint="default" w:ascii="Arial" w:hAnsi="Arial" w:cs="Arial"/>
                  <w:sz w:val="20"/>
                  <w:szCs w:val="20"/>
                  <w:lang w:val="en-GB" w:eastAsia="zh-CN"/>
                  <w:rPrChange w:id="6362" w:author="薛媛媛（Grace）" w:date="2025-11-18T13:55:39Z">
                    <w:rPr>
                      <w:rFonts w:hint="eastAsia" w:ascii="Arial" w:hAnsi="Arial" w:cs="Arial"/>
                      <w:sz w:val="22"/>
                      <w:szCs w:val="22"/>
                      <w:lang w:val="en-GB" w:eastAsia="zh-CN"/>
                    </w:rPr>
                  </w:rPrChange>
                </w:rPr>
                <w:t>EN ISO 20417</w:t>
              </w:r>
            </w:ins>
          </w:p>
          <w:p w14:paraId="1499930B">
            <w:pPr>
              <w:rPr>
                <w:ins w:id="6364" w:author="薛媛媛（Grace）" w:date="2025-11-18T13:35:16Z"/>
                <w:rFonts w:hint="default" w:ascii="Arial" w:hAnsi="Arial" w:cs="Arial" w:eastAsiaTheme="minorHAnsi"/>
                <w:sz w:val="20"/>
                <w:szCs w:val="20"/>
                <w:lang w:val="en-GB" w:eastAsia="zh-CN"/>
                <w:rPrChange w:id="6365" w:author="薛媛媛（Grace）" w:date="2025-11-18T13:55:39Z">
                  <w:rPr>
                    <w:ins w:id="6366" w:author="薛媛媛（Grace）" w:date="2025-11-18T13:35:16Z"/>
                    <w:rFonts w:hint="eastAsia" w:eastAsiaTheme="minorHAnsi"/>
                    <w:sz w:val="22"/>
                    <w:szCs w:val="22"/>
                    <w:lang w:val="en-GB" w:eastAsia="zh-CN"/>
                  </w:rPr>
                </w:rPrChange>
              </w:rPr>
            </w:pPr>
            <w:ins w:id="6367" w:author="薛媛媛（Grace）" w:date="2025-11-18T13:35:16Z">
              <w:r>
                <w:rPr>
                  <w:rFonts w:hint="default" w:ascii="Arial" w:hAnsi="Arial" w:cs="Arial" w:eastAsiaTheme="minorHAnsi"/>
                  <w:sz w:val="20"/>
                  <w:szCs w:val="20"/>
                  <w:lang w:val="en-GB" w:eastAsia="zh-CN"/>
                  <w:rPrChange w:id="6368" w:author="薛媛媛（Grace）" w:date="2025-11-18T13:55:39Z">
                    <w:rPr>
                      <w:rFonts w:hint="eastAsia" w:eastAsiaTheme="minorHAnsi"/>
                      <w:sz w:val="22"/>
                      <w:szCs w:val="22"/>
                      <w:lang w:val="en-GB" w:eastAsia="zh-CN"/>
                    </w:rPr>
                  </w:rPrChange>
                </w:rPr>
                <w:t>EN ISO 11608-1</w:t>
              </w:r>
            </w:ins>
          </w:p>
          <w:p w14:paraId="10CDAB7A">
            <w:pPr>
              <w:rPr>
                <w:ins w:id="6370" w:author="薛媛媛（Grace）" w:date="2025-11-18T13:35:16Z"/>
                <w:rFonts w:hint="default" w:ascii="Arial" w:hAnsi="Arial" w:cs="Arial"/>
                <w:sz w:val="20"/>
                <w:szCs w:val="20"/>
                <w:lang w:val="en-GB" w:eastAsia="zh-CN"/>
                <w:rPrChange w:id="6371" w:author="薛媛媛（Grace）" w:date="2025-11-18T13:55:39Z">
                  <w:rPr>
                    <w:ins w:id="6372" w:author="薛媛媛（Grace）" w:date="2025-11-18T13:35:16Z"/>
                    <w:rFonts w:hint="eastAsia" w:ascii="Arial" w:hAnsi="Arial" w:cs="Arial"/>
                    <w:sz w:val="22"/>
                    <w:szCs w:val="22"/>
                    <w:lang w:val="en-GB" w:eastAsia="zh-CN"/>
                  </w:rPr>
                </w:rPrChange>
              </w:rPr>
            </w:pPr>
          </w:p>
          <w:p w14:paraId="10E2D11A">
            <w:pPr>
              <w:rPr>
                <w:ins w:id="6373" w:author="薛媛媛（Grace）" w:date="2025-11-18T13:35:16Z"/>
                <w:rFonts w:hint="default" w:ascii="Arial" w:hAnsi="Arial" w:cs="Arial" w:eastAsiaTheme="minorHAnsi"/>
                <w:sz w:val="20"/>
                <w:szCs w:val="20"/>
                <w:lang w:val="en-GB" w:eastAsia="zh-CN" w:bidi="ar-SA"/>
                <w:rPrChange w:id="6374" w:author="薛媛媛（Grace）" w:date="2025-11-18T13:55:39Z">
                  <w:rPr>
                    <w:ins w:id="6375" w:author="薛媛媛（Grace）" w:date="2025-11-18T13:35:16Z"/>
                    <w:rFonts w:hint="eastAsia" w:ascii="Arial" w:hAnsi="Arial" w:cs="Arial" w:eastAsiaTheme="minorHAnsi"/>
                    <w:sz w:val="22"/>
                    <w:szCs w:val="22"/>
                    <w:lang w:val="en-GB" w:eastAsia="zh-CN" w:bidi="ar-SA"/>
                  </w:rPr>
                </w:rPrChange>
              </w:rPr>
            </w:pPr>
          </w:p>
        </w:tc>
        <w:tc>
          <w:tcPr>
            <w:tcW w:w="3078" w:type="dxa"/>
            <w:shd w:val="clear" w:color="auto" w:fill="auto"/>
            <w:tcMar>
              <w:top w:w="113" w:type="dxa"/>
              <w:bottom w:w="113" w:type="dxa"/>
            </w:tcMar>
            <w:vAlign w:val="top"/>
          </w:tcPr>
          <w:p w14:paraId="7DEA6CCF">
            <w:pPr>
              <w:rPr>
                <w:ins w:id="6376" w:author="薛媛媛（Grace）" w:date="2025-11-18T13:35:16Z"/>
                <w:rFonts w:hint="default" w:ascii="Arial" w:hAnsi="Arial" w:cs="Arial" w:eastAsiaTheme="minorHAnsi"/>
                <w:sz w:val="20"/>
                <w:szCs w:val="20"/>
                <w:lang w:val="en-GB" w:eastAsia="zh-CN"/>
                <w:rPrChange w:id="6377" w:author="薛媛媛（Grace）" w:date="2025-11-18T13:55:39Z">
                  <w:rPr>
                    <w:ins w:id="6378" w:author="薛媛媛（Grace）" w:date="2025-11-18T13:35:16Z"/>
                    <w:rFonts w:hint="eastAsia" w:ascii="Arial" w:hAnsi="Arial" w:cs="Arial" w:eastAsiaTheme="minorHAnsi"/>
                    <w:sz w:val="22"/>
                    <w:szCs w:val="22"/>
                    <w:lang w:val="en-GB" w:eastAsia="zh-CN"/>
                  </w:rPr>
                </w:rPrChange>
              </w:rPr>
            </w:pPr>
            <w:ins w:id="6379" w:author="薛媛媛（Grace）" w:date="2025-11-18T13:35:16Z">
              <w:r>
                <w:rPr>
                  <w:rFonts w:hint="default" w:ascii="Arial" w:hAnsi="Arial" w:cs="Arial" w:eastAsiaTheme="minorHAnsi"/>
                  <w:sz w:val="20"/>
                  <w:szCs w:val="20"/>
                  <w:lang w:val="en-GB" w:eastAsia="zh-CN"/>
                  <w:rPrChange w:id="6380" w:author="薛媛媛（Grace）" w:date="2025-11-18T13:55:39Z">
                    <w:rPr>
                      <w:rFonts w:hint="eastAsia" w:ascii="Arial" w:hAnsi="Arial" w:cs="Arial" w:eastAsiaTheme="minorHAnsi"/>
                      <w:sz w:val="22"/>
                      <w:szCs w:val="22"/>
                      <w:lang w:val="en-GB" w:eastAsia="zh-CN"/>
                    </w:rPr>
                  </w:rPrChange>
                </w:rPr>
                <w:t xml:space="preserve">Label </w:t>
              </w:r>
            </w:ins>
          </w:p>
          <w:p w14:paraId="0E27ADB8">
            <w:pPr>
              <w:rPr>
                <w:ins w:id="6382" w:author="薛媛媛（Grace）" w:date="2025-11-18T13:35:16Z"/>
                <w:rFonts w:hint="default" w:ascii="Arial" w:hAnsi="Arial" w:cs="Arial" w:eastAsiaTheme="minorHAnsi"/>
                <w:sz w:val="20"/>
                <w:szCs w:val="20"/>
                <w:lang w:val="en-GB" w:eastAsia="zh-CN"/>
                <w:rPrChange w:id="6383" w:author="薛媛媛（Grace）" w:date="2025-11-18T13:55:39Z">
                  <w:rPr>
                    <w:ins w:id="6384" w:author="薛媛媛（Grace）" w:date="2025-11-18T13:35:16Z"/>
                    <w:rFonts w:hint="default" w:ascii="Arial" w:hAnsi="Arial" w:cs="Arial" w:eastAsiaTheme="minorHAnsi"/>
                    <w:sz w:val="22"/>
                    <w:szCs w:val="22"/>
                    <w:lang w:val="en-GB" w:eastAsia="zh-CN"/>
                  </w:rPr>
                </w:rPrChange>
              </w:rPr>
            </w:pPr>
            <w:ins w:id="6385" w:author="薛媛媛（Grace）" w:date="2025-11-18T13:35:16Z">
              <w:r>
                <w:rPr>
                  <w:rFonts w:hint="default" w:ascii="Arial" w:hAnsi="Arial" w:cs="Arial" w:eastAsiaTheme="minorHAnsi"/>
                  <w:sz w:val="20"/>
                  <w:szCs w:val="20"/>
                  <w:lang w:val="en-GB" w:eastAsia="zh-CN"/>
                  <w:rPrChange w:id="6386" w:author="薛媛媛（Grace）" w:date="2025-11-18T13:55:39Z">
                    <w:rPr>
                      <w:rFonts w:hint="default" w:ascii="Arial" w:hAnsi="Arial" w:cs="Arial" w:eastAsiaTheme="minorHAnsi"/>
                      <w:sz w:val="22"/>
                      <w:szCs w:val="22"/>
                      <w:lang w:val="en-GB" w:eastAsia="zh-CN"/>
                    </w:rPr>
                  </w:rPrChange>
                </w:rPr>
                <w:t>Instruction For Use</w:t>
              </w:r>
            </w:ins>
          </w:p>
          <w:p w14:paraId="630A60BA">
            <w:pPr>
              <w:rPr>
                <w:ins w:id="6388" w:author="薛媛媛（Grace）" w:date="2025-11-18T13:35:16Z"/>
                <w:rFonts w:hint="default" w:ascii="Arial" w:hAnsi="Arial" w:cs="Arial" w:eastAsiaTheme="minorHAnsi"/>
                <w:sz w:val="20"/>
                <w:szCs w:val="20"/>
                <w:lang w:val="en-GB" w:eastAsia="zh-CN"/>
                <w:rPrChange w:id="6389" w:author="薛媛媛（Grace）" w:date="2025-11-18T13:55:39Z">
                  <w:rPr>
                    <w:ins w:id="6390" w:author="薛媛媛（Grace）" w:date="2025-11-18T13:35:16Z"/>
                    <w:rFonts w:hint="eastAsia" w:ascii="Arial" w:hAnsi="Arial" w:cs="Arial" w:eastAsiaTheme="minorHAnsi"/>
                    <w:sz w:val="22"/>
                    <w:szCs w:val="22"/>
                    <w:lang w:val="en-GB" w:eastAsia="zh-CN"/>
                  </w:rPr>
                </w:rPrChange>
              </w:rPr>
            </w:pPr>
          </w:p>
          <w:p w14:paraId="54B48BA1">
            <w:pPr>
              <w:rPr>
                <w:ins w:id="6391" w:author="薛媛媛（Grace）" w:date="2025-11-18T13:35:16Z"/>
                <w:rFonts w:hint="default" w:ascii="Arial" w:hAnsi="Arial" w:cs="Arial" w:eastAsiaTheme="minorHAnsi"/>
                <w:sz w:val="20"/>
                <w:szCs w:val="20"/>
                <w:lang w:val="en-US" w:eastAsia="zh-CN"/>
                <w:rPrChange w:id="6392" w:author="薛媛媛（Grace）" w:date="2025-11-18T13:55:39Z">
                  <w:rPr>
                    <w:ins w:id="6393" w:author="薛媛媛（Grace）" w:date="2025-11-18T13:35:16Z"/>
                    <w:rFonts w:hint="eastAsia" w:ascii="Arial" w:hAnsi="Arial" w:cs="Arial" w:eastAsiaTheme="minorHAnsi"/>
                    <w:sz w:val="22"/>
                    <w:szCs w:val="22"/>
                    <w:lang w:val="en-US" w:eastAsia="zh-CN"/>
                  </w:rPr>
                </w:rPrChange>
              </w:rPr>
            </w:pPr>
          </w:p>
          <w:p w14:paraId="7B4B1C05">
            <w:pPr>
              <w:rPr>
                <w:ins w:id="6394" w:author="薛媛媛（Grace）" w:date="2025-11-18T13:35:16Z"/>
                <w:rFonts w:hint="default" w:ascii="Arial" w:hAnsi="Arial" w:cs="Arial" w:eastAsiaTheme="minorEastAsia"/>
                <w:color w:val="auto"/>
                <w:sz w:val="20"/>
                <w:szCs w:val="20"/>
                <w:lang w:val="en-US" w:eastAsia="zh-CN"/>
                <w:rPrChange w:id="6395" w:author="薛媛媛（Grace）" w:date="2025-11-18T13:55:39Z">
                  <w:rPr>
                    <w:ins w:id="6396" w:author="薛媛媛（Grace）" w:date="2025-11-18T13:35:16Z"/>
                    <w:rFonts w:hint="default" w:cs="Arial" w:eastAsiaTheme="minorEastAsia"/>
                    <w:color w:val="auto"/>
                    <w:sz w:val="22"/>
                    <w:szCs w:val="22"/>
                    <w:lang w:val="en-US" w:eastAsia="zh-CN"/>
                  </w:rPr>
                </w:rPrChange>
              </w:rPr>
            </w:pPr>
          </w:p>
          <w:p w14:paraId="32BBB309">
            <w:pPr>
              <w:rPr>
                <w:ins w:id="6397" w:author="薛媛媛（Grace）" w:date="2025-11-18T13:35:16Z"/>
                <w:rFonts w:hint="default" w:ascii="Arial" w:hAnsi="Arial" w:eastAsia="宋体" w:cs="Arial"/>
                <w:sz w:val="20"/>
                <w:szCs w:val="20"/>
                <w:lang w:val="en-GB" w:eastAsia="zh-CN" w:bidi="ar-SA"/>
                <w:rPrChange w:id="6398" w:author="薛媛媛（Grace）" w:date="2025-11-18T13:55:33Z">
                  <w:rPr>
                    <w:ins w:id="6399" w:author="薛媛媛（Grace）" w:date="2025-11-18T13:35:16Z"/>
                    <w:rFonts w:hint="default" w:ascii="Arial" w:hAnsi="Arial" w:eastAsia="宋体" w:cs="Arial"/>
                    <w:sz w:val="20"/>
                    <w:szCs w:val="20"/>
                    <w:lang w:val="en-GB" w:eastAsia="zh-CN" w:bidi="ar-SA"/>
                  </w:rPr>
                </w:rPrChange>
              </w:rPr>
            </w:pPr>
          </w:p>
        </w:tc>
        <w:tc>
          <w:tcPr>
            <w:tcW w:w="3078" w:type="dxa"/>
            <w:tcMar>
              <w:top w:w="113" w:type="dxa"/>
              <w:bottom w:w="113" w:type="dxa"/>
            </w:tcMar>
          </w:tcPr>
          <w:p w14:paraId="3FEF7D56">
            <w:pPr>
              <w:rPr>
                <w:rFonts w:ascii="Arial" w:hAnsi="Arial" w:cs="Arial"/>
                <w:sz w:val="20"/>
                <w:szCs w:val="20"/>
                <w:lang w:val="en-GB"/>
                <w:rPrChange w:id="6400" w:author="薛媛媛（Grace）" w:date="2025-11-18T13:55:33Z">
                  <w:rPr>
                    <w:sz w:val="20"/>
                    <w:szCs w:val="20"/>
                    <w:lang w:val="en-GB"/>
                  </w:rPr>
                </w:rPrChange>
              </w:rPr>
            </w:pPr>
          </w:p>
        </w:tc>
      </w:tr>
      <w:tr w14:paraId="21D10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6760176D">
            <w:pPr>
              <w:ind w:left="171"/>
              <w:rPr>
                <w:rFonts w:ascii="Arial" w:hAnsi="Arial" w:cs="Arial"/>
                <w:sz w:val="20"/>
                <w:szCs w:val="20"/>
                <w:lang w:val="en-GB"/>
                <w:rPrChange w:id="6401" w:author="薛媛媛（Grace）" w:date="2025-11-18T13:55:33Z">
                  <w:rPr>
                    <w:sz w:val="20"/>
                    <w:szCs w:val="20"/>
                    <w:lang w:val="en-GB"/>
                  </w:rPr>
                </w:rPrChange>
              </w:rPr>
            </w:pPr>
            <w:r>
              <w:rPr>
                <w:rFonts w:ascii="Arial" w:hAnsi="Arial" w:cs="Arial"/>
                <w:sz w:val="20"/>
                <w:szCs w:val="20"/>
                <w:lang w:val="en-GB"/>
                <w:rPrChange w:id="6402" w:author="薛媛媛（Grace）" w:date="2025-11-18T13:55:33Z">
                  <w:rPr>
                    <w:sz w:val="20"/>
                    <w:szCs w:val="20"/>
                    <w:lang w:val="en-GB"/>
                  </w:rPr>
                </w:rPrChange>
              </w:rPr>
              <w:t>(k)  an indication of any special storage and/or handling condition that applies;</w:t>
            </w:r>
          </w:p>
        </w:tc>
        <w:tc>
          <w:tcPr>
            <w:tcW w:w="1198" w:type="dxa"/>
            <w:shd w:val="clear" w:color="auto" w:fill="auto"/>
            <w:tcMar>
              <w:top w:w="113" w:type="dxa"/>
              <w:bottom w:w="113" w:type="dxa"/>
            </w:tcMar>
            <w:vAlign w:val="top"/>
          </w:tcPr>
          <w:p w14:paraId="21C5BA9E">
            <w:pPr>
              <w:rPr>
                <w:ins w:id="6403" w:author="薛媛媛（Grace）" w:date="2025-11-18T13:35:27Z"/>
                <w:rFonts w:hint="default" w:ascii="Arial" w:hAnsi="Arial" w:cs="Arial" w:eastAsiaTheme="minorHAnsi"/>
                <w:sz w:val="20"/>
                <w:szCs w:val="20"/>
                <w:lang w:val="en-GB" w:eastAsia="zh-CN" w:bidi="ar-SA"/>
                <w:rPrChange w:id="6404" w:author="薛媛媛（Grace）" w:date="2025-11-18T13:55:39Z">
                  <w:rPr>
                    <w:ins w:id="6405" w:author="薛媛媛（Grace）" w:date="2025-11-18T13:35:27Z"/>
                    <w:rFonts w:hint="eastAsia" w:ascii="Arial" w:hAnsi="Arial" w:cs="Arial" w:eastAsiaTheme="minorHAnsi"/>
                    <w:sz w:val="22"/>
                    <w:szCs w:val="22"/>
                    <w:lang w:val="en-GB" w:eastAsia="zh-CN" w:bidi="ar-SA"/>
                  </w:rPr>
                </w:rPrChange>
              </w:rPr>
            </w:pPr>
            <w:ins w:id="6406" w:author="薛媛媛（Grace）" w:date="2025-11-18T13:35:27Z">
              <w:r>
                <w:rPr>
                  <w:rFonts w:hint="default" w:ascii="Arial" w:hAnsi="Arial" w:cs="Arial" w:eastAsiaTheme="minorHAnsi"/>
                  <w:sz w:val="20"/>
                  <w:szCs w:val="20"/>
                  <w:lang w:val="en-GB" w:eastAsia="zh-CN"/>
                  <w:rPrChange w:id="6407"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1B52AEFF">
            <w:pPr>
              <w:rPr>
                <w:ins w:id="6409" w:author="薛媛媛（Grace）" w:date="2025-11-18T13:35:27Z"/>
                <w:rFonts w:hint="default" w:ascii="Arial" w:hAnsi="Arial" w:cs="Arial"/>
                <w:sz w:val="20"/>
                <w:szCs w:val="20"/>
                <w:lang w:val="en-GB" w:eastAsia="zh-CN"/>
                <w:rPrChange w:id="6410" w:author="薛媛媛（Grace）" w:date="2025-11-18T13:55:39Z">
                  <w:rPr>
                    <w:ins w:id="6411" w:author="薛媛媛（Grace）" w:date="2025-11-18T13:35:27Z"/>
                    <w:rFonts w:hint="eastAsia" w:ascii="Arial" w:hAnsi="Arial" w:cs="Arial"/>
                    <w:sz w:val="22"/>
                    <w:szCs w:val="22"/>
                    <w:lang w:val="en-GB" w:eastAsia="zh-CN"/>
                  </w:rPr>
                </w:rPrChange>
              </w:rPr>
            </w:pPr>
            <w:ins w:id="6412" w:author="薛媛媛（Grace）" w:date="2025-11-18T13:35:27Z">
              <w:r>
                <w:rPr>
                  <w:rFonts w:hint="default" w:ascii="Arial" w:hAnsi="Arial" w:cs="Arial"/>
                  <w:sz w:val="20"/>
                  <w:szCs w:val="20"/>
                  <w:lang w:val="en-GB" w:eastAsia="zh-CN"/>
                  <w:rPrChange w:id="6413" w:author="薛媛媛（Grace）" w:date="2025-11-18T13:55:39Z">
                    <w:rPr>
                      <w:rFonts w:hint="eastAsia" w:ascii="Arial" w:hAnsi="Arial" w:cs="Arial"/>
                      <w:sz w:val="22"/>
                      <w:szCs w:val="22"/>
                      <w:lang w:val="en-GB" w:eastAsia="zh-CN"/>
                    </w:rPr>
                  </w:rPrChange>
                </w:rPr>
                <w:t>EN ISO 15223-1</w:t>
              </w:r>
            </w:ins>
          </w:p>
          <w:p w14:paraId="5ABCD7FF">
            <w:pPr>
              <w:rPr>
                <w:ins w:id="6415" w:author="薛媛媛（Grace）" w:date="2025-11-18T13:35:27Z"/>
                <w:rFonts w:hint="default" w:ascii="Arial" w:hAnsi="Arial" w:cs="Arial"/>
                <w:sz w:val="20"/>
                <w:szCs w:val="20"/>
                <w:lang w:val="en-GB" w:eastAsia="zh-CN"/>
                <w:rPrChange w:id="6416" w:author="薛媛媛（Grace）" w:date="2025-11-18T13:55:39Z">
                  <w:rPr>
                    <w:ins w:id="6417" w:author="薛媛媛（Grace）" w:date="2025-11-18T13:35:27Z"/>
                    <w:rFonts w:hint="eastAsia" w:ascii="Arial" w:hAnsi="Arial" w:cs="Arial"/>
                    <w:sz w:val="22"/>
                    <w:szCs w:val="22"/>
                    <w:lang w:val="en-GB" w:eastAsia="zh-CN"/>
                  </w:rPr>
                </w:rPrChange>
              </w:rPr>
            </w:pPr>
            <w:ins w:id="6418" w:author="薛媛媛（Grace）" w:date="2025-11-18T13:35:27Z">
              <w:r>
                <w:rPr>
                  <w:rFonts w:hint="default" w:ascii="Arial" w:hAnsi="Arial" w:cs="Arial"/>
                  <w:sz w:val="20"/>
                  <w:szCs w:val="20"/>
                  <w:lang w:val="en-GB" w:eastAsia="zh-CN"/>
                  <w:rPrChange w:id="6419" w:author="薛媛媛（Grace）" w:date="2025-11-18T13:55:39Z">
                    <w:rPr>
                      <w:rFonts w:hint="eastAsia" w:ascii="Arial" w:hAnsi="Arial" w:cs="Arial"/>
                      <w:sz w:val="22"/>
                      <w:szCs w:val="22"/>
                      <w:lang w:val="en-GB" w:eastAsia="zh-CN"/>
                    </w:rPr>
                  </w:rPrChange>
                </w:rPr>
                <w:t>EN ISO 20417</w:t>
              </w:r>
            </w:ins>
          </w:p>
          <w:p w14:paraId="649FD134">
            <w:pPr>
              <w:rPr>
                <w:ins w:id="6421" w:author="薛媛媛（Grace）" w:date="2025-11-18T13:35:27Z"/>
                <w:rFonts w:hint="default" w:ascii="Arial" w:hAnsi="Arial" w:cs="Arial" w:eastAsiaTheme="minorHAnsi"/>
                <w:sz w:val="20"/>
                <w:szCs w:val="20"/>
                <w:lang w:val="en-GB" w:eastAsia="zh-CN"/>
                <w:rPrChange w:id="6422" w:author="薛媛媛（Grace）" w:date="2025-11-18T13:55:39Z">
                  <w:rPr>
                    <w:ins w:id="6423" w:author="薛媛媛（Grace）" w:date="2025-11-18T13:35:27Z"/>
                    <w:rFonts w:hint="eastAsia" w:eastAsiaTheme="minorHAnsi"/>
                    <w:sz w:val="22"/>
                    <w:szCs w:val="22"/>
                    <w:lang w:val="en-GB" w:eastAsia="zh-CN"/>
                  </w:rPr>
                </w:rPrChange>
              </w:rPr>
            </w:pPr>
            <w:ins w:id="6424" w:author="薛媛媛（Grace）" w:date="2025-11-18T13:35:27Z">
              <w:r>
                <w:rPr>
                  <w:rFonts w:hint="default" w:ascii="Arial" w:hAnsi="Arial" w:cs="Arial" w:eastAsiaTheme="minorHAnsi"/>
                  <w:sz w:val="20"/>
                  <w:szCs w:val="20"/>
                  <w:lang w:val="en-GB" w:eastAsia="zh-CN"/>
                  <w:rPrChange w:id="6425" w:author="薛媛媛（Grace）" w:date="2025-11-18T13:55:39Z">
                    <w:rPr>
                      <w:rFonts w:hint="eastAsia" w:eastAsiaTheme="minorHAnsi"/>
                      <w:sz w:val="22"/>
                      <w:szCs w:val="22"/>
                      <w:lang w:val="en-GB" w:eastAsia="zh-CN"/>
                    </w:rPr>
                  </w:rPrChange>
                </w:rPr>
                <w:t>EN ISO 11608-1</w:t>
              </w:r>
            </w:ins>
          </w:p>
          <w:p w14:paraId="43B3EFBB">
            <w:pPr>
              <w:rPr>
                <w:ins w:id="6427" w:author="薛媛媛（Grace）" w:date="2025-11-18T13:35:27Z"/>
                <w:rFonts w:hint="default" w:ascii="Arial" w:hAnsi="Arial" w:cs="Arial"/>
                <w:sz w:val="20"/>
                <w:szCs w:val="20"/>
                <w:lang w:val="en-GB" w:eastAsia="zh-CN"/>
                <w:rPrChange w:id="6428" w:author="薛媛媛（Grace）" w:date="2025-11-18T13:55:39Z">
                  <w:rPr>
                    <w:ins w:id="6429" w:author="薛媛媛（Grace）" w:date="2025-11-18T13:35:27Z"/>
                    <w:rFonts w:hint="eastAsia" w:ascii="Arial" w:hAnsi="Arial" w:cs="Arial"/>
                    <w:sz w:val="22"/>
                    <w:szCs w:val="22"/>
                    <w:lang w:val="en-GB" w:eastAsia="zh-CN"/>
                  </w:rPr>
                </w:rPrChange>
              </w:rPr>
            </w:pPr>
          </w:p>
          <w:p w14:paraId="542FB932">
            <w:pPr>
              <w:rPr>
                <w:ins w:id="6430" w:author="薛媛媛（Grace）" w:date="2025-11-18T13:35:27Z"/>
                <w:rFonts w:hint="default" w:ascii="Arial" w:hAnsi="Arial" w:cs="Arial" w:eastAsiaTheme="minorHAnsi"/>
                <w:sz w:val="20"/>
                <w:szCs w:val="20"/>
                <w:lang w:val="en-GB" w:eastAsia="zh-CN" w:bidi="ar-SA"/>
                <w:rPrChange w:id="6431" w:author="薛媛媛（Grace）" w:date="2025-11-18T13:55:39Z">
                  <w:rPr>
                    <w:ins w:id="6432" w:author="薛媛媛（Grace）" w:date="2025-11-18T13:35:27Z"/>
                    <w:rFonts w:hint="eastAsia" w:ascii="Arial" w:hAnsi="Arial" w:cs="Arial" w:eastAsiaTheme="minorHAnsi"/>
                    <w:sz w:val="22"/>
                    <w:szCs w:val="22"/>
                    <w:lang w:val="en-GB" w:eastAsia="zh-CN" w:bidi="ar-SA"/>
                  </w:rPr>
                </w:rPrChange>
              </w:rPr>
            </w:pPr>
          </w:p>
        </w:tc>
        <w:tc>
          <w:tcPr>
            <w:tcW w:w="3078" w:type="dxa"/>
            <w:shd w:val="clear" w:color="auto" w:fill="auto"/>
            <w:tcMar>
              <w:top w:w="113" w:type="dxa"/>
              <w:bottom w:w="113" w:type="dxa"/>
            </w:tcMar>
            <w:vAlign w:val="top"/>
          </w:tcPr>
          <w:p w14:paraId="1F986D96">
            <w:pPr>
              <w:rPr>
                <w:ins w:id="6433" w:author="薛媛媛（Grace）" w:date="2025-11-18T13:35:27Z"/>
                <w:rFonts w:hint="default" w:ascii="Arial" w:hAnsi="Arial" w:cs="Arial" w:eastAsiaTheme="minorHAnsi"/>
                <w:sz w:val="20"/>
                <w:szCs w:val="20"/>
                <w:lang w:val="en-GB" w:eastAsia="zh-CN"/>
                <w:rPrChange w:id="6434" w:author="薛媛媛（Grace）" w:date="2025-11-18T13:55:39Z">
                  <w:rPr>
                    <w:ins w:id="6435" w:author="薛媛媛（Grace）" w:date="2025-11-18T13:35:27Z"/>
                    <w:rFonts w:hint="eastAsia" w:ascii="Arial" w:hAnsi="Arial" w:cs="Arial" w:eastAsiaTheme="minorHAnsi"/>
                    <w:sz w:val="22"/>
                    <w:szCs w:val="22"/>
                    <w:lang w:val="en-GB" w:eastAsia="zh-CN"/>
                  </w:rPr>
                </w:rPrChange>
              </w:rPr>
            </w:pPr>
            <w:ins w:id="6436" w:author="薛媛媛（Grace）" w:date="2025-11-18T13:35:27Z">
              <w:r>
                <w:rPr>
                  <w:rFonts w:hint="default" w:ascii="Arial" w:hAnsi="Arial" w:cs="Arial" w:eastAsiaTheme="minorHAnsi"/>
                  <w:sz w:val="20"/>
                  <w:szCs w:val="20"/>
                  <w:lang w:val="en-GB" w:eastAsia="zh-CN"/>
                  <w:rPrChange w:id="6437" w:author="薛媛媛（Grace）" w:date="2025-11-18T13:55:39Z">
                    <w:rPr>
                      <w:rFonts w:hint="eastAsia" w:ascii="Arial" w:hAnsi="Arial" w:cs="Arial" w:eastAsiaTheme="minorHAnsi"/>
                      <w:sz w:val="22"/>
                      <w:szCs w:val="22"/>
                      <w:lang w:val="en-GB" w:eastAsia="zh-CN"/>
                    </w:rPr>
                  </w:rPrChange>
                </w:rPr>
                <w:t xml:space="preserve">Label </w:t>
              </w:r>
            </w:ins>
          </w:p>
          <w:p w14:paraId="72920BEE">
            <w:pPr>
              <w:rPr>
                <w:ins w:id="6439" w:author="薛媛媛（Grace）" w:date="2025-11-18T13:35:27Z"/>
                <w:rFonts w:hint="default" w:ascii="Arial" w:hAnsi="Arial" w:cs="Arial" w:eastAsiaTheme="minorHAnsi"/>
                <w:sz w:val="20"/>
                <w:szCs w:val="20"/>
                <w:lang w:val="en-GB" w:eastAsia="zh-CN"/>
                <w:rPrChange w:id="6440" w:author="薛媛媛（Grace）" w:date="2025-11-18T13:55:39Z">
                  <w:rPr>
                    <w:ins w:id="6441" w:author="薛媛媛（Grace）" w:date="2025-11-18T13:35:27Z"/>
                    <w:rFonts w:hint="default" w:ascii="Arial" w:hAnsi="Arial" w:cs="Arial" w:eastAsiaTheme="minorHAnsi"/>
                    <w:sz w:val="22"/>
                    <w:szCs w:val="22"/>
                    <w:lang w:val="en-GB" w:eastAsia="zh-CN"/>
                  </w:rPr>
                </w:rPrChange>
              </w:rPr>
            </w:pPr>
            <w:ins w:id="6442" w:author="薛媛媛（Grace）" w:date="2025-11-18T13:35:27Z">
              <w:r>
                <w:rPr>
                  <w:rFonts w:hint="default" w:ascii="Arial" w:hAnsi="Arial" w:cs="Arial" w:eastAsiaTheme="minorHAnsi"/>
                  <w:sz w:val="20"/>
                  <w:szCs w:val="20"/>
                  <w:lang w:val="en-GB" w:eastAsia="zh-CN"/>
                  <w:rPrChange w:id="6443" w:author="薛媛媛（Grace）" w:date="2025-11-18T13:55:39Z">
                    <w:rPr>
                      <w:rFonts w:hint="default" w:ascii="Arial" w:hAnsi="Arial" w:cs="Arial" w:eastAsiaTheme="minorHAnsi"/>
                      <w:sz w:val="22"/>
                      <w:szCs w:val="22"/>
                      <w:lang w:val="en-GB" w:eastAsia="zh-CN"/>
                    </w:rPr>
                  </w:rPrChange>
                </w:rPr>
                <w:t>Instruction For Use</w:t>
              </w:r>
            </w:ins>
          </w:p>
          <w:p w14:paraId="1BCCA70D">
            <w:pPr>
              <w:rPr>
                <w:ins w:id="6445" w:author="薛媛媛（Grace）" w:date="2025-11-18T13:35:27Z"/>
                <w:rFonts w:hint="default" w:ascii="Arial" w:hAnsi="Arial" w:cs="Arial" w:eastAsiaTheme="minorHAnsi"/>
                <w:sz w:val="20"/>
                <w:szCs w:val="20"/>
                <w:lang w:val="en-GB" w:eastAsia="zh-CN"/>
                <w:rPrChange w:id="6446" w:author="薛媛媛（Grace）" w:date="2025-11-18T13:55:39Z">
                  <w:rPr>
                    <w:ins w:id="6447" w:author="薛媛媛（Grace）" w:date="2025-11-18T13:35:27Z"/>
                    <w:rFonts w:hint="eastAsia" w:ascii="Arial" w:hAnsi="Arial" w:cs="Arial" w:eastAsiaTheme="minorHAnsi"/>
                    <w:sz w:val="22"/>
                    <w:szCs w:val="22"/>
                    <w:lang w:val="en-GB" w:eastAsia="zh-CN"/>
                  </w:rPr>
                </w:rPrChange>
              </w:rPr>
            </w:pPr>
          </w:p>
          <w:p w14:paraId="28CC9891">
            <w:pPr>
              <w:rPr>
                <w:ins w:id="6448" w:author="薛媛媛（Grace）" w:date="2025-11-18T13:35:27Z"/>
                <w:rFonts w:hint="default" w:ascii="Arial" w:hAnsi="Arial" w:cs="Arial" w:eastAsiaTheme="minorHAnsi"/>
                <w:sz w:val="20"/>
                <w:szCs w:val="20"/>
                <w:lang w:val="en-US" w:eastAsia="zh-CN"/>
                <w:rPrChange w:id="6449" w:author="薛媛媛（Grace）" w:date="2025-11-18T13:55:39Z">
                  <w:rPr>
                    <w:ins w:id="6450" w:author="薛媛媛（Grace）" w:date="2025-11-18T13:35:27Z"/>
                    <w:rFonts w:hint="eastAsia" w:ascii="Arial" w:hAnsi="Arial" w:cs="Arial" w:eastAsiaTheme="minorHAnsi"/>
                    <w:sz w:val="22"/>
                    <w:szCs w:val="22"/>
                    <w:lang w:val="en-US" w:eastAsia="zh-CN"/>
                  </w:rPr>
                </w:rPrChange>
              </w:rPr>
            </w:pPr>
          </w:p>
          <w:p w14:paraId="28379C74">
            <w:pPr>
              <w:rPr>
                <w:ins w:id="6451" w:author="薛媛媛（Grace）" w:date="2025-11-18T13:35:27Z"/>
                <w:rFonts w:hint="default" w:ascii="Arial" w:hAnsi="Arial" w:cs="Arial" w:eastAsiaTheme="minorEastAsia"/>
                <w:color w:val="auto"/>
                <w:sz w:val="20"/>
                <w:szCs w:val="20"/>
                <w:lang w:val="en-US" w:eastAsia="zh-CN"/>
                <w:rPrChange w:id="6452" w:author="薛媛媛（Grace）" w:date="2025-11-18T13:55:39Z">
                  <w:rPr>
                    <w:ins w:id="6453" w:author="薛媛媛（Grace）" w:date="2025-11-18T13:35:27Z"/>
                    <w:rFonts w:hint="default" w:cs="Arial" w:eastAsiaTheme="minorEastAsia"/>
                    <w:color w:val="auto"/>
                    <w:sz w:val="22"/>
                    <w:szCs w:val="22"/>
                    <w:lang w:val="en-US" w:eastAsia="zh-CN"/>
                  </w:rPr>
                </w:rPrChange>
              </w:rPr>
            </w:pPr>
          </w:p>
          <w:p w14:paraId="6B0409EE">
            <w:pPr>
              <w:rPr>
                <w:ins w:id="6454" w:author="薛媛媛（Grace）" w:date="2025-11-18T13:35:27Z"/>
                <w:rFonts w:hint="default" w:ascii="Arial" w:hAnsi="Arial" w:eastAsia="宋体" w:cs="Arial"/>
                <w:sz w:val="20"/>
                <w:szCs w:val="20"/>
                <w:lang w:val="en-GB" w:eastAsia="zh-CN" w:bidi="ar-SA"/>
                <w:rPrChange w:id="6455" w:author="薛媛媛（Grace）" w:date="2025-11-18T13:55:33Z">
                  <w:rPr>
                    <w:ins w:id="6456" w:author="薛媛媛（Grace）" w:date="2025-11-18T13:35:27Z"/>
                    <w:rFonts w:hint="default" w:ascii="Arial" w:hAnsi="Arial" w:eastAsia="宋体" w:cs="Arial"/>
                    <w:sz w:val="20"/>
                    <w:szCs w:val="20"/>
                    <w:lang w:val="en-GB" w:eastAsia="zh-CN" w:bidi="ar-SA"/>
                  </w:rPr>
                </w:rPrChange>
              </w:rPr>
            </w:pPr>
          </w:p>
        </w:tc>
        <w:tc>
          <w:tcPr>
            <w:tcW w:w="3078" w:type="dxa"/>
            <w:tcMar>
              <w:top w:w="113" w:type="dxa"/>
              <w:bottom w:w="113" w:type="dxa"/>
            </w:tcMar>
          </w:tcPr>
          <w:p w14:paraId="15E0F5FB">
            <w:pPr>
              <w:rPr>
                <w:rFonts w:ascii="Arial" w:hAnsi="Arial" w:cs="Arial"/>
                <w:sz w:val="20"/>
                <w:szCs w:val="20"/>
                <w:lang w:val="en-GB"/>
                <w:rPrChange w:id="6457" w:author="薛媛媛（Grace）" w:date="2025-11-18T13:55:33Z">
                  <w:rPr>
                    <w:sz w:val="20"/>
                    <w:szCs w:val="20"/>
                    <w:lang w:val="en-GB"/>
                  </w:rPr>
                </w:rPrChange>
              </w:rPr>
            </w:pPr>
          </w:p>
        </w:tc>
      </w:tr>
      <w:tr w14:paraId="05E3D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55C5B132">
            <w:pPr>
              <w:ind w:left="171"/>
              <w:rPr>
                <w:rFonts w:ascii="Arial" w:hAnsi="Arial" w:cs="Arial"/>
                <w:sz w:val="20"/>
                <w:szCs w:val="20"/>
                <w:lang w:val="en-GB"/>
                <w:rPrChange w:id="6458" w:author="薛媛媛（Grace）" w:date="2025-11-18T13:55:33Z">
                  <w:rPr>
                    <w:sz w:val="20"/>
                    <w:szCs w:val="20"/>
                    <w:lang w:val="en-GB"/>
                  </w:rPr>
                </w:rPrChange>
              </w:rPr>
            </w:pPr>
            <w:r>
              <w:rPr>
                <w:rFonts w:ascii="Arial" w:hAnsi="Arial" w:cs="Arial"/>
                <w:sz w:val="20"/>
                <w:szCs w:val="20"/>
                <w:lang w:val="en-GB"/>
                <w:rPrChange w:id="6459" w:author="薛媛媛（Grace）" w:date="2025-11-18T13:55:33Z">
                  <w:rPr>
                    <w:sz w:val="20"/>
                    <w:szCs w:val="20"/>
                    <w:lang w:val="en-GB"/>
                  </w:rPr>
                </w:rPrChange>
              </w:rPr>
              <w:t>(l)  if the device is supplied sterile, an indication of its sterile state and the sterilisation method;</w:t>
            </w:r>
          </w:p>
        </w:tc>
        <w:tc>
          <w:tcPr>
            <w:tcW w:w="1198" w:type="dxa"/>
            <w:shd w:val="clear" w:color="auto" w:fill="auto"/>
            <w:tcMar>
              <w:top w:w="113" w:type="dxa"/>
              <w:bottom w:w="113" w:type="dxa"/>
            </w:tcMar>
            <w:vAlign w:val="top"/>
          </w:tcPr>
          <w:p w14:paraId="3B35B5E7">
            <w:pPr>
              <w:rPr>
                <w:ins w:id="6460" w:author="薛媛媛（Grace）" w:date="2025-11-18T13:35:44Z"/>
                <w:rFonts w:hint="default" w:ascii="Arial" w:hAnsi="Arial" w:eastAsia="宋体" w:cs="Arial"/>
                <w:sz w:val="20"/>
                <w:szCs w:val="20"/>
                <w:lang w:val="en-GB" w:eastAsia="zh-CN" w:bidi="ar-SA"/>
                <w:rPrChange w:id="6461" w:author="薛媛媛（Grace）" w:date="2025-11-18T13:55:33Z">
                  <w:rPr>
                    <w:ins w:id="6462" w:author="薛媛媛（Grace）" w:date="2025-11-18T13:35:44Z"/>
                    <w:rFonts w:hint="default" w:ascii="Arial" w:hAnsi="Arial" w:eastAsia="宋体" w:cs="Arial"/>
                    <w:sz w:val="20"/>
                    <w:szCs w:val="20"/>
                    <w:lang w:val="en-GB" w:eastAsia="zh-CN" w:bidi="ar-SA"/>
                  </w:rPr>
                </w:rPrChange>
              </w:rPr>
            </w:pPr>
            <w:ins w:id="6463" w:author="薛媛媛（Grace）" w:date="2025-11-18T13:35:44Z">
              <w:r>
                <w:rPr>
                  <w:rFonts w:hint="default" w:ascii="Arial" w:hAnsi="Arial" w:eastAsia="宋体" w:cs="Arial"/>
                  <w:sz w:val="20"/>
                  <w:szCs w:val="20"/>
                  <w:lang w:val="en-US" w:eastAsia="zh-CN"/>
                  <w:rPrChange w:id="6464" w:author="薛媛媛（Grace）" w:date="2025-11-18T13:55:33Z">
                    <w:rPr>
                      <w:rFonts w:hint="eastAsia" w:eastAsia="宋体"/>
                      <w:sz w:val="20"/>
                      <w:szCs w:val="20"/>
                      <w:lang w:val="en-US" w:eastAsia="zh-CN"/>
                    </w:rPr>
                  </w:rPrChange>
                </w:rPr>
                <w:t>No</w:t>
              </w:r>
            </w:ins>
          </w:p>
        </w:tc>
        <w:tc>
          <w:tcPr>
            <w:tcW w:w="3078" w:type="dxa"/>
            <w:shd w:val="clear" w:color="auto" w:fill="auto"/>
            <w:tcMar>
              <w:top w:w="113" w:type="dxa"/>
              <w:bottom w:w="113" w:type="dxa"/>
            </w:tcMar>
            <w:vAlign w:val="top"/>
          </w:tcPr>
          <w:p w14:paraId="77D50B91">
            <w:pPr>
              <w:rPr>
                <w:ins w:id="6466" w:author="薛媛媛（Grace）" w:date="2025-11-18T13:35:44Z"/>
                <w:rFonts w:ascii="Arial" w:hAnsi="Arial" w:cs="Arial" w:eastAsiaTheme="minorHAnsi"/>
                <w:sz w:val="20"/>
                <w:szCs w:val="20"/>
                <w:lang w:val="en-GB" w:eastAsia="en-US" w:bidi="ar-SA"/>
                <w:rPrChange w:id="6467" w:author="薛媛媛（Grace）" w:date="2025-11-18T13:55:33Z">
                  <w:rPr>
                    <w:ins w:id="6468" w:author="薛媛媛（Grace）" w:date="2025-11-18T13:35:44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709E6B69">
            <w:pPr>
              <w:rPr>
                <w:ins w:id="6469" w:author="薛媛媛（Grace）" w:date="2025-11-18T13:35:44Z"/>
                <w:rFonts w:ascii="Arial" w:hAnsi="Arial" w:cs="Arial" w:eastAsiaTheme="minorHAnsi"/>
                <w:sz w:val="20"/>
                <w:szCs w:val="20"/>
                <w:lang w:val="en-GB" w:eastAsia="en-US" w:bidi="ar-SA"/>
                <w:rPrChange w:id="6470" w:author="薛媛媛（Grace）" w:date="2025-11-18T13:55:33Z">
                  <w:rPr>
                    <w:ins w:id="6471" w:author="薛媛媛（Grace）" w:date="2025-11-18T13:35:44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3FFACDBA">
            <w:pPr>
              <w:rPr>
                <w:ins w:id="6472" w:author="薛媛媛（Grace）" w:date="2025-11-18T13:35:44Z"/>
                <w:rFonts w:hint="default" w:ascii="Arial" w:hAnsi="Arial" w:eastAsia="宋体" w:cs="Arial"/>
                <w:sz w:val="20"/>
                <w:szCs w:val="20"/>
                <w:lang w:val="en-GB" w:eastAsia="zh-CN" w:bidi="ar-SA"/>
                <w:rPrChange w:id="6473" w:author="薛媛媛（Grace）" w:date="2025-11-18T13:55:33Z">
                  <w:rPr>
                    <w:ins w:id="6474" w:author="薛媛媛（Grace）" w:date="2025-11-18T13:35:44Z"/>
                    <w:rFonts w:hint="default" w:ascii="Arial" w:hAnsi="Arial" w:eastAsia="宋体" w:cs="Arial"/>
                    <w:sz w:val="20"/>
                    <w:szCs w:val="20"/>
                    <w:lang w:val="en-GB" w:eastAsia="zh-CN" w:bidi="ar-SA"/>
                  </w:rPr>
                </w:rPrChange>
              </w:rPr>
            </w:pPr>
            <w:ins w:id="6475" w:author="薛媛媛（Grace）" w:date="2025-11-18T13:35:44Z">
              <w:r>
                <w:rPr>
                  <w:rFonts w:hint="default" w:ascii="Arial" w:hAnsi="Arial" w:eastAsia="宋体" w:cs="Arial"/>
                  <w:sz w:val="20"/>
                  <w:szCs w:val="20"/>
                  <w:lang w:val="en-US" w:eastAsia="zh-CN"/>
                  <w:rPrChange w:id="6476" w:author="薛媛媛（Grace）" w:date="2025-11-18T13:55:33Z">
                    <w:rPr>
                      <w:rFonts w:hint="eastAsia" w:eastAsia="宋体"/>
                      <w:sz w:val="20"/>
                      <w:szCs w:val="20"/>
                      <w:lang w:val="en-US" w:eastAsia="zh-CN"/>
                    </w:rPr>
                  </w:rPrChange>
                </w:rPr>
                <w:t xml:space="preserve">Not applicable </w:t>
              </w:r>
            </w:ins>
          </w:p>
        </w:tc>
      </w:tr>
      <w:tr w14:paraId="4ABC2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7DE80772">
            <w:pPr>
              <w:ind w:left="171"/>
              <w:rPr>
                <w:rFonts w:ascii="Arial" w:hAnsi="Arial" w:cs="Arial"/>
                <w:sz w:val="20"/>
                <w:szCs w:val="20"/>
                <w:lang w:val="en-GB"/>
                <w:rPrChange w:id="6478" w:author="薛媛媛（Grace）" w:date="2025-11-18T13:55:33Z">
                  <w:rPr>
                    <w:sz w:val="20"/>
                    <w:szCs w:val="20"/>
                    <w:lang w:val="en-GB"/>
                  </w:rPr>
                </w:rPrChange>
              </w:rPr>
            </w:pPr>
            <w:r>
              <w:rPr>
                <w:rFonts w:ascii="Arial" w:hAnsi="Arial" w:cs="Arial"/>
                <w:sz w:val="20"/>
                <w:szCs w:val="20"/>
                <w:lang w:val="en-GB"/>
                <w:rPrChange w:id="6479" w:author="薛媛媛（Grace）" w:date="2025-11-18T13:55:33Z">
                  <w:rPr>
                    <w:sz w:val="20"/>
                    <w:szCs w:val="20"/>
                    <w:lang w:val="en-GB"/>
                  </w:rPr>
                </w:rPrChange>
              </w:rPr>
              <w:t>(m)  warnings or precautions to be taken that need to be brought to the immediate attention of the user of the device, and to any other person. This information may be kept to a minimum in which case more detailed information shall appear in the instructions for use, taking into account the intended users;</w:t>
            </w:r>
          </w:p>
        </w:tc>
        <w:tc>
          <w:tcPr>
            <w:tcW w:w="1198" w:type="dxa"/>
            <w:shd w:val="clear" w:color="auto" w:fill="auto"/>
            <w:tcMar>
              <w:top w:w="113" w:type="dxa"/>
              <w:bottom w:w="113" w:type="dxa"/>
            </w:tcMar>
            <w:vAlign w:val="top"/>
          </w:tcPr>
          <w:p w14:paraId="30B22C18">
            <w:pPr>
              <w:rPr>
                <w:ins w:id="6480" w:author="薛媛媛（Grace）" w:date="2025-11-18T13:36:24Z"/>
                <w:rFonts w:hint="default" w:ascii="Arial" w:hAnsi="Arial" w:eastAsia="宋体" w:cs="Arial"/>
                <w:sz w:val="20"/>
                <w:szCs w:val="20"/>
                <w:lang w:val="en-GB" w:eastAsia="zh-CN" w:bidi="ar-SA"/>
                <w:rPrChange w:id="6481" w:author="薛媛媛（Grace）" w:date="2025-11-18T13:55:33Z">
                  <w:rPr>
                    <w:ins w:id="6482" w:author="薛媛媛（Grace）" w:date="2025-11-18T13:36:24Z"/>
                    <w:rFonts w:hint="default" w:ascii="Arial" w:hAnsi="Arial" w:eastAsia="宋体" w:cs="Arial"/>
                    <w:sz w:val="20"/>
                    <w:szCs w:val="20"/>
                    <w:lang w:val="en-GB" w:eastAsia="zh-CN" w:bidi="ar-SA"/>
                  </w:rPr>
                </w:rPrChange>
              </w:rPr>
            </w:pPr>
            <w:ins w:id="6483" w:author="薛媛媛（Grace）" w:date="2025-11-18T13:36:48Z">
              <w:r>
                <w:rPr>
                  <w:rFonts w:hint="default" w:ascii="Arial" w:hAnsi="Arial" w:cs="Arial" w:eastAsiaTheme="minorHAnsi"/>
                  <w:sz w:val="20"/>
                  <w:szCs w:val="20"/>
                  <w:lang w:val="en-GB" w:eastAsia="zh-CN"/>
                  <w:rPrChange w:id="6484"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734B8C2D">
            <w:pPr>
              <w:rPr>
                <w:ins w:id="6486" w:author="薛媛媛（Grace）" w:date="2025-11-18T13:36:48Z"/>
                <w:rFonts w:hint="default" w:ascii="Arial" w:hAnsi="Arial" w:cs="Arial"/>
                <w:sz w:val="20"/>
                <w:szCs w:val="20"/>
                <w:lang w:val="en-GB" w:eastAsia="zh-CN"/>
                <w:rPrChange w:id="6487" w:author="薛媛媛（Grace）" w:date="2025-11-18T13:55:39Z">
                  <w:rPr>
                    <w:ins w:id="6488" w:author="薛媛媛（Grace）" w:date="2025-11-18T13:36:48Z"/>
                    <w:rFonts w:hint="eastAsia" w:ascii="Arial" w:hAnsi="Arial" w:cs="Arial"/>
                    <w:sz w:val="22"/>
                    <w:szCs w:val="22"/>
                    <w:lang w:val="en-GB" w:eastAsia="zh-CN"/>
                  </w:rPr>
                </w:rPrChange>
              </w:rPr>
            </w:pPr>
            <w:ins w:id="6489" w:author="薛媛媛（Grace）" w:date="2025-11-18T13:36:48Z">
              <w:r>
                <w:rPr>
                  <w:rFonts w:hint="default" w:ascii="Arial" w:hAnsi="Arial" w:cs="Arial"/>
                  <w:sz w:val="20"/>
                  <w:szCs w:val="20"/>
                  <w:lang w:val="en-GB" w:eastAsia="zh-CN"/>
                  <w:rPrChange w:id="6490" w:author="薛媛媛（Grace）" w:date="2025-11-18T13:55:39Z">
                    <w:rPr>
                      <w:rFonts w:hint="eastAsia" w:ascii="Arial" w:hAnsi="Arial" w:cs="Arial"/>
                      <w:sz w:val="22"/>
                      <w:szCs w:val="22"/>
                      <w:lang w:val="en-GB" w:eastAsia="zh-CN"/>
                    </w:rPr>
                  </w:rPrChange>
                </w:rPr>
                <w:t>EN ISO 15223-1</w:t>
              </w:r>
            </w:ins>
          </w:p>
          <w:p w14:paraId="72EC570A">
            <w:pPr>
              <w:rPr>
                <w:ins w:id="6492" w:author="薛媛媛（Grace）" w:date="2025-11-18T13:36:48Z"/>
                <w:rFonts w:hint="default" w:ascii="Arial" w:hAnsi="Arial" w:cs="Arial"/>
                <w:sz w:val="20"/>
                <w:szCs w:val="20"/>
                <w:lang w:val="en-GB" w:eastAsia="zh-CN"/>
                <w:rPrChange w:id="6493" w:author="薛媛媛（Grace）" w:date="2025-11-18T13:55:39Z">
                  <w:rPr>
                    <w:ins w:id="6494" w:author="薛媛媛（Grace）" w:date="2025-11-18T13:36:48Z"/>
                    <w:rFonts w:hint="eastAsia" w:ascii="Arial" w:hAnsi="Arial" w:cs="Arial"/>
                    <w:sz w:val="22"/>
                    <w:szCs w:val="22"/>
                    <w:lang w:val="en-GB" w:eastAsia="zh-CN"/>
                  </w:rPr>
                </w:rPrChange>
              </w:rPr>
            </w:pPr>
            <w:ins w:id="6495" w:author="薛媛媛（Grace）" w:date="2025-11-18T13:36:48Z">
              <w:r>
                <w:rPr>
                  <w:rFonts w:hint="default" w:ascii="Arial" w:hAnsi="Arial" w:cs="Arial"/>
                  <w:sz w:val="20"/>
                  <w:szCs w:val="20"/>
                  <w:lang w:val="en-GB" w:eastAsia="zh-CN"/>
                  <w:rPrChange w:id="6496" w:author="薛媛媛（Grace）" w:date="2025-11-18T13:55:39Z">
                    <w:rPr>
                      <w:rFonts w:hint="eastAsia" w:ascii="Arial" w:hAnsi="Arial" w:cs="Arial"/>
                      <w:sz w:val="22"/>
                      <w:szCs w:val="22"/>
                      <w:lang w:val="en-GB" w:eastAsia="zh-CN"/>
                    </w:rPr>
                  </w:rPrChange>
                </w:rPr>
                <w:t>EN ISO 20417</w:t>
              </w:r>
            </w:ins>
          </w:p>
          <w:p w14:paraId="4762348D">
            <w:pPr>
              <w:rPr>
                <w:ins w:id="6498" w:author="薛媛媛（Grace）" w:date="2025-11-18T13:36:48Z"/>
                <w:rFonts w:hint="default" w:ascii="Arial" w:hAnsi="Arial" w:cs="Arial" w:eastAsiaTheme="minorHAnsi"/>
                <w:sz w:val="20"/>
                <w:szCs w:val="20"/>
                <w:lang w:val="en-GB" w:eastAsia="zh-CN"/>
                <w:rPrChange w:id="6499" w:author="薛媛媛（Grace）" w:date="2025-11-18T13:55:39Z">
                  <w:rPr>
                    <w:ins w:id="6500" w:author="薛媛媛（Grace）" w:date="2025-11-18T13:36:48Z"/>
                    <w:rFonts w:hint="eastAsia" w:eastAsiaTheme="minorHAnsi"/>
                    <w:sz w:val="22"/>
                    <w:szCs w:val="22"/>
                    <w:lang w:val="en-GB" w:eastAsia="zh-CN"/>
                  </w:rPr>
                </w:rPrChange>
              </w:rPr>
            </w:pPr>
            <w:ins w:id="6501" w:author="薛媛媛（Grace）" w:date="2025-11-18T13:36:48Z">
              <w:r>
                <w:rPr>
                  <w:rFonts w:hint="default" w:ascii="Arial" w:hAnsi="Arial" w:cs="Arial" w:eastAsiaTheme="minorHAnsi"/>
                  <w:sz w:val="20"/>
                  <w:szCs w:val="20"/>
                  <w:lang w:val="en-GB" w:eastAsia="zh-CN"/>
                  <w:rPrChange w:id="6502" w:author="薛媛媛（Grace）" w:date="2025-11-18T13:55:39Z">
                    <w:rPr>
                      <w:rFonts w:hint="eastAsia" w:eastAsiaTheme="minorHAnsi"/>
                      <w:sz w:val="22"/>
                      <w:szCs w:val="22"/>
                      <w:lang w:val="en-GB" w:eastAsia="zh-CN"/>
                    </w:rPr>
                  </w:rPrChange>
                </w:rPr>
                <w:t>EN ISO 11608-1</w:t>
              </w:r>
            </w:ins>
          </w:p>
          <w:p w14:paraId="207B6D96">
            <w:pPr>
              <w:rPr>
                <w:ins w:id="6504" w:author="薛媛媛（Grace）" w:date="2025-11-18T13:36:48Z"/>
                <w:rFonts w:hint="default" w:ascii="Arial" w:hAnsi="Arial" w:cs="Arial"/>
                <w:sz w:val="20"/>
                <w:szCs w:val="20"/>
                <w:lang w:val="en-GB" w:eastAsia="zh-CN"/>
                <w:rPrChange w:id="6505" w:author="薛媛媛（Grace）" w:date="2025-11-18T13:55:39Z">
                  <w:rPr>
                    <w:ins w:id="6506" w:author="薛媛媛（Grace）" w:date="2025-11-18T13:36:48Z"/>
                    <w:rFonts w:hint="eastAsia" w:ascii="Arial" w:hAnsi="Arial" w:cs="Arial"/>
                    <w:sz w:val="22"/>
                    <w:szCs w:val="22"/>
                    <w:lang w:val="en-GB" w:eastAsia="zh-CN"/>
                  </w:rPr>
                </w:rPrChange>
              </w:rPr>
            </w:pPr>
          </w:p>
          <w:p w14:paraId="59D40054">
            <w:pPr>
              <w:rPr>
                <w:ins w:id="6507" w:author="薛媛媛（Grace）" w:date="2025-11-18T13:36:24Z"/>
                <w:rFonts w:ascii="Arial" w:hAnsi="Arial" w:cs="Arial" w:eastAsiaTheme="minorHAnsi"/>
                <w:sz w:val="20"/>
                <w:szCs w:val="20"/>
                <w:lang w:val="en-GB" w:eastAsia="en-US" w:bidi="ar-SA"/>
                <w:rPrChange w:id="6508" w:author="薛媛媛（Grace）" w:date="2025-11-18T13:55:33Z">
                  <w:rPr>
                    <w:ins w:id="6509" w:author="薛媛媛（Grace）" w:date="2025-11-18T13:36:24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04C95557">
            <w:pPr>
              <w:rPr>
                <w:ins w:id="6510" w:author="薛媛媛（Grace）" w:date="2025-11-18T13:36:48Z"/>
                <w:rFonts w:hint="default" w:ascii="Arial" w:hAnsi="Arial" w:cs="Arial" w:eastAsiaTheme="minorHAnsi"/>
                <w:sz w:val="20"/>
                <w:szCs w:val="20"/>
                <w:lang w:val="en-GB" w:eastAsia="zh-CN"/>
                <w:rPrChange w:id="6511" w:author="薛媛媛（Grace）" w:date="2025-11-18T13:55:39Z">
                  <w:rPr>
                    <w:ins w:id="6512" w:author="薛媛媛（Grace）" w:date="2025-11-18T13:36:48Z"/>
                    <w:rFonts w:hint="eastAsia" w:ascii="Arial" w:hAnsi="Arial" w:cs="Arial" w:eastAsiaTheme="minorHAnsi"/>
                    <w:sz w:val="22"/>
                    <w:szCs w:val="22"/>
                    <w:lang w:val="en-GB" w:eastAsia="zh-CN"/>
                  </w:rPr>
                </w:rPrChange>
              </w:rPr>
            </w:pPr>
            <w:ins w:id="6513" w:author="薛媛媛（Grace）" w:date="2025-11-18T13:36:48Z">
              <w:r>
                <w:rPr>
                  <w:rFonts w:hint="default" w:ascii="Arial" w:hAnsi="Arial" w:cs="Arial" w:eastAsiaTheme="minorHAnsi"/>
                  <w:sz w:val="20"/>
                  <w:szCs w:val="20"/>
                  <w:lang w:val="en-GB" w:eastAsia="zh-CN"/>
                  <w:rPrChange w:id="6514" w:author="薛媛媛（Grace）" w:date="2025-11-18T13:55:39Z">
                    <w:rPr>
                      <w:rFonts w:hint="eastAsia" w:ascii="Arial" w:hAnsi="Arial" w:cs="Arial" w:eastAsiaTheme="minorHAnsi"/>
                      <w:sz w:val="22"/>
                      <w:szCs w:val="22"/>
                      <w:lang w:val="en-GB" w:eastAsia="zh-CN"/>
                    </w:rPr>
                  </w:rPrChange>
                </w:rPr>
                <w:t xml:space="preserve">Label </w:t>
              </w:r>
            </w:ins>
          </w:p>
          <w:p w14:paraId="695EFF14">
            <w:pPr>
              <w:rPr>
                <w:ins w:id="6516" w:author="薛媛媛（Grace）" w:date="2025-11-18T13:36:48Z"/>
                <w:rFonts w:hint="default" w:ascii="Arial" w:hAnsi="Arial" w:cs="Arial" w:eastAsiaTheme="minorHAnsi"/>
                <w:sz w:val="20"/>
                <w:szCs w:val="20"/>
                <w:lang w:val="en-GB" w:eastAsia="zh-CN"/>
                <w:rPrChange w:id="6517" w:author="薛媛媛（Grace）" w:date="2025-11-18T13:55:39Z">
                  <w:rPr>
                    <w:ins w:id="6518" w:author="薛媛媛（Grace）" w:date="2025-11-18T13:36:48Z"/>
                    <w:rFonts w:hint="default" w:ascii="Arial" w:hAnsi="Arial" w:cs="Arial" w:eastAsiaTheme="minorHAnsi"/>
                    <w:sz w:val="22"/>
                    <w:szCs w:val="22"/>
                    <w:lang w:val="en-GB" w:eastAsia="zh-CN"/>
                  </w:rPr>
                </w:rPrChange>
              </w:rPr>
            </w:pPr>
            <w:ins w:id="6519" w:author="薛媛媛（Grace）" w:date="2025-11-18T13:36:48Z">
              <w:r>
                <w:rPr>
                  <w:rFonts w:hint="default" w:ascii="Arial" w:hAnsi="Arial" w:cs="Arial" w:eastAsiaTheme="minorHAnsi"/>
                  <w:sz w:val="20"/>
                  <w:szCs w:val="20"/>
                  <w:lang w:val="en-GB" w:eastAsia="zh-CN"/>
                  <w:rPrChange w:id="6520" w:author="薛媛媛（Grace）" w:date="2025-11-18T13:55:39Z">
                    <w:rPr>
                      <w:rFonts w:hint="default" w:ascii="Arial" w:hAnsi="Arial" w:cs="Arial" w:eastAsiaTheme="minorHAnsi"/>
                      <w:sz w:val="22"/>
                      <w:szCs w:val="22"/>
                      <w:lang w:val="en-GB" w:eastAsia="zh-CN"/>
                    </w:rPr>
                  </w:rPrChange>
                </w:rPr>
                <w:t>Instruction For Use</w:t>
              </w:r>
            </w:ins>
          </w:p>
          <w:p w14:paraId="3EDD5C92">
            <w:pPr>
              <w:rPr>
                <w:ins w:id="6522" w:author="薛媛媛（Grace）" w:date="2025-11-18T13:36:48Z"/>
                <w:rFonts w:hint="default" w:ascii="Arial" w:hAnsi="Arial" w:cs="Arial" w:eastAsiaTheme="minorHAnsi"/>
                <w:sz w:val="20"/>
                <w:szCs w:val="20"/>
                <w:lang w:val="en-GB" w:eastAsia="zh-CN"/>
                <w:rPrChange w:id="6523" w:author="薛媛媛（Grace）" w:date="2025-11-18T13:55:39Z">
                  <w:rPr>
                    <w:ins w:id="6524" w:author="薛媛媛（Grace）" w:date="2025-11-18T13:36:48Z"/>
                    <w:rFonts w:hint="eastAsia" w:ascii="Arial" w:hAnsi="Arial" w:cs="Arial" w:eastAsiaTheme="minorHAnsi"/>
                    <w:sz w:val="22"/>
                    <w:szCs w:val="22"/>
                    <w:lang w:val="en-GB" w:eastAsia="zh-CN"/>
                  </w:rPr>
                </w:rPrChange>
              </w:rPr>
            </w:pPr>
          </w:p>
          <w:p w14:paraId="0AAD6B19">
            <w:pPr>
              <w:rPr>
                <w:ins w:id="6525" w:author="薛媛媛（Grace）" w:date="2025-11-18T13:36:48Z"/>
                <w:rFonts w:hint="default" w:ascii="Arial" w:hAnsi="Arial" w:cs="Arial" w:eastAsiaTheme="minorHAnsi"/>
                <w:sz w:val="20"/>
                <w:szCs w:val="20"/>
                <w:lang w:val="en-US" w:eastAsia="zh-CN"/>
                <w:rPrChange w:id="6526" w:author="薛媛媛（Grace）" w:date="2025-11-18T13:55:39Z">
                  <w:rPr>
                    <w:ins w:id="6527" w:author="薛媛媛（Grace）" w:date="2025-11-18T13:36:48Z"/>
                    <w:rFonts w:hint="eastAsia" w:ascii="Arial" w:hAnsi="Arial" w:cs="Arial" w:eastAsiaTheme="minorHAnsi"/>
                    <w:sz w:val="22"/>
                    <w:szCs w:val="22"/>
                    <w:lang w:val="en-US" w:eastAsia="zh-CN"/>
                  </w:rPr>
                </w:rPrChange>
              </w:rPr>
            </w:pPr>
          </w:p>
          <w:p w14:paraId="437A9817">
            <w:pPr>
              <w:rPr>
                <w:ins w:id="6528" w:author="薛媛媛（Grace）" w:date="2025-11-18T13:36:48Z"/>
                <w:rFonts w:hint="default" w:ascii="Arial" w:hAnsi="Arial" w:cs="Arial" w:eastAsiaTheme="minorEastAsia"/>
                <w:color w:val="auto"/>
                <w:sz w:val="20"/>
                <w:szCs w:val="20"/>
                <w:lang w:val="en-US" w:eastAsia="zh-CN"/>
                <w:rPrChange w:id="6529" w:author="薛媛媛（Grace）" w:date="2025-11-18T13:55:39Z">
                  <w:rPr>
                    <w:ins w:id="6530" w:author="薛媛媛（Grace）" w:date="2025-11-18T13:36:48Z"/>
                    <w:rFonts w:hint="default" w:cs="Arial" w:eastAsiaTheme="minorEastAsia"/>
                    <w:color w:val="auto"/>
                    <w:sz w:val="22"/>
                    <w:szCs w:val="22"/>
                    <w:lang w:val="en-US" w:eastAsia="zh-CN"/>
                  </w:rPr>
                </w:rPrChange>
              </w:rPr>
            </w:pPr>
          </w:p>
          <w:p w14:paraId="243559BF">
            <w:pPr>
              <w:rPr>
                <w:ins w:id="6531" w:author="薛媛媛（Grace）" w:date="2025-11-18T13:36:24Z"/>
                <w:rFonts w:ascii="Arial" w:hAnsi="Arial" w:cs="Arial" w:eastAsiaTheme="minorHAnsi"/>
                <w:sz w:val="20"/>
                <w:szCs w:val="20"/>
                <w:lang w:val="en-GB" w:eastAsia="en-US" w:bidi="ar-SA"/>
                <w:rPrChange w:id="6532" w:author="薛媛媛（Grace）" w:date="2025-11-18T13:55:33Z">
                  <w:rPr>
                    <w:ins w:id="6533" w:author="薛媛媛（Grace）" w:date="2025-11-18T13:36:24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0971AFEB">
            <w:pPr>
              <w:rPr>
                <w:ins w:id="6534" w:author="薛媛媛（Grace）" w:date="2025-11-18T13:36:24Z"/>
                <w:rFonts w:hint="default" w:ascii="Arial" w:hAnsi="Arial" w:eastAsia="宋体" w:cs="Arial"/>
                <w:sz w:val="20"/>
                <w:szCs w:val="20"/>
                <w:lang w:val="en-GB" w:eastAsia="zh-CN" w:bidi="ar-SA"/>
                <w:rPrChange w:id="6535" w:author="薛媛媛（Grace）" w:date="2025-11-18T13:55:33Z">
                  <w:rPr>
                    <w:ins w:id="6536" w:author="薛媛媛（Grace）" w:date="2025-11-18T13:36:24Z"/>
                    <w:rFonts w:hint="default" w:ascii="Arial" w:hAnsi="Arial" w:eastAsia="宋体" w:cs="Arial"/>
                    <w:sz w:val="20"/>
                    <w:szCs w:val="20"/>
                    <w:lang w:val="en-GB" w:eastAsia="zh-CN" w:bidi="ar-SA"/>
                  </w:rPr>
                </w:rPrChange>
              </w:rPr>
            </w:pPr>
          </w:p>
        </w:tc>
      </w:tr>
      <w:tr w14:paraId="2316A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69EE7CF0">
            <w:pPr>
              <w:ind w:left="171"/>
              <w:rPr>
                <w:rFonts w:ascii="Arial" w:hAnsi="Arial" w:cs="Arial"/>
                <w:sz w:val="20"/>
                <w:szCs w:val="20"/>
                <w:lang w:val="en-GB"/>
                <w:rPrChange w:id="6537" w:author="薛媛媛（Grace）" w:date="2025-11-18T13:55:33Z">
                  <w:rPr>
                    <w:sz w:val="20"/>
                    <w:szCs w:val="20"/>
                    <w:lang w:val="en-GB"/>
                  </w:rPr>
                </w:rPrChange>
              </w:rPr>
            </w:pPr>
            <w:r>
              <w:rPr>
                <w:rFonts w:ascii="Arial" w:hAnsi="Arial" w:cs="Arial"/>
                <w:sz w:val="20"/>
                <w:szCs w:val="20"/>
                <w:lang w:val="en-GB"/>
                <w:rPrChange w:id="6538" w:author="薛媛媛（Grace）" w:date="2025-11-18T13:55:33Z">
                  <w:rPr>
                    <w:sz w:val="20"/>
                    <w:szCs w:val="20"/>
                    <w:lang w:val="en-GB"/>
                  </w:rPr>
                </w:rPrChange>
              </w:rPr>
              <w:t>(n)  if the device is intended for single use, an indication of that fact. A manufacturer's indication of single use shall be consistent across the Union;</w:t>
            </w:r>
          </w:p>
        </w:tc>
        <w:tc>
          <w:tcPr>
            <w:tcW w:w="1198" w:type="dxa"/>
            <w:shd w:val="clear" w:color="auto" w:fill="auto"/>
            <w:tcMar>
              <w:top w:w="113" w:type="dxa"/>
              <w:bottom w:w="113" w:type="dxa"/>
            </w:tcMar>
            <w:vAlign w:val="top"/>
          </w:tcPr>
          <w:p w14:paraId="3DD2A038">
            <w:pPr>
              <w:rPr>
                <w:ins w:id="6539" w:author="薛媛媛（Grace）" w:date="2025-11-18T13:36:27Z"/>
                <w:rFonts w:hint="default" w:ascii="Arial" w:hAnsi="Arial" w:eastAsia="宋体" w:cs="Arial"/>
                <w:sz w:val="20"/>
                <w:szCs w:val="20"/>
                <w:lang w:val="en-GB" w:eastAsia="zh-CN" w:bidi="ar-SA"/>
                <w:rPrChange w:id="6540" w:author="薛媛媛（Grace）" w:date="2025-11-18T13:55:33Z">
                  <w:rPr>
                    <w:ins w:id="6541" w:author="薛媛媛（Grace）" w:date="2025-11-18T13:36:27Z"/>
                    <w:rFonts w:hint="default" w:ascii="Arial" w:hAnsi="Arial" w:eastAsia="宋体" w:cs="Arial"/>
                    <w:sz w:val="20"/>
                    <w:szCs w:val="20"/>
                    <w:lang w:val="en-GB" w:eastAsia="zh-CN" w:bidi="ar-SA"/>
                  </w:rPr>
                </w:rPrChange>
              </w:rPr>
            </w:pPr>
            <w:ins w:id="6542" w:author="薛媛媛（Grace）" w:date="2025-11-18T13:37:26Z">
              <w:r>
                <w:rPr>
                  <w:rFonts w:hint="default" w:ascii="Arial" w:hAnsi="Arial" w:cs="Arial" w:eastAsiaTheme="minorHAnsi"/>
                  <w:sz w:val="20"/>
                  <w:szCs w:val="20"/>
                  <w:lang w:val="en-GB" w:eastAsia="zh-CN"/>
                  <w:rPrChange w:id="6543"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4DF46837">
            <w:pPr>
              <w:rPr>
                <w:ins w:id="6545" w:author="薛媛媛（Grace）" w:date="2025-11-18T13:37:26Z"/>
                <w:rFonts w:hint="default" w:ascii="Arial" w:hAnsi="Arial" w:cs="Arial"/>
                <w:sz w:val="20"/>
                <w:szCs w:val="20"/>
                <w:lang w:val="en-GB" w:eastAsia="zh-CN"/>
                <w:rPrChange w:id="6546" w:author="薛媛媛（Grace）" w:date="2025-11-18T13:55:39Z">
                  <w:rPr>
                    <w:ins w:id="6547" w:author="薛媛媛（Grace）" w:date="2025-11-18T13:37:26Z"/>
                    <w:rFonts w:hint="eastAsia" w:ascii="Arial" w:hAnsi="Arial" w:cs="Arial"/>
                    <w:sz w:val="22"/>
                    <w:szCs w:val="22"/>
                    <w:lang w:val="en-GB" w:eastAsia="zh-CN"/>
                  </w:rPr>
                </w:rPrChange>
              </w:rPr>
            </w:pPr>
            <w:ins w:id="6548" w:author="薛媛媛（Grace）" w:date="2025-11-18T13:37:26Z">
              <w:r>
                <w:rPr>
                  <w:rFonts w:hint="default" w:ascii="Arial" w:hAnsi="Arial" w:cs="Arial"/>
                  <w:sz w:val="20"/>
                  <w:szCs w:val="20"/>
                  <w:lang w:val="en-GB" w:eastAsia="zh-CN"/>
                  <w:rPrChange w:id="6549" w:author="薛媛媛（Grace）" w:date="2025-11-18T13:55:39Z">
                    <w:rPr>
                      <w:rFonts w:hint="eastAsia" w:ascii="Arial" w:hAnsi="Arial" w:cs="Arial"/>
                      <w:sz w:val="22"/>
                      <w:szCs w:val="22"/>
                      <w:lang w:val="en-GB" w:eastAsia="zh-CN"/>
                    </w:rPr>
                  </w:rPrChange>
                </w:rPr>
                <w:t>EN ISO 15223-1</w:t>
              </w:r>
            </w:ins>
          </w:p>
          <w:p w14:paraId="2C4B8658">
            <w:pPr>
              <w:rPr>
                <w:ins w:id="6551" w:author="薛媛媛（Grace）" w:date="2025-11-18T13:37:26Z"/>
                <w:rFonts w:hint="default" w:ascii="Arial" w:hAnsi="Arial" w:cs="Arial"/>
                <w:sz w:val="20"/>
                <w:szCs w:val="20"/>
                <w:lang w:val="en-GB" w:eastAsia="zh-CN"/>
                <w:rPrChange w:id="6552" w:author="薛媛媛（Grace）" w:date="2025-11-18T13:55:39Z">
                  <w:rPr>
                    <w:ins w:id="6553" w:author="薛媛媛（Grace）" w:date="2025-11-18T13:37:26Z"/>
                    <w:rFonts w:hint="eastAsia" w:ascii="Arial" w:hAnsi="Arial" w:cs="Arial"/>
                    <w:sz w:val="22"/>
                    <w:szCs w:val="22"/>
                    <w:lang w:val="en-GB" w:eastAsia="zh-CN"/>
                  </w:rPr>
                </w:rPrChange>
              </w:rPr>
            </w:pPr>
            <w:ins w:id="6554" w:author="薛媛媛（Grace）" w:date="2025-11-18T13:37:26Z">
              <w:r>
                <w:rPr>
                  <w:rFonts w:hint="default" w:ascii="Arial" w:hAnsi="Arial" w:cs="Arial"/>
                  <w:sz w:val="20"/>
                  <w:szCs w:val="20"/>
                  <w:lang w:val="en-GB" w:eastAsia="zh-CN"/>
                  <w:rPrChange w:id="6555" w:author="薛媛媛（Grace）" w:date="2025-11-18T13:55:39Z">
                    <w:rPr>
                      <w:rFonts w:hint="eastAsia" w:ascii="Arial" w:hAnsi="Arial" w:cs="Arial"/>
                      <w:sz w:val="22"/>
                      <w:szCs w:val="22"/>
                      <w:lang w:val="en-GB" w:eastAsia="zh-CN"/>
                    </w:rPr>
                  </w:rPrChange>
                </w:rPr>
                <w:t>EN ISO 20417</w:t>
              </w:r>
            </w:ins>
          </w:p>
          <w:p w14:paraId="3BBB7E19">
            <w:pPr>
              <w:rPr>
                <w:ins w:id="6557" w:author="薛媛媛（Grace）" w:date="2025-11-18T13:37:26Z"/>
                <w:rFonts w:hint="default" w:ascii="Arial" w:hAnsi="Arial" w:cs="Arial" w:eastAsiaTheme="minorHAnsi"/>
                <w:sz w:val="20"/>
                <w:szCs w:val="20"/>
                <w:lang w:val="en-GB" w:eastAsia="zh-CN"/>
                <w:rPrChange w:id="6558" w:author="薛媛媛（Grace）" w:date="2025-11-18T13:55:39Z">
                  <w:rPr>
                    <w:ins w:id="6559" w:author="薛媛媛（Grace）" w:date="2025-11-18T13:37:26Z"/>
                    <w:rFonts w:hint="eastAsia" w:eastAsiaTheme="minorHAnsi"/>
                    <w:sz w:val="22"/>
                    <w:szCs w:val="22"/>
                    <w:lang w:val="en-GB" w:eastAsia="zh-CN"/>
                  </w:rPr>
                </w:rPrChange>
              </w:rPr>
            </w:pPr>
            <w:ins w:id="6560" w:author="薛媛媛（Grace）" w:date="2025-11-18T13:37:26Z">
              <w:r>
                <w:rPr>
                  <w:rFonts w:hint="default" w:ascii="Arial" w:hAnsi="Arial" w:cs="Arial" w:eastAsiaTheme="minorHAnsi"/>
                  <w:sz w:val="20"/>
                  <w:szCs w:val="20"/>
                  <w:lang w:val="en-GB" w:eastAsia="zh-CN"/>
                  <w:rPrChange w:id="6561" w:author="薛媛媛（Grace）" w:date="2025-11-18T13:55:39Z">
                    <w:rPr>
                      <w:rFonts w:hint="eastAsia" w:eastAsiaTheme="minorHAnsi"/>
                      <w:sz w:val="22"/>
                      <w:szCs w:val="22"/>
                      <w:lang w:val="en-GB" w:eastAsia="zh-CN"/>
                    </w:rPr>
                  </w:rPrChange>
                </w:rPr>
                <w:t>EN ISO 11608-1</w:t>
              </w:r>
            </w:ins>
          </w:p>
          <w:p w14:paraId="58A31556">
            <w:pPr>
              <w:rPr>
                <w:ins w:id="6563" w:author="薛媛媛（Grace）" w:date="2025-11-18T13:37:26Z"/>
                <w:rFonts w:hint="default" w:ascii="Arial" w:hAnsi="Arial" w:cs="Arial"/>
                <w:sz w:val="20"/>
                <w:szCs w:val="20"/>
                <w:lang w:val="en-GB" w:eastAsia="zh-CN"/>
                <w:rPrChange w:id="6564" w:author="薛媛媛（Grace）" w:date="2025-11-18T13:55:39Z">
                  <w:rPr>
                    <w:ins w:id="6565" w:author="薛媛媛（Grace）" w:date="2025-11-18T13:37:26Z"/>
                    <w:rFonts w:hint="eastAsia" w:ascii="Arial" w:hAnsi="Arial" w:cs="Arial"/>
                    <w:sz w:val="22"/>
                    <w:szCs w:val="22"/>
                    <w:lang w:val="en-GB" w:eastAsia="zh-CN"/>
                  </w:rPr>
                </w:rPrChange>
              </w:rPr>
            </w:pPr>
          </w:p>
          <w:p w14:paraId="79A3BF17">
            <w:pPr>
              <w:rPr>
                <w:ins w:id="6566" w:author="薛媛媛（Grace）" w:date="2025-11-18T13:36:27Z"/>
                <w:rFonts w:ascii="Arial" w:hAnsi="Arial" w:cs="Arial" w:eastAsiaTheme="minorHAnsi"/>
                <w:sz w:val="20"/>
                <w:szCs w:val="20"/>
                <w:lang w:val="en-GB" w:eastAsia="en-US" w:bidi="ar-SA"/>
                <w:rPrChange w:id="6567" w:author="薛媛媛（Grace）" w:date="2025-11-18T13:55:33Z">
                  <w:rPr>
                    <w:ins w:id="6568" w:author="薛媛媛（Grace）" w:date="2025-11-18T13:36:27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32136733">
            <w:pPr>
              <w:rPr>
                <w:ins w:id="6569" w:author="薛媛媛（Grace）" w:date="2025-11-18T13:37:26Z"/>
                <w:rFonts w:hint="default" w:ascii="Arial" w:hAnsi="Arial" w:cs="Arial" w:eastAsiaTheme="minorHAnsi"/>
                <w:sz w:val="20"/>
                <w:szCs w:val="20"/>
                <w:lang w:val="en-GB" w:eastAsia="zh-CN"/>
                <w:rPrChange w:id="6570" w:author="薛媛媛（Grace）" w:date="2025-11-18T13:55:39Z">
                  <w:rPr>
                    <w:ins w:id="6571" w:author="薛媛媛（Grace）" w:date="2025-11-18T13:37:26Z"/>
                    <w:rFonts w:hint="eastAsia" w:ascii="Arial" w:hAnsi="Arial" w:cs="Arial" w:eastAsiaTheme="minorHAnsi"/>
                    <w:sz w:val="22"/>
                    <w:szCs w:val="22"/>
                    <w:lang w:val="en-GB" w:eastAsia="zh-CN"/>
                  </w:rPr>
                </w:rPrChange>
              </w:rPr>
            </w:pPr>
            <w:ins w:id="6572" w:author="薛媛媛（Grace）" w:date="2025-11-18T13:37:26Z">
              <w:r>
                <w:rPr>
                  <w:rFonts w:hint="default" w:ascii="Arial" w:hAnsi="Arial" w:cs="Arial" w:eastAsiaTheme="minorHAnsi"/>
                  <w:sz w:val="20"/>
                  <w:szCs w:val="20"/>
                  <w:lang w:val="en-GB" w:eastAsia="zh-CN"/>
                  <w:rPrChange w:id="6573" w:author="薛媛媛（Grace）" w:date="2025-11-18T13:55:39Z">
                    <w:rPr>
                      <w:rFonts w:hint="eastAsia" w:ascii="Arial" w:hAnsi="Arial" w:cs="Arial" w:eastAsiaTheme="minorHAnsi"/>
                      <w:sz w:val="22"/>
                      <w:szCs w:val="22"/>
                      <w:lang w:val="en-GB" w:eastAsia="zh-CN"/>
                    </w:rPr>
                  </w:rPrChange>
                </w:rPr>
                <w:t xml:space="preserve">Label </w:t>
              </w:r>
            </w:ins>
          </w:p>
          <w:p w14:paraId="46694561">
            <w:pPr>
              <w:rPr>
                <w:ins w:id="6575" w:author="薛媛媛（Grace）" w:date="2025-11-18T13:37:26Z"/>
                <w:rFonts w:hint="default" w:ascii="Arial" w:hAnsi="Arial" w:cs="Arial" w:eastAsiaTheme="minorHAnsi"/>
                <w:sz w:val="20"/>
                <w:szCs w:val="20"/>
                <w:lang w:val="en-GB" w:eastAsia="zh-CN"/>
                <w:rPrChange w:id="6576" w:author="薛媛媛（Grace）" w:date="2025-11-18T13:55:39Z">
                  <w:rPr>
                    <w:ins w:id="6577" w:author="薛媛媛（Grace）" w:date="2025-11-18T13:37:26Z"/>
                    <w:rFonts w:hint="default" w:ascii="Arial" w:hAnsi="Arial" w:cs="Arial" w:eastAsiaTheme="minorHAnsi"/>
                    <w:sz w:val="22"/>
                    <w:szCs w:val="22"/>
                    <w:lang w:val="en-GB" w:eastAsia="zh-CN"/>
                  </w:rPr>
                </w:rPrChange>
              </w:rPr>
            </w:pPr>
            <w:ins w:id="6578" w:author="薛媛媛（Grace）" w:date="2025-11-18T13:37:26Z">
              <w:r>
                <w:rPr>
                  <w:rFonts w:hint="default" w:ascii="Arial" w:hAnsi="Arial" w:cs="Arial" w:eastAsiaTheme="minorHAnsi"/>
                  <w:sz w:val="20"/>
                  <w:szCs w:val="20"/>
                  <w:lang w:val="en-GB" w:eastAsia="zh-CN"/>
                  <w:rPrChange w:id="6579" w:author="薛媛媛（Grace）" w:date="2025-11-18T13:55:39Z">
                    <w:rPr>
                      <w:rFonts w:hint="default" w:ascii="Arial" w:hAnsi="Arial" w:cs="Arial" w:eastAsiaTheme="minorHAnsi"/>
                      <w:sz w:val="22"/>
                      <w:szCs w:val="22"/>
                      <w:lang w:val="en-GB" w:eastAsia="zh-CN"/>
                    </w:rPr>
                  </w:rPrChange>
                </w:rPr>
                <w:t>Instruction For Use</w:t>
              </w:r>
            </w:ins>
          </w:p>
          <w:p w14:paraId="70824C12">
            <w:pPr>
              <w:rPr>
                <w:ins w:id="6581" w:author="薛媛媛（Grace）" w:date="2025-11-18T13:37:26Z"/>
                <w:rFonts w:hint="default" w:ascii="Arial" w:hAnsi="Arial" w:cs="Arial" w:eastAsiaTheme="minorHAnsi"/>
                <w:sz w:val="20"/>
                <w:szCs w:val="20"/>
                <w:lang w:val="en-GB" w:eastAsia="zh-CN"/>
                <w:rPrChange w:id="6582" w:author="薛媛媛（Grace）" w:date="2025-11-18T13:55:39Z">
                  <w:rPr>
                    <w:ins w:id="6583" w:author="薛媛媛（Grace）" w:date="2025-11-18T13:37:26Z"/>
                    <w:rFonts w:hint="eastAsia" w:ascii="Arial" w:hAnsi="Arial" w:cs="Arial" w:eastAsiaTheme="minorHAnsi"/>
                    <w:sz w:val="22"/>
                    <w:szCs w:val="22"/>
                    <w:lang w:val="en-GB" w:eastAsia="zh-CN"/>
                  </w:rPr>
                </w:rPrChange>
              </w:rPr>
            </w:pPr>
          </w:p>
          <w:p w14:paraId="45EBF809">
            <w:pPr>
              <w:rPr>
                <w:ins w:id="6584" w:author="薛媛媛（Grace）" w:date="2025-11-18T13:37:26Z"/>
                <w:rFonts w:hint="default" w:ascii="Arial" w:hAnsi="Arial" w:cs="Arial" w:eastAsiaTheme="minorHAnsi"/>
                <w:sz w:val="20"/>
                <w:szCs w:val="20"/>
                <w:lang w:val="en-US" w:eastAsia="zh-CN"/>
                <w:rPrChange w:id="6585" w:author="薛媛媛（Grace）" w:date="2025-11-18T13:55:39Z">
                  <w:rPr>
                    <w:ins w:id="6586" w:author="薛媛媛（Grace）" w:date="2025-11-18T13:37:26Z"/>
                    <w:rFonts w:hint="eastAsia" w:ascii="Arial" w:hAnsi="Arial" w:cs="Arial" w:eastAsiaTheme="minorHAnsi"/>
                    <w:sz w:val="22"/>
                    <w:szCs w:val="22"/>
                    <w:lang w:val="en-US" w:eastAsia="zh-CN"/>
                  </w:rPr>
                </w:rPrChange>
              </w:rPr>
            </w:pPr>
          </w:p>
          <w:p w14:paraId="561A9D10">
            <w:pPr>
              <w:rPr>
                <w:ins w:id="6587" w:author="薛媛媛（Grace）" w:date="2025-11-18T13:37:26Z"/>
                <w:rFonts w:hint="default" w:ascii="Arial" w:hAnsi="Arial" w:cs="Arial" w:eastAsiaTheme="minorEastAsia"/>
                <w:color w:val="auto"/>
                <w:sz w:val="20"/>
                <w:szCs w:val="20"/>
                <w:lang w:val="en-US" w:eastAsia="zh-CN"/>
                <w:rPrChange w:id="6588" w:author="薛媛媛（Grace）" w:date="2025-11-18T13:55:39Z">
                  <w:rPr>
                    <w:ins w:id="6589" w:author="薛媛媛（Grace）" w:date="2025-11-18T13:37:26Z"/>
                    <w:rFonts w:hint="default" w:cs="Arial" w:eastAsiaTheme="minorEastAsia"/>
                    <w:color w:val="auto"/>
                    <w:sz w:val="22"/>
                    <w:szCs w:val="22"/>
                    <w:lang w:val="en-US" w:eastAsia="zh-CN"/>
                  </w:rPr>
                </w:rPrChange>
              </w:rPr>
            </w:pPr>
          </w:p>
          <w:p w14:paraId="7E0EEF06">
            <w:pPr>
              <w:rPr>
                <w:ins w:id="6590" w:author="薛媛媛（Grace）" w:date="2025-11-18T13:36:27Z"/>
                <w:rFonts w:ascii="Arial" w:hAnsi="Arial" w:cs="Arial" w:eastAsiaTheme="minorHAnsi"/>
                <w:sz w:val="20"/>
                <w:szCs w:val="20"/>
                <w:lang w:val="en-GB" w:eastAsia="en-US" w:bidi="ar-SA"/>
                <w:rPrChange w:id="6591" w:author="薛媛媛（Grace）" w:date="2025-11-18T13:55:33Z">
                  <w:rPr>
                    <w:ins w:id="6592" w:author="薛媛媛（Grace）" w:date="2025-11-18T13:36:27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230F6386">
            <w:pPr>
              <w:rPr>
                <w:ins w:id="6593" w:author="薛媛媛（Grace）" w:date="2025-11-18T13:36:27Z"/>
                <w:rFonts w:hint="default" w:ascii="Arial" w:hAnsi="Arial" w:eastAsia="宋体" w:cs="Arial"/>
                <w:sz w:val="20"/>
                <w:szCs w:val="20"/>
                <w:lang w:val="en-GB" w:eastAsia="zh-CN" w:bidi="ar-SA"/>
                <w:rPrChange w:id="6594" w:author="薛媛媛（Grace）" w:date="2025-11-18T13:55:33Z">
                  <w:rPr>
                    <w:ins w:id="6595" w:author="薛媛媛（Grace）" w:date="2025-11-18T13:36:27Z"/>
                    <w:rFonts w:hint="default" w:ascii="Arial" w:hAnsi="Arial" w:eastAsia="宋体" w:cs="Arial"/>
                    <w:sz w:val="20"/>
                    <w:szCs w:val="20"/>
                    <w:lang w:val="en-GB" w:eastAsia="zh-CN" w:bidi="ar-SA"/>
                  </w:rPr>
                </w:rPrChange>
              </w:rPr>
            </w:pPr>
          </w:p>
        </w:tc>
      </w:tr>
      <w:tr w14:paraId="283C7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1513784F">
            <w:pPr>
              <w:ind w:left="171"/>
              <w:rPr>
                <w:rFonts w:ascii="Arial" w:hAnsi="Arial" w:cs="Arial"/>
                <w:sz w:val="20"/>
                <w:szCs w:val="20"/>
                <w:lang w:val="en-GB"/>
                <w:rPrChange w:id="6596" w:author="薛媛媛（Grace）" w:date="2025-11-18T13:55:33Z">
                  <w:rPr>
                    <w:sz w:val="20"/>
                    <w:szCs w:val="20"/>
                    <w:lang w:val="en-GB"/>
                  </w:rPr>
                </w:rPrChange>
              </w:rPr>
            </w:pPr>
            <w:r>
              <w:rPr>
                <w:rFonts w:ascii="Arial" w:hAnsi="Arial" w:cs="Arial"/>
                <w:sz w:val="20"/>
                <w:szCs w:val="20"/>
                <w:lang w:val="en-GB"/>
                <w:rPrChange w:id="6597" w:author="薛媛媛（Grace）" w:date="2025-11-18T13:55:33Z">
                  <w:rPr>
                    <w:sz w:val="20"/>
                    <w:szCs w:val="20"/>
                    <w:lang w:val="en-GB"/>
                  </w:rPr>
                </w:rPrChange>
              </w:rPr>
              <w:t>(o)  if the device is a single-use device that has been reprocessed, an indication of that fact, the number of reprocessing cycles already performed, and any limitation as regards the number of reprocessing cycles;</w:t>
            </w:r>
          </w:p>
        </w:tc>
        <w:tc>
          <w:tcPr>
            <w:tcW w:w="1198" w:type="dxa"/>
            <w:shd w:val="clear" w:color="auto" w:fill="auto"/>
            <w:tcMar>
              <w:top w:w="113" w:type="dxa"/>
              <w:bottom w:w="113" w:type="dxa"/>
            </w:tcMar>
            <w:vAlign w:val="top"/>
          </w:tcPr>
          <w:p w14:paraId="3E3D6703">
            <w:pPr>
              <w:rPr>
                <w:ins w:id="6598" w:author="薛媛媛（Grace）" w:date="2025-11-18T13:36:59Z"/>
                <w:rFonts w:hint="default" w:ascii="Arial" w:hAnsi="Arial" w:eastAsia="宋体" w:cs="Arial"/>
                <w:sz w:val="20"/>
                <w:szCs w:val="20"/>
                <w:lang w:val="en-GB" w:eastAsia="zh-CN" w:bidi="ar-SA"/>
                <w:rPrChange w:id="6599" w:author="薛媛媛（Grace）" w:date="2025-11-18T13:55:33Z">
                  <w:rPr>
                    <w:ins w:id="6600" w:author="薛媛媛（Grace）" w:date="2025-11-18T13:36:59Z"/>
                    <w:rFonts w:hint="default" w:ascii="Arial" w:hAnsi="Arial" w:eastAsia="宋体" w:cs="Arial"/>
                    <w:sz w:val="20"/>
                    <w:szCs w:val="20"/>
                    <w:lang w:val="en-GB" w:eastAsia="zh-CN" w:bidi="ar-SA"/>
                  </w:rPr>
                </w:rPrChange>
              </w:rPr>
            </w:pPr>
            <w:ins w:id="6601" w:author="薛媛媛（Grace）" w:date="2025-11-18T13:37:31Z">
              <w:r>
                <w:rPr>
                  <w:rFonts w:hint="default" w:ascii="Arial" w:hAnsi="Arial" w:cs="Arial" w:eastAsiaTheme="minorHAnsi"/>
                  <w:sz w:val="20"/>
                  <w:szCs w:val="20"/>
                  <w:lang w:val="en-GB" w:eastAsia="zh-CN"/>
                  <w:rPrChange w:id="6602"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282E92C9">
            <w:pPr>
              <w:rPr>
                <w:ins w:id="6604" w:author="薛媛媛（Grace）" w:date="2025-11-18T13:37:31Z"/>
                <w:rFonts w:hint="default" w:ascii="Arial" w:hAnsi="Arial" w:cs="Arial"/>
                <w:sz w:val="20"/>
                <w:szCs w:val="20"/>
                <w:lang w:val="en-GB" w:eastAsia="zh-CN"/>
                <w:rPrChange w:id="6605" w:author="薛媛媛（Grace）" w:date="2025-11-18T13:55:39Z">
                  <w:rPr>
                    <w:ins w:id="6606" w:author="薛媛媛（Grace）" w:date="2025-11-18T13:37:31Z"/>
                    <w:rFonts w:hint="eastAsia" w:ascii="Arial" w:hAnsi="Arial" w:cs="Arial"/>
                    <w:sz w:val="22"/>
                    <w:szCs w:val="22"/>
                    <w:lang w:val="en-GB" w:eastAsia="zh-CN"/>
                  </w:rPr>
                </w:rPrChange>
              </w:rPr>
            </w:pPr>
            <w:ins w:id="6607" w:author="薛媛媛（Grace）" w:date="2025-11-18T13:37:31Z">
              <w:r>
                <w:rPr>
                  <w:rFonts w:hint="default" w:ascii="Arial" w:hAnsi="Arial" w:cs="Arial"/>
                  <w:sz w:val="20"/>
                  <w:szCs w:val="20"/>
                  <w:lang w:val="en-GB" w:eastAsia="zh-CN"/>
                  <w:rPrChange w:id="6608" w:author="薛媛媛（Grace）" w:date="2025-11-18T13:55:39Z">
                    <w:rPr>
                      <w:rFonts w:hint="eastAsia" w:ascii="Arial" w:hAnsi="Arial" w:cs="Arial"/>
                      <w:sz w:val="22"/>
                      <w:szCs w:val="22"/>
                      <w:lang w:val="en-GB" w:eastAsia="zh-CN"/>
                    </w:rPr>
                  </w:rPrChange>
                </w:rPr>
                <w:t>EN ISO 15223-1</w:t>
              </w:r>
            </w:ins>
          </w:p>
          <w:p w14:paraId="7065DC78">
            <w:pPr>
              <w:rPr>
                <w:ins w:id="6610" w:author="薛媛媛（Grace）" w:date="2025-11-18T13:37:31Z"/>
                <w:rFonts w:hint="default" w:ascii="Arial" w:hAnsi="Arial" w:cs="Arial"/>
                <w:sz w:val="20"/>
                <w:szCs w:val="20"/>
                <w:lang w:val="en-GB" w:eastAsia="zh-CN"/>
                <w:rPrChange w:id="6611" w:author="薛媛媛（Grace）" w:date="2025-11-18T13:55:39Z">
                  <w:rPr>
                    <w:ins w:id="6612" w:author="薛媛媛（Grace）" w:date="2025-11-18T13:37:31Z"/>
                    <w:rFonts w:hint="eastAsia" w:ascii="Arial" w:hAnsi="Arial" w:cs="Arial"/>
                    <w:sz w:val="22"/>
                    <w:szCs w:val="22"/>
                    <w:lang w:val="en-GB" w:eastAsia="zh-CN"/>
                  </w:rPr>
                </w:rPrChange>
              </w:rPr>
            </w:pPr>
            <w:ins w:id="6613" w:author="薛媛媛（Grace）" w:date="2025-11-18T13:37:31Z">
              <w:r>
                <w:rPr>
                  <w:rFonts w:hint="default" w:ascii="Arial" w:hAnsi="Arial" w:cs="Arial"/>
                  <w:sz w:val="20"/>
                  <w:szCs w:val="20"/>
                  <w:lang w:val="en-GB" w:eastAsia="zh-CN"/>
                  <w:rPrChange w:id="6614" w:author="薛媛媛（Grace）" w:date="2025-11-18T13:55:39Z">
                    <w:rPr>
                      <w:rFonts w:hint="eastAsia" w:ascii="Arial" w:hAnsi="Arial" w:cs="Arial"/>
                      <w:sz w:val="22"/>
                      <w:szCs w:val="22"/>
                      <w:lang w:val="en-GB" w:eastAsia="zh-CN"/>
                    </w:rPr>
                  </w:rPrChange>
                </w:rPr>
                <w:t>EN ISO 20417</w:t>
              </w:r>
            </w:ins>
          </w:p>
          <w:p w14:paraId="671BB245">
            <w:pPr>
              <w:rPr>
                <w:ins w:id="6616" w:author="薛媛媛（Grace）" w:date="2025-11-18T13:37:31Z"/>
                <w:rFonts w:hint="default" w:ascii="Arial" w:hAnsi="Arial" w:cs="Arial" w:eastAsiaTheme="minorHAnsi"/>
                <w:sz w:val="20"/>
                <w:szCs w:val="20"/>
                <w:lang w:val="en-GB" w:eastAsia="zh-CN"/>
                <w:rPrChange w:id="6617" w:author="薛媛媛（Grace）" w:date="2025-11-18T13:55:39Z">
                  <w:rPr>
                    <w:ins w:id="6618" w:author="薛媛媛（Grace）" w:date="2025-11-18T13:37:31Z"/>
                    <w:rFonts w:hint="eastAsia" w:eastAsiaTheme="minorHAnsi"/>
                    <w:sz w:val="22"/>
                    <w:szCs w:val="22"/>
                    <w:lang w:val="en-GB" w:eastAsia="zh-CN"/>
                  </w:rPr>
                </w:rPrChange>
              </w:rPr>
            </w:pPr>
            <w:ins w:id="6619" w:author="薛媛媛（Grace）" w:date="2025-11-18T13:37:31Z">
              <w:r>
                <w:rPr>
                  <w:rFonts w:hint="default" w:ascii="Arial" w:hAnsi="Arial" w:cs="Arial" w:eastAsiaTheme="minorHAnsi"/>
                  <w:sz w:val="20"/>
                  <w:szCs w:val="20"/>
                  <w:lang w:val="en-GB" w:eastAsia="zh-CN"/>
                  <w:rPrChange w:id="6620" w:author="薛媛媛（Grace）" w:date="2025-11-18T13:55:39Z">
                    <w:rPr>
                      <w:rFonts w:hint="eastAsia" w:eastAsiaTheme="minorHAnsi"/>
                      <w:sz w:val="22"/>
                      <w:szCs w:val="22"/>
                      <w:lang w:val="en-GB" w:eastAsia="zh-CN"/>
                    </w:rPr>
                  </w:rPrChange>
                </w:rPr>
                <w:t>EN ISO 11608-1</w:t>
              </w:r>
            </w:ins>
          </w:p>
          <w:p w14:paraId="416C6B49">
            <w:pPr>
              <w:rPr>
                <w:ins w:id="6622" w:author="薛媛媛（Grace）" w:date="2025-11-18T13:37:31Z"/>
                <w:rFonts w:hint="default" w:ascii="Arial" w:hAnsi="Arial" w:cs="Arial"/>
                <w:sz w:val="20"/>
                <w:szCs w:val="20"/>
                <w:lang w:val="en-GB" w:eastAsia="zh-CN"/>
                <w:rPrChange w:id="6623" w:author="薛媛媛（Grace）" w:date="2025-11-18T13:55:39Z">
                  <w:rPr>
                    <w:ins w:id="6624" w:author="薛媛媛（Grace）" w:date="2025-11-18T13:37:31Z"/>
                    <w:rFonts w:hint="eastAsia" w:ascii="Arial" w:hAnsi="Arial" w:cs="Arial"/>
                    <w:sz w:val="22"/>
                    <w:szCs w:val="22"/>
                    <w:lang w:val="en-GB" w:eastAsia="zh-CN"/>
                  </w:rPr>
                </w:rPrChange>
              </w:rPr>
            </w:pPr>
          </w:p>
          <w:p w14:paraId="06462599">
            <w:pPr>
              <w:rPr>
                <w:ins w:id="6625" w:author="薛媛媛（Grace）" w:date="2025-11-18T13:36:59Z"/>
                <w:rFonts w:ascii="Arial" w:hAnsi="Arial" w:cs="Arial" w:eastAsiaTheme="minorHAnsi"/>
                <w:sz w:val="20"/>
                <w:szCs w:val="20"/>
                <w:lang w:val="en-GB" w:eastAsia="en-US" w:bidi="ar-SA"/>
                <w:rPrChange w:id="6626" w:author="薛媛媛（Grace）" w:date="2025-11-18T13:55:33Z">
                  <w:rPr>
                    <w:ins w:id="6627" w:author="薛媛媛（Grace）" w:date="2025-11-18T13:36:59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76876672">
            <w:pPr>
              <w:rPr>
                <w:ins w:id="6628" w:author="薛媛媛（Grace）" w:date="2025-11-18T13:37:31Z"/>
                <w:rFonts w:hint="default" w:ascii="Arial" w:hAnsi="Arial" w:cs="Arial" w:eastAsiaTheme="minorHAnsi"/>
                <w:sz w:val="20"/>
                <w:szCs w:val="20"/>
                <w:lang w:val="en-GB" w:eastAsia="zh-CN"/>
                <w:rPrChange w:id="6629" w:author="薛媛媛（Grace）" w:date="2025-11-18T13:55:39Z">
                  <w:rPr>
                    <w:ins w:id="6630" w:author="薛媛媛（Grace）" w:date="2025-11-18T13:37:31Z"/>
                    <w:rFonts w:hint="eastAsia" w:ascii="Arial" w:hAnsi="Arial" w:cs="Arial" w:eastAsiaTheme="minorHAnsi"/>
                    <w:sz w:val="22"/>
                    <w:szCs w:val="22"/>
                    <w:lang w:val="en-GB" w:eastAsia="zh-CN"/>
                  </w:rPr>
                </w:rPrChange>
              </w:rPr>
            </w:pPr>
            <w:ins w:id="6631" w:author="薛媛媛（Grace）" w:date="2025-11-18T13:37:31Z">
              <w:r>
                <w:rPr>
                  <w:rFonts w:hint="default" w:ascii="Arial" w:hAnsi="Arial" w:cs="Arial" w:eastAsiaTheme="minorHAnsi"/>
                  <w:sz w:val="20"/>
                  <w:szCs w:val="20"/>
                  <w:lang w:val="en-GB" w:eastAsia="zh-CN"/>
                  <w:rPrChange w:id="6632" w:author="薛媛媛（Grace）" w:date="2025-11-18T13:55:39Z">
                    <w:rPr>
                      <w:rFonts w:hint="eastAsia" w:ascii="Arial" w:hAnsi="Arial" w:cs="Arial" w:eastAsiaTheme="minorHAnsi"/>
                      <w:sz w:val="22"/>
                      <w:szCs w:val="22"/>
                      <w:lang w:val="en-GB" w:eastAsia="zh-CN"/>
                    </w:rPr>
                  </w:rPrChange>
                </w:rPr>
                <w:t xml:space="preserve">Label </w:t>
              </w:r>
            </w:ins>
          </w:p>
          <w:p w14:paraId="6CB4E82D">
            <w:pPr>
              <w:rPr>
                <w:ins w:id="6634" w:author="薛媛媛（Grace）" w:date="2025-11-18T13:37:31Z"/>
                <w:rFonts w:hint="default" w:ascii="Arial" w:hAnsi="Arial" w:cs="Arial" w:eastAsiaTheme="minorHAnsi"/>
                <w:sz w:val="20"/>
                <w:szCs w:val="20"/>
                <w:lang w:val="en-GB" w:eastAsia="zh-CN"/>
                <w:rPrChange w:id="6635" w:author="薛媛媛（Grace）" w:date="2025-11-18T13:55:39Z">
                  <w:rPr>
                    <w:ins w:id="6636" w:author="薛媛媛（Grace）" w:date="2025-11-18T13:37:31Z"/>
                    <w:rFonts w:hint="default" w:ascii="Arial" w:hAnsi="Arial" w:cs="Arial" w:eastAsiaTheme="minorHAnsi"/>
                    <w:sz w:val="22"/>
                    <w:szCs w:val="22"/>
                    <w:lang w:val="en-GB" w:eastAsia="zh-CN"/>
                  </w:rPr>
                </w:rPrChange>
              </w:rPr>
            </w:pPr>
            <w:ins w:id="6637" w:author="薛媛媛（Grace）" w:date="2025-11-18T13:37:31Z">
              <w:r>
                <w:rPr>
                  <w:rFonts w:hint="default" w:ascii="Arial" w:hAnsi="Arial" w:cs="Arial" w:eastAsiaTheme="minorHAnsi"/>
                  <w:sz w:val="20"/>
                  <w:szCs w:val="20"/>
                  <w:lang w:val="en-GB" w:eastAsia="zh-CN"/>
                  <w:rPrChange w:id="6638" w:author="薛媛媛（Grace）" w:date="2025-11-18T13:55:39Z">
                    <w:rPr>
                      <w:rFonts w:hint="default" w:ascii="Arial" w:hAnsi="Arial" w:cs="Arial" w:eastAsiaTheme="minorHAnsi"/>
                      <w:sz w:val="22"/>
                      <w:szCs w:val="22"/>
                      <w:lang w:val="en-GB" w:eastAsia="zh-CN"/>
                    </w:rPr>
                  </w:rPrChange>
                </w:rPr>
                <w:t>Instruction For Use</w:t>
              </w:r>
            </w:ins>
          </w:p>
          <w:p w14:paraId="6587604B">
            <w:pPr>
              <w:rPr>
                <w:ins w:id="6640" w:author="薛媛媛（Grace）" w:date="2025-11-18T13:37:31Z"/>
                <w:rFonts w:hint="default" w:ascii="Arial" w:hAnsi="Arial" w:cs="Arial" w:eastAsiaTheme="minorHAnsi"/>
                <w:sz w:val="20"/>
                <w:szCs w:val="20"/>
                <w:lang w:val="en-GB" w:eastAsia="zh-CN"/>
                <w:rPrChange w:id="6641" w:author="薛媛媛（Grace）" w:date="2025-11-18T13:55:39Z">
                  <w:rPr>
                    <w:ins w:id="6642" w:author="薛媛媛（Grace）" w:date="2025-11-18T13:37:31Z"/>
                    <w:rFonts w:hint="eastAsia" w:ascii="Arial" w:hAnsi="Arial" w:cs="Arial" w:eastAsiaTheme="minorHAnsi"/>
                    <w:sz w:val="22"/>
                    <w:szCs w:val="22"/>
                    <w:lang w:val="en-GB" w:eastAsia="zh-CN"/>
                  </w:rPr>
                </w:rPrChange>
              </w:rPr>
            </w:pPr>
          </w:p>
          <w:p w14:paraId="4040C4D6">
            <w:pPr>
              <w:rPr>
                <w:ins w:id="6643" w:author="薛媛媛（Grace）" w:date="2025-11-18T13:37:31Z"/>
                <w:rFonts w:hint="default" w:ascii="Arial" w:hAnsi="Arial" w:cs="Arial" w:eastAsiaTheme="minorHAnsi"/>
                <w:sz w:val="20"/>
                <w:szCs w:val="20"/>
                <w:lang w:val="en-US" w:eastAsia="zh-CN"/>
                <w:rPrChange w:id="6644" w:author="薛媛媛（Grace）" w:date="2025-11-18T13:55:39Z">
                  <w:rPr>
                    <w:ins w:id="6645" w:author="薛媛媛（Grace）" w:date="2025-11-18T13:37:31Z"/>
                    <w:rFonts w:hint="eastAsia" w:ascii="Arial" w:hAnsi="Arial" w:cs="Arial" w:eastAsiaTheme="minorHAnsi"/>
                    <w:sz w:val="22"/>
                    <w:szCs w:val="22"/>
                    <w:lang w:val="en-US" w:eastAsia="zh-CN"/>
                  </w:rPr>
                </w:rPrChange>
              </w:rPr>
            </w:pPr>
          </w:p>
          <w:p w14:paraId="1C8CE636">
            <w:pPr>
              <w:rPr>
                <w:ins w:id="6646" w:author="薛媛媛（Grace）" w:date="2025-11-18T13:37:31Z"/>
                <w:rFonts w:hint="default" w:ascii="Arial" w:hAnsi="Arial" w:cs="Arial" w:eastAsiaTheme="minorEastAsia"/>
                <w:color w:val="auto"/>
                <w:sz w:val="20"/>
                <w:szCs w:val="20"/>
                <w:lang w:val="en-US" w:eastAsia="zh-CN"/>
                <w:rPrChange w:id="6647" w:author="薛媛媛（Grace）" w:date="2025-11-18T13:55:39Z">
                  <w:rPr>
                    <w:ins w:id="6648" w:author="薛媛媛（Grace）" w:date="2025-11-18T13:37:31Z"/>
                    <w:rFonts w:hint="default" w:cs="Arial" w:eastAsiaTheme="minorEastAsia"/>
                    <w:color w:val="auto"/>
                    <w:sz w:val="22"/>
                    <w:szCs w:val="22"/>
                    <w:lang w:val="en-US" w:eastAsia="zh-CN"/>
                  </w:rPr>
                </w:rPrChange>
              </w:rPr>
            </w:pPr>
          </w:p>
          <w:p w14:paraId="04E19227">
            <w:pPr>
              <w:rPr>
                <w:ins w:id="6649" w:author="薛媛媛（Grace）" w:date="2025-11-18T13:36:59Z"/>
                <w:rFonts w:ascii="Arial" w:hAnsi="Arial" w:cs="Arial" w:eastAsiaTheme="minorHAnsi"/>
                <w:sz w:val="20"/>
                <w:szCs w:val="20"/>
                <w:lang w:val="en-GB" w:eastAsia="en-US" w:bidi="ar-SA"/>
                <w:rPrChange w:id="6650" w:author="薛媛媛（Grace）" w:date="2025-11-18T13:55:33Z">
                  <w:rPr>
                    <w:ins w:id="6651" w:author="薛媛媛（Grace）" w:date="2025-11-18T13:36:59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642F633A">
            <w:pPr>
              <w:rPr>
                <w:ins w:id="6652" w:author="薛媛媛（Grace）" w:date="2025-11-18T13:36:59Z"/>
                <w:rFonts w:hint="default" w:ascii="Arial" w:hAnsi="Arial" w:eastAsia="宋体" w:cs="Arial"/>
                <w:sz w:val="20"/>
                <w:szCs w:val="20"/>
                <w:lang w:val="en-GB" w:eastAsia="zh-CN" w:bidi="ar-SA"/>
                <w:rPrChange w:id="6653" w:author="薛媛媛（Grace）" w:date="2025-11-18T13:55:33Z">
                  <w:rPr>
                    <w:ins w:id="6654" w:author="薛媛媛（Grace）" w:date="2025-11-18T13:36:59Z"/>
                    <w:rFonts w:hint="default" w:ascii="Arial" w:hAnsi="Arial" w:eastAsia="宋体" w:cs="Arial"/>
                    <w:sz w:val="20"/>
                    <w:szCs w:val="20"/>
                    <w:lang w:val="en-GB" w:eastAsia="zh-CN" w:bidi="ar-SA"/>
                  </w:rPr>
                </w:rPrChange>
              </w:rPr>
            </w:pPr>
          </w:p>
        </w:tc>
      </w:tr>
      <w:tr w14:paraId="074C0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35EA92C2">
            <w:pPr>
              <w:ind w:left="171"/>
              <w:rPr>
                <w:rFonts w:ascii="Arial" w:hAnsi="Arial" w:cs="Arial"/>
                <w:sz w:val="20"/>
                <w:szCs w:val="20"/>
                <w:lang w:val="en-GB"/>
                <w:rPrChange w:id="6655" w:author="薛媛媛（Grace）" w:date="2025-11-18T13:55:33Z">
                  <w:rPr>
                    <w:sz w:val="20"/>
                    <w:szCs w:val="20"/>
                    <w:lang w:val="en-GB"/>
                  </w:rPr>
                </w:rPrChange>
              </w:rPr>
            </w:pPr>
            <w:r>
              <w:rPr>
                <w:rFonts w:ascii="Arial" w:hAnsi="Arial" w:cs="Arial"/>
                <w:sz w:val="20"/>
                <w:szCs w:val="20"/>
                <w:lang w:val="en-GB"/>
                <w:rPrChange w:id="6656" w:author="薛媛媛（Grace）" w:date="2025-11-18T13:55:33Z">
                  <w:rPr>
                    <w:sz w:val="20"/>
                    <w:szCs w:val="20"/>
                    <w:lang w:val="en-GB"/>
                  </w:rPr>
                </w:rPrChange>
              </w:rPr>
              <w:t>(p)  if the device is custom-made, the words ‘custom-made device’;</w:t>
            </w:r>
          </w:p>
        </w:tc>
        <w:tc>
          <w:tcPr>
            <w:tcW w:w="1198" w:type="dxa"/>
            <w:shd w:val="clear" w:color="auto" w:fill="auto"/>
            <w:tcMar>
              <w:top w:w="113" w:type="dxa"/>
              <w:bottom w:w="113" w:type="dxa"/>
            </w:tcMar>
            <w:vAlign w:val="top"/>
          </w:tcPr>
          <w:p w14:paraId="40F16138">
            <w:pPr>
              <w:rPr>
                <w:ins w:id="6657" w:author="薛媛媛（Grace）" w:date="2025-11-18T13:37:03Z"/>
                <w:rFonts w:hint="default" w:ascii="Arial" w:hAnsi="Arial" w:eastAsia="宋体" w:cs="Arial"/>
                <w:sz w:val="20"/>
                <w:szCs w:val="20"/>
                <w:lang w:val="en-GB" w:eastAsia="zh-CN" w:bidi="ar-SA"/>
                <w:rPrChange w:id="6658" w:author="薛媛媛（Grace）" w:date="2025-11-18T13:55:33Z">
                  <w:rPr>
                    <w:ins w:id="6659" w:author="薛媛媛（Grace）" w:date="2025-11-18T13:37:03Z"/>
                    <w:rFonts w:hint="default" w:ascii="Arial" w:hAnsi="Arial" w:eastAsia="宋体" w:cs="Arial"/>
                    <w:sz w:val="20"/>
                    <w:szCs w:val="20"/>
                    <w:lang w:val="en-GB" w:eastAsia="zh-CN" w:bidi="ar-SA"/>
                  </w:rPr>
                </w:rPrChange>
              </w:rPr>
            </w:pPr>
            <w:ins w:id="6660" w:author="薛媛媛（Grace）" w:date="2025-11-18T13:37:03Z">
              <w:r>
                <w:rPr>
                  <w:rFonts w:hint="default" w:ascii="Arial" w:hAnsi="Arial" w:eastAsia="宋体" w:cs="Arial"/>
                  <w:sz w:val="20"/>
                  <w:szCs w:val="20"/>
                  <w:lang w:val="en-US" w:eastAsia="zh-CN"/>
                  <w:rPrChange w:id="6661" w:author="薛媛媛（Grace）" w:date="2025-11-18T13:55:33Z">
                    <w:rPr>
                      <w:rFonts w:hint="eastAsia" w:eastAsia="宋体"/>
                      <w:sz w:val="20"/>
                      <w:szCs w:val="20"/>
                      <w:lang w:val="en-US" w:eastAsia="zh-CN"/>
                    </w:rPr>
                  </w:rPrChange>
                </w:rPr>
                <w:t>No</w:t>
              </w:r>
            </w:ins>
          </w:p>
        </w:tc>
        <w:tc>
          <w:tcPr>
            <w:tcW w:w="3078" w:type="dxa"/>
            <w:shd w:val="clear" w:color="auto" w:fill="auto"/>
            <w:tcMar>
              <w:top w:w="113" w:type="dxa"/>
              <w:bottom w:w="113" w:type="dxa"/>
            </w:tcMar>
            <w:vAlign w:val="top"/>
          </w:tcPr>
          <w:p w14:paraId="7A87437A">
            <w:pPr>
              <w:rPr>
                <w:ins w:id="6663" w:author="薛媛媛（Grace）" w:date="2025-11-18T13:37:03Z"/>
                <w:rFonts w:ascii="Arial" w:hAnsi="Arial" w:cs="Arial" w:eastAsiaTheme="minorHAnsi"/>
                <w:sz w:val="20"/>
                <w:szCs w:val="20"/>
                <w:lang w:val="en-GB" w:eastAsia="en-US" w:bidi="ar-SA"/>
                <w:rPrChange w:id="6664" w:author="薛媛媛（Grace）" w:date="2025-11-18T13:55:33Z">
                  <w:rPr>
                    <w:ins w:id="6665" w:author="薛媛媛（Grace）" w:date="2025-11-18T13:37:03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13073E6A">
            <w:pPr>
              <w:rPr>
                <w:ins w:id="6666" w:author="薛媛媛（Grace）" w:date="2025-11-18T13:37:03Z"/>
                <w:rFonts w:ascii="Arial" w:hAnsi="Arial" w:cs="Arial" w:eastAsiaTheme="minorHAnsi"/>
                <w:sz w:val="20"/>
                <w:szCs w:val="20"/>
                <w:lang w:val="en-GB" w:eastAsia="en-US" w:bidi="ar-SA"/>
                <w:rPrChange w:id="6667" w:author="薛媛媛（Grace）" w:date="2025-11-18T13:55:33Z">
                  <w:rPr>
                    <w:ins w:id="6668" w:author="薛媛媛（Grace）" w:date="2025-11-18T13:37:03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5C53A001">
            <w:pPr>
              <w:rPr>
                <w:ins w:id="6669" w:author="薛媛媛（Grace）" w:date="2025-11-18T13:37:03Z"/>
                <w:rFonts w:hint="default" w:ascii="Arial" w:hAnsi="Arial" w:eastAsia="宋体" w:cs="Arial"/>
                <w:sz w:val="20"/>
                <w:szCs w:val="20"/>
                <w:lang w:val="en-GB" w:eastAsia="zh-CN" w:bidi="ar-SA"/>
                <w:rPrChange w:id="6670" w:author="薛媛媛（Grace）" w:date="2025-11-18T13:55:33Z">
                  <w:rPr>
                    <w:ins w:id="6671" w:author="薛媛媛（Grace）" w:date="2025-11-18T13:37:03Z"/>
                    <w:rFonts w:hint="default" w:ascii="Arial" w:hAnsi="Arial" w:eastAsia="宋体" w:cs="Arial"/>
                    <w:sz w:val="20"/>
                    <w:szCs w:val="20"/>
                    <w:lang w:val="en-GB" w:eastAsia="zh-CN" w:bidi="ar-SA"/>
                  </w:rPr>
                </w:rPrChange>
              </w:rPr>
            </w:pPr>
            <w:ins w:id="6672" w:author="薛媛媛（Grace）" w:date="2025-11-18T13:37:03Z">
              <w:r>
                <w:rPr>
                  <w:rFonts w:hint="default" w:ascii="Arial" w:hAnsi="Arial" w:eastAsia="宋体" w:cs="Arial"/>
                  <w:sz w:val="20"/>
                  <w:szCs w:val="20"/>
                  <w:lang w:val="en-US" w:eastAsia="zh-CN"/>
                  <w:rPrChange w:id="6673" w:author="薛媛媛（Grace）" w:date="2025-11-18T13:55:33Z">
                    <w:rPr>
                      <w:rFonts w:hint="eastAsia" w:eastAsia="宋体"/>
                      <w:sz w:val="20"/>
                      <w:szCs w:val="20"/>
                      <w:lang w:val="en-US" w:eastAsia="zh-CN"/>
                    </w:rPr>
                  </w:rPrChange>
                </w:rPr>
                <w:t>Not applicable</w:t>
              </w:r>
            </w:ins>
          </w:p>
        </w:tc>
      </w:tr>
      <w:tr w14:paraId="1FF1D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4C59FC86">
            <w:pPr>
              <w:ind w:left="171"/>
              <w:rPr>
                <w:rFonts w:ascii="Arial" w:hAnsi="Arial" w:cs="Arial"/>
                <w:sz w:val="20"/>
                <w:szCs w:val="20"/>
                <w:lang w:val="en-GB"/>
                <w:rPrChange w:id="6675" w:author="薛媛媛（Grace）" w:date="2025-11-18T13:55:33Z">
                  <w:rPr>
                    <w:sz w:val="20"/>
                    <w:szCs w:val="20"/>
                    <w:lang w:val="en-GB"/>
                  </w:rPr>
                </w:rPrChange>
              </w:rPr>
            </w:pPr>
            <w:r>
              <w:rPr>
                <w:rFonts w:ascii="Arial" w:hAnsi="Arial" w:cs="Arial"/>
                <w:sz w:val="20"/>
                <w:szCs w:val="20"/>
                <w:lang w:val="en-GB"/>
                <w:rPrChange w:id="6676" w:author="薛媛媛（Grace）" w:date="2025-11-18T13:55:33Z">
                  <w:rPr>
                    <w:sz w:val="20"/>
                    <w:szCs w:val="20"/>
                    <w:lang w:val="en-GB"/>
                  </w:rPr>
                </w:rPrChange>
              </w:rPr>
              <w:t>(q)  an indication that the device is a medical device. If the device is intended for clinical investigation only, the words ‘exclusively for clinical investigation’;</w:t>
            </w:r>
          </w:p>
        </w:tc>
        <w:tc>
          <w:tcPr>
            <w:tcW w:w="1198" w:type="dxa"/>
            <w:shd w:val="clear" w:color="auto" w:fill="auto"/>
            <w:tcMar>
              <w:top w:w="113" w:type="dxa"/>
              <w:bottom w:w="113" w:type="dxa"/>
            </w:tcMar>
            <w:vAlign w:val="top"/>
          </w:tcPr>
          <w:p w14:paraId="31B951E7">
            <w:pPr>
              <w:rPr>
                <w:ins w:id="6677" w:author="薛媛媛（Grace）" w:date="2025-11-18T13:38:15Z"/>
                <w:rFonts w:hint="default" w:ascii="Arial" w:hAnsi="Arial" w:eastAsia="宋体" w:cs="Arial"/>
                <w:sz w:val="20"/>
                <w:szCs w:val="20"/>
                <w:lang w:val="en-GB" w:eastAsia="zh-CN" w:bidi="ar-SA"/>
                <w:rPrChange w:id="6678" w:author="薛媛媛（Grace）" w:date="2025-11-18T13:55:33Z">
                  <w:rPr>
                    <w:ins w:id="6679" w:author="薛媛媛（Grace）" w:date="2025-11-18T13:38:15Z"/>
                    <w:rFonts w:hint="default" w:ascii="Arial" w:hAnsi="Arial" w:eastAsia="宋体" w:cs="Arial"/>
                    <w:sz w:val="20"/>
                    <w:szCs w:val="20"/>
                    <w:lang w:val="en-GB" w:eastAsia="zh-CN" w:bidi="ar-SA"/>
                  </w:rPr>
                </w:rPrChange>
              </w:rPr>
            </w:pPr>
            <w:ins w:id="6680" w:author="薛媛媛（Grace）" w:date="2025-11-18T13:38:15Z">
              <w:r>
                <w:rPr>
                  <w:rFonts w:hint="default" w:ascii="Arial" w:hAnsi="Arial" w:eastAsia="宋体" w:cs="Arial"/>
                  <w:sz w:val="20"/>
                  <w:szCs w:val="20"/>
                  <w:lang w:val="en-US" w:eastAsia="zh-CN"/>
                  <w:rPrChange w:id="6681" w:author="薛媛媛（Grace）" w:date="2025-11-18T13:55:33Z">
                    <w:rPr>
                      <w:rFonts w:hint="eastAsia" w:eastAsia="宋体"/>
                      <w:sz w:val="20"/>
                      <w:szCs w:val="20"/>
                      <w:lang w:val="en-US" w:eastAsia="zh-CN"/>
                    </w:rPr>
                  </w:rPrChange>
                </w:rPr>
                <w:t>No</w:t>
              </w:r>
            </w:ins>
          </w:p>
        </w:tc>
        <w:tc>
          <w:tcPr>
            <w:tcW w:w="3078" w:type="dxa"/>
            <w:shd w:val="clear" w:color="auto" w:fill="auto"/>
            <w:tcMar>
              <w:top w:w="113" w:type="dxa"/>
              <w:bottom w:w="113" w:type="dxa"/>
            </w:tcMar>
            <w:vAlign w:val="top"/>
          </w:tcPr>
          <w:p w14:paraId="3BE68F6E">
            <w:pPr>
              <w:rPr>
                <w:ins w:id="6683" w:author="薛媛媛（Grace）" w:date="2025-11-18T13:38:15Z"/>
                <w:rFonts w:ascii="Arial" w:hAnsi="Arial" w:cs="Arial" w:eastAsiaTheme="minorHAnsi"/>
                <w:sz w:val="20"/>
                <w:szCs w:val="20"/>
                <w:lang w:val="en-GB" w:eastAsia="en-US" w:bidi="ar-SA"/>
                <w:rPrChange w:id="6684" w:author="薛媛媛（Grace）" w:date="2025-11-18T13:55:33Z">
                  <w:rPr>
                    <w:ins w:id="6685" w:author="薛媛媛（Grace）" w:date="2025-11-18T13:38:15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300794F0">
            <w:pPr>
              <w:rPr>
                <w:ins w:id="6686" w:author="薛媛媛（Grace）" w:date="2025-11-18T13:38:15Z"/>
                <w:rFonts w:ascii="Arial" w:hAnsi="Arial" w:cs="Arial" w:eastAsiaTheme="minorHAnsi"/>
                <w:sz w:val="20"/>
                <w:szCs w:val="20"/>
                <w:lang w:val="en-GB" w:eastAsia="en-US" w:bidi="ar-SA"/>
                <w:rPrChange w:id="6687" w:author="薛媛媛（Grace）" w:date="2025-11-18T13:55:33Z">
                  <w:rPr>
                    <w:ins w:id="6688" w:author="薛媛媛（Grace）" w:date="2025-11-18T13:38:15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6F742E1C">
            <w:pPr>
              <w:rPr>
                <w:ins w:id="6689" w:author="薛媛媛（Grace）" w:date="2025-11-18T13:38:15Z"/>
                <w:rFonts w:hint="default" w:ascii="Arial" w:hAnsi="Arial" w:eastAsia="宋体" w:cs="Arial"/>
                <w:sz w:val="20"/>
                <w:szCs w:val="20"/>
                <w:lang w:val="en-GB" w:eastAsia="zh-CN" w:bidi="ar-SA"/>
                <w:rPrChange w:id="6690" w:author="薛媛媛（Grace）" w:date="2025-11-18T13:55:33Z">
                  <w:rPr>
                    <w:ins w:id="6691" w:author="薛媛媛（Grace）" w:date="2025-11-18T13:38:15Z"/>
                    <w:rFonts w:hint="default" w:ascii="Arial" w:hAnsi="Arial" w:eastAsia="宋体" w:cs="Arial"/>
                    <w:sz w:val="20"/>
                    <w:szCs w:val="20"/>
                    <w:lang w:val="en-GB" w:eastAsia="zh-CN" w:bidi="ar-SA"/>
                  </w:rPr>
                </w:rPrChange>
              </w:rPr>
            </w:pPr>
            <w:ins w:id="6692" w:author="薛媛媛（Grace）" w:date="2025-11-18T13:38:15Z">
              <w:r>
                <w:rPr>
                  <w:rFonts w:hint="default" w:ascii="Arial" w:hAnsi="Arial" w:eastAsia="宋体" w:cs="Arial"/>
                  <w:sz w:val="20"/>
                  <w:szCs w:val="20"/>
                  <w:lang w:val="en-US" w:eastAsia="zh-CN"/>
                  <w:rPrChange w:id="6693" w:author="薛媛媛（Grace）" w:date="2025-11-18T13:55:33Z">
                    <w:rPr>
                      <w:rFonts w:hint="eastAsia" w:eastAsia="宋体"/>
                      <w:sz w:val="20"/>
                      <w:szCs w:val="20"/>
                      <w:lang w:val="en-US" w:eastAsia="zh-CN"/>
                    </w:rPr>
                  </w:rPrChange>
                </w:rPr>
                <w:t>Not applicable</w:t>
              </w:r>
            </w:ins>
          </w:p>
        </w:tc>
      </w:tr>
      <w:tr w14:paraId="5917E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72480449">
            <w:pPr>
              <w:ind w:left="171"/>
              <w:rPr>
                <w:rFonts w:ascii="Arial" w:hAnsi="Arial" w:cs="Arial"/>
                <w:sz w:val="20"/>
                <w:szCs w:val="20"/>
                <w:lang w:val="en-GB"/>
                <w:rPrChange w:id="6695" w:author="薛媛媛（Grace）" w:date="2025-11-18T13:55:33Z">
                  <w:rPr>
                    <w:sz w:val="20"/>
                    <w:szCs w:val="20"/>
                    <w:lang w:val="en-GB"/>
                  </w:rPr>
                </w:rPrChange>
              </w:rPr>
            </w:pPr>
            <w:r>
              <w:rPr>
                <w:rFonts w:ascii="Arial" w:hAnsi="Arial" w:cs="Arial"/>
                <w:sz w:val="20"/>
                <w:szCs w:val="20"/>
                <w:lang w:val="en-GB"/>
                <w:rPrChange w:id="6696" w:author="薛媛媛（Grace）" w:date="2025-11-18T13:55:33Z">
                  <w:rPr>
                    <w:sz w:val="20"/>
                    <w:szCs w:val="20"/>
                    <w:lang w:val="en-GB"/>
                  </w:rPr>
                </w:rPrChange>
              </w:rPr>
              <w:t>(r)  in the case of devices that are composed of substances or of combinations of substances that are intended to be introduced into the human body via a body orifice or applied to the skin and that are absorbed by or locally dispersed in the human body, the overall qualitative composition of the device and quantitative information on the main constituent or constituents responsible for achieving the principal intended action;</w:t>
            </w:r>
          </w:p>
        </w:tc>
        <w:tc>
          <w:tcPr>
            <w:tcW w:w="1198" w:type="dxa"/>
            <w:shd w:val="clear" w:color="auto" w:fill="auto"/>
            <w:tcMar>
              <w:top w:w="113" w:type="dxa"/>
              <w:bottom w:w="113" w:type="dxa"/>
            </w:tcMar>
            <w:vAlign w:val="top"/>
          </w:tcPr>
          <w:p w14:paraId="24948E77">
            <w:pPr>
              <w:rPr>
                <w:ins w:id="6697" w:author="薛媛媛（Grace）" w:date="2025-11-18T13:38:17Z"/>
                <w:rFonts w:hint="default" w:ascii="Arial" w:hAnsi="Arial" w:eastAsia="宋体" w:cs="Arial"/>
                <w:sz w:val="20"/>
                <w:szCs w:val="20"/>
                <w:lang w:val="en-GB" w:eastAsia="zh-CN" w:bidi="ar-SA"/>
                <w:rPrChange w:id="6698" w:author="薛媛媛（Grace）" w:date="2025-11-18T13:55:33Z">
                  <w:rPr>
                    <w:ins w:id="6699" w:author="薛媛媛（Grace）" w:date="2025-11-18T13:38:17Z"/>
                    <w:rFonts w:hint="default" w:ascii="Arial" w:hAnsi="Arial" w:eastAsia="宋体" w:cs="Arial"/>
                    <w:sz w:val="20"/>
                    <w:szCs w:val="20"/>
                    <w:lang w:val="en-GB" w:eastAsia="zh-CN" w:bidi="ar-SA"/>
                  </w:rPr>
                </w:rPrChange>
              </w:rPr>
            </w:pPr>
            <w:ins w:id="6700" w:author="薛媛媛（Grace）" w:date="2025-11-18T13:38:17Z">
              <w:r>
                <w:rPr>
                  <w:rFonts w:hint="default" w:ascii="Arial" w:hAnsi="Arial" w:eastAsia="宋体" w:cs="Arial"/>
                  <w:sz w:val="20"/>
                  <w:szCs w:val="20"/>
                  <w:lang w:val="en-US" w:eastAsia="zh-CN"/>
                  <w:rPrChange w:id="6701" w:author="薛媛媛（Grace）" w:date="2025-11-18T13:55:33Z">
                    <w:rPr>
                      <w:rFonts w:hint="eastAsia" w:eastAsia="宋体"/>
                      <w:sz w:val="20"/>
                      <w:szCs w:val="20"/>
                      <w:lang w:val="en-US" w:eastAsia="zh-CN"/>
                    </w:rPr>
                  </w:rPrChange>
                </w:rPr>
                <w:t>No</w:t>
              </w:r>
            </w:ins>
          </w:p>
        </w:tc>
        <w:tc>
          <w:tcPr>
            <w:tcW w:w="3078" w:type="dxa"/>
            <w:shd w:val="clear" w:color="auto" w:fill="auto"/>
            <w:tcMar>
              <w:top w:w="113" w:type="dxa"/>
              <w:bottom w:w="113" w:type="dxa"/>
            </w:tcMar>
            <w:vAlign w:val="top"/>
          </w:tcPr>
          <w:p w14:paraId="1ED2E6E8">
            <w:pPr>
              <w:rPr>
                <w:ins w:id="6703" w:author="薛媛媛（Grace）" w:date="2025-11-18T13:38:17Z"/>
                <w:rFonts w:ascii="Arial" w:hAnsi="Arial" w:cs="Arial" w:eastAsiaTheme="minorHAnsi"/>
                <w:sz w:val="20"/>
                <w:szCs w:val="20"/>
                <w:lang w:val="en-GB" w:eastAsia="en-US" w:bidi="ar-SA"/>
                <w:rPrChange w:id="6704" w:author="薛媛媛（Grace）" w:date="2025-11-18T13:55:33Z">
                  <w:rPr>
                    <w:ins w:id="6705" w:author="薛媛媛（Grace）" w:date="2025-11-18T13:38:17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64CBCB0D">
            <w:pPr>
              <w:rPr>
                <w:ins w:id="6706" w:author="薛媛媛（Grace）" w:date="2025-11-18T13:38:17Z"/>
                <w:rFonts w:ascii="Arial" w:hAnsi="Arial" w:cs="Arial" w:eastAsiaTheme="minorHAnsi"/>
                <w:sz w:val="20"/>
                <w:szCs w:val="20"/>
                <w:lang w:val="en-GB" w:eastAsia="en-US" w:bidi="ar-SA"/>
                <w:rPrChange w:id="6707" w:author="薛媛媛（Grace）" w:date="2025-11-18T13:55:33Z">
                  <w:rPr>
                    <w:ins w:id="6708" w:author="薛媛媛（Grace）" w:date="2025-11-18T13:38:17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7F300D91">
            <w:pPr>
              <w:rPr>
                <w:ins w:id="6709" w:author="薛媛媛（Grace）" w:date="2025-11-18T13:38:17Z"/>
                <w:rFonts w:hint="default" w:ascii="Arial" w:hAnsi="Arial" w:eastAsia="宋体" w:cs="Arial"/>
                <w:sz w:val="20"/>
                <w:szCs w:val="20"/>
                <w:lang w:val="en-GB" w:eastAsia="zh-CN" w:bidi="ar-SA"/>
                <w:rPrChange w:id="6710" w:author="薛媛媛（Grace）" w:date="2025-11-18T13:55:33Z">
                  <w:rPr>
                    <w:ins w:id="6711" w:author="薛媛媛（Grace）" w:date="2025-11-18T13:38:17Z"/>
                    <w:rFonts w:hint="default" w:ascii="Arial" w:hAnsi="Arial" w:eastAsia="宋体" w:cs="Arial"/>
                    <w:sz w:val="20"/>
                    <w:szCs w:val="20"/>
                    <w:lang w:val="en-GB" w:eastAsia="zh-CN" w:bidi="ar-SA"/>
                  </w:rPr>
                </w:rPrChange>
              </w:rPr>
            </w:pPr>
            <w:ins w:id="6712" w:author="薛媛媛（Grace）" w:date="2025-11-18T13:38:17Z">
              <w:r>
                <w:rPr>
                  <w:rFonts w:hint="default" w:ascii="Arial" w:hAnsi="Arial" w:eastAsia="宋体" w:cs="Arial"/>
                  <w:sz w:val="20"/>
                  <w:szCs w:val="20"/>
                  <w:lang w:val="en-US" w:eastAsia="zh-CN"/>
                  <w:rPrChange w:id="6713" w:author="薛媛媛（Grace）" w:date="2025-11-18T13:55:33Z">
                    <w:rPr>
                      <w:rFonts w:hint="eastAsia" w:eastAsia="宋体"/>
                      <w:sz w:val="20"/>
                      <w:szCs w:val="20"/>
                      <w:lang w:val="en-US" w:eastAsia="zh-CN"/>
                    </w:rPr>
                  </w:rPrChange>
                </w:rPr>
                <w:t>Not applicable</w:t>
              </w:r>
            </w:ins>
          </w:p>
        </w:tc>
      </w:tr>
      <w:tr w14:paraId="62D94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59E19D69">
            <w:pPr>
              <w:ind w:left="171"/>
              <w:rPr>
                <w:rFonts w:ascii="Arial" w:hAnsi="Arial" w:cs="Arial"/>
                <w:sz w:val="20"/>
                <w:szCs w:val="20"/>
                <w:lang w:val="en-GB"/>
                <w:rPrChange w:id="6715" w:author="薛媛媛（Grace）" w:date="2025-11-18T13:55:33Z">
                  <w:rPr>
                    <w:sz w:val="20"/>
                    <w:szCs w:val="20"/>
                    <w:lang w:val="en-GB"/>
                  </w:rPr>
                </w:rPrChange>
              </w:rPr>
            </w:pPr>
            <w:r>
              <w:rPr>
                <w:rFonts w:ascii="Arial" w:hAnsi="Arial" w:cs="Arial"/>
                <w:sz w:val="20"/>
                <w:szCs w:val="20"/>
                <w:lang w:val="en-GB"/>
                <w:rPrChange w:id="6716" w:author="薛媛媛（Grace）" w:date="2025-11-18T13:55:33Z">
                  <w:rPr>
                    <w:sz w:val="20"/>
                    <w:szCs w:val="20"/>
                    <w:lang w:val="en-GB"/>
                  </w:rPr>
                </w:rPrChange>
              </w:rPr>
              <w:t>(s)  for active implantable devices, the serial number, and for other implantable devices, the serial number or the lot number.</w:t>
            </w:r>
          </w:p>
        </w:tc>
        <w:tc>
          <w:tcPr>
            <w:tcW w:w="1198" w:type="dxa"/>
            <w:shd w:val="clear" w:color="auto" w:fill="auto"/>
            <w:tcMar>
              <w:top w:w="113" w:type="dxa"/>
              <w:bottom w:w="113" w:type="dxa"/>
            </w:tcMar>
            <w:vAlign w:val="top"/>
          </w:tcPr>
          <w:p w14:paraId="4E44BCEE">
            <w:pPr>
              <w:rPr>
                <w:ins w:id="6717" w:author="薛媛媛（Grace）" w:date="2025-11-18T13:38:19Z"/>
                <w:rFonts w:hint="default" w:ascii="Arial" w:hAnsi="Arial" w:eastAsia="宋体" w:cs="Arial"/>
                <w:sz w:val="20"/>
                <w:szCs w:val="20"/>
                <w:lang w:val="en-GB" w:eastAsia="zh-CN" w:bidi="ar-SA"/>
                <w:rPrChange w:id="6718" w:author="薛媛媛（Grace）" w:date="2025-11-18T13:55:33Z">
                  <w:rPr>
                    <w:ins w:id="6719" w:author="薛媛媛（Grace）" w:date="2025-11-18T13:38:19Z"/>
                    <w:rFonts w:hint="default" w:ascii="Arial" w:hAnsi="Arial" w:eastAsia="宋体" w:cs="Arial"/>
                    <w:sz w:val="20"/>
                    <w:szCs w:val="20"/>
                    <w:lang w:val="en-GB" w:eastAsia="zh-CN" w:bidi="ar-SA"/>
                  </w:rPr>
                </w:rPrChange>
              </w:rPr>
            </w:pPr>
            <w:ins w:id="6720" w:author="薛媛媛（Grace）" w:date="2025-11-18T13:38:19Z">
              <w:r>
                <w:rPr>
                  <w:rFonts w:hint="default" w:ascii="Arial" w:hAnsi="Arial" w:eastAsia="宋体" w:cs="Arial"/>
                  <w:sz w:val="20"/>
                  <w:szCs w:val="20"/>
                  <w:lang w:val="en-US" w:eastAsia="zh-CN"/>
                  <w:rPrChange w:id="6721" w:author="薛媛媛（Grace）" w:date="2025-11-18T13:55:33Z">
                    <w:rPr>
                      <w:rFonts w:hint="eastAsia" w:eastAsia="宋体"/>
                      <w:sz w:val="20"/>
                      <w:szCs w:val="20"/>
                      <w:lang w:val="en-US" w:eastAsia="zh-CN"/>
                    </w:rPr>
                  </w:rPrChange>
                </w:rPr>
                <w:t>No</w:t>
              </w:r>
            </w:ins>
          </w:p>
        </w:tc>
        <w:tc>
          <w:tcPr>
            <w:tcW w:w="3078" w:type="dxa"/>
            <w:shd w:val="clear" w:color="auto" w:fill="auto"/>
            <w:tcMar>
              <w:top w:w="113" w:type="dxa"/>
              <w:bottom w:w="113" w:type="dxa"/>
            </w:tcMar>
            <w:vAlign w:val="top"/>
          </w:tcPr>
          <w:p w14:paraId="22EA2141">
            <w:pPr>
              <w:rPr>
                <w:ins w:id="6723" w:author="薛媛媛（Grace）" w:date="2025-11-18T13:38:19Z"/>
                <w:rFonts w:ascii="Arial" w:hAnsi="Arial" w:cs="Arial" w:eastAsiaTheme="minorHAnsi"/>
                <w:sz w:val="20"/>
                <w:szCs w:val="20"/>
                <w:lang w:val="en-GB" w:eastAsia="en-US" w:bidi="ar-SA"/>
                <w:rPrChange w:id="6724" w:author="薛媛媛（Grace）" w:date="2025-11-18T13:55:33Z">
                  <w:rPr>
                    <w:ins w:id="6725" w:author="薛媛媛（Grace）" w:date="2025-11-18T13:38:19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30A8F2F9">
            <w:pPr>
              <w:rPr>
                <w:ins w:id="6726" w:author="薛媛媛（Grace）" w:date="2025-11-18T13:38:19Z"/>
                <w:rFonts w:ascii="Arial" w:hAnsi="Arial" w:cs="Arial" w:eastAsiaTheme="minorHAnsi"/>
                <w:sz w:val="20"/>
                <w:szCs w:val="20"/>
                <w:lang w:val="en-GB" w:eastAsia="en-US" w:bidi="ar-SA"/>
                <w:rPrChange w:id="6727" w:author="薛媛媛（Grace）" w:date="2025-11-18T13:55:33Z">
                  <w:rPr>
                    <w:ins w:id="6728" w:author="薛媛媛（Grace）" w:date="2025-11-18T13:38:19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7249249A">
            <w:pPr>
              <w:rPr>
                <w:ins w:id="6729" w:author="薛媛媛（Grace）" w:date="2025-11-18T13:38:19Z"/>
                <w:rFonts w:hint="default" w:ascii="Arial" w:hAnsi="Arial" w:eastAsia="宋体" w:cs="Arial"/>
                <w:sz w:val="20"/>
                <w:szCs w:val="20"/>
                <w:lang w:val="en-GB" w:eastAsia="zh-CN" w:bidi="ar-SA"/>
                <w:rPrChange w:id="6730" w:author="薛媛媛（Grace）" w:date="2025-11-18T13:55:33Z">
                  <w:rPr>
                    <w:ins w:id="6731" w:author="薛媛媛（Grace）" w:date="2025-11-18T13:38:19Z"/>
                    <w:rFonts w:hint="default" w:ascii="Arial" w:hAnsi="Arial" w:eastAsia="宋体" w:cs="Arial"/>
                    <w:sz w:val="20"/>
                    <w:szCs w:val="20"/>
                    <w:lang w:val="en-GB" w:eastAsia="zh-CN" w:bidi="ar-SA"/>
                  </w:rPr>
                </w:rPrChange>
              </w:rPr>
            </w:pPr>
            <w:ins w:id="6732" w:author="薛媛媛（Grace）" w:date="2025-11-18T13:38:19Z">
              <w:r>
                <w:rPr>
                  <w:rFonts w:hint="default" w:ascii="Arial" w:hAnsi="Arial" w:eastAsia="宋体" w:cs="Arial"/>
                  <w:sz w:val="20"/>
                  <w:szCs w:val="20"/>
                  <w:lang w:val="en-US" w:eastAsia="zh-CN"/>
                  <w:rPrChange w:id="6733" w:author="薛媛媛（Grace）" w:date="2025-11-18T13:55:33Z">
                    <w:rPr>
                      <w:rFonts w:hint="eastAsia" w:eastAsia="宋体"/>
                      <w:sz w:val="20"/>
                      <w:szCs w:val="20"/>
                      <w:lang w:val="en-US" w:eastAsia="zh-CN"/>
                    </w:rPr>
                  </w:rPrChange>
                </w:rPr>
                <w:t>Not applicable</w:t>
              </w:r>
            </w:ins>
            <w:ins w:id="6735" w:author="薛媛媛（Grace）" w:date="2025-11-18T13:38:40Z">
              <w:r>
                <w:rPr>
                  <w:rFonts w:hint="default" w:ascii="Arial" w:hAnsi="Arial" w:eastAsia="宋体" w:cs="Arial"/>
                  <w:sz w:val="20"/>
                  <w:szCs w:val="20"/>
                  <w:lang w:val="en-US" w:eastAsia="zh-CN"/>
                  <w:rPrChange w:id="6736" w:author="薛媛媛（Grace）" w:date="2025-11-18T13:55:33Z">
                    <w:rPr>
                      <w:rFonts w:hint="eastAsia" w:eastAsia="宋体"/>
                      <w:sz w:val="20"/>
                      <w:szCs w:val="20"/>
                      <w:lang w:val="en-US" w:eastAsia="zh-CN"/>
                    </w:rPr>
                  </w:rPrChange>
                </w:rPr>
                <w:t>,</w:t>
              </w:r>
            </w:ins>
            <w:ins w:id="6738" w:author="薛媛媛（Grace）" w:date="2025-11-18T13:38:41Z">
              <w:r>
                <w:rPr>
                  <w:rFonts w:hint="default" w:ascii="Arial" w:hAnsi="Arial" w:eastAsia="宋体" w:cs="Arial"/>
                  <w:sz w:val="20"/>
                  <w:szCs w:val="20"/>
                  <w:lang w:val="en-US" w:eastAsia="zh-CN"/>
                  <w:rPrChange w:id="6739" w:author="薛媛媛（Grace）" w:date="2025-11-18T13:55:33Z">
                    <w:rPr>
                      <w:rFonts w:hint="eastAsia" w:eastAsia="宋体"/>
                      <w:sz w:val="20"/>
                      <w:szCs w:val="20"/>
                      <w:lang w:val="en-US" w:eastAsia="zh-CN"/>
                    </w:rPr>
                  </w:rPrChange>
                </w:rPr>
                <w:t xml:space="preserve"> N</w:t>
              </w:r>
            </w:ins>
            <w:ins w:id="6741" w:author="薛媛媛（Grace）" w:date="2025-11-18T13:38:45Z">
              <w:r>
                <w:rPr>
                  <w:rFonts w:hint="default" w:ascii="Arial" w:hAnsi="Arial" w:eastAsia="宋体" w:cs="Arial"/>
                  <w:sz w:val="20"/>
                  <w:szCs w:val="20"/>
                  <w:lang w:val="en-US" w:eastAsia="zh-CN"/>
                  <w:rPrChange w:id="6742" w:author="薛媛媛（Grace）" w:date="2025-11-18T13:55:33Z">
                    <w:rPr>
                      <w:rFonts w:hint="eastAsia" w:eastAsia="宋体"/>
                      <w:sz w:val="20"/>
                      <w:szCs w:val="20"/>
                      <w:lang w:val="en-US" w:eastAsia="zh-CN"/>
                    </w:rPr>
                  </w:rPrChange>
                </w:rPr>
                <w:t>on</w:t>
              </w:r>
            </w:ins>
            <w:ins w:id="6744" w:author="薛媛媛（Grace）" w:date="2025-11-18T13:38:46Z">
              <w:r>
                <w:rPr>
                  <w:rFonts w:hint="default" w:ascii="Arial" w:hAnsi="Arial" w:eastAsia="宋体" w:cs="Arial"/>
                  <w:sz w:val="20"/>
                  <w:szCs w:val="20"/>
                  <w:lang w:val="en-US" w:eastAsia="zh-CN"/>
                  <w:rPrChange w:id="6745" w:author="薛媛媛（Grace）" w:date="2025-11-18T13:55:33Z">
                    <w:rPr>
                      <w:rFonts w:hint="eastAsia" w:eastAsia="宋体"/>
                      <w:sz w:val="20"/>
                      <w:szCs w:val="20"/>
                      <w:lang w:val="en-US" w:eastAsia="zh-CN"/>
                    </w:rPr>
                  </w:rPrChange>
                </w:rPr>
                <w:t>-</w:t>
              </w:r>
            </w:ins>
            <w:ins w:id="6747" w:author="薛媛媛（Grace）" w:date="2025-11-18T13:38:33Z">
              <w:r>
                <w:rPr>
                  <w:rFonts w:ascii="Arial" w:hAnsi="Arial" w:cs="Arial"/>
                  <w:sz w:val="20"/>
                  <w:szCs w:val="20"/>
                  <w:lang w:val="en-GB"/>
                  <w:rPrChange w:id="6748" w:author="薛媛媛（Grace）" w:date="2025-11-18T13:55:33Z">
                    <w:rPr>
                      <w:sz w:val="20"/>
                      <w:szCs w:val="20"/>
                      <w:lang w:val="en-GB"/>
                    </w:rPr>
                  </w:rPrChange>
                </w:rPr>
                <w:t>active implantable device</w:t>
              </w:r>
            </w:ins>
          </w:p>
        </w:tc>
      </w:tr>
      <w:tr w14:paraId="77FF0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6885127A">
            <w:pPr>
              <w:rPr>
                <w:rFonts w:ascii="Arial" w:hAnsi="Arial" w:cs="Arial"/>
                <w:sz w:val="20"/>
                <w:szCs w:val="20"/>
                <w:lang w:val="en-GB"/>
                <w:rPrChange w:id="6750" w:author="薛媛媛（Grace）" w:date="2025-11-18T13:55:33Z">
                  <w:rPr>
                    <w:sz w:val="20"/>
                    <w:szCs w:val="20"/>
                    <w:lang w:val="en-GB"/>
                  </w:rPr>
                </w:rPrChange>
              </w:rPr>
            </w:pPr>
            <w:r>
              <w:rPr>
                <w:rFonts w:ascii="Arial" w:hAnsi="Arial" w:cs="Arial"/>
                <w:sz w:val="20"/>
                <w:szCs w:val="20"/>
                <w:lang w:val="en-GB"/>
                <w:rPrChange w:id="6751" w:author="薛媛媛（Grace）" w:date="2025-11-18T13:55:33Z">
                  <w:rPr>
                    <w:sz w:val="20"/>
                    <w:szCs w:val="20"/>
                    <w:lang w:val="en-GB"/>
                  </w:rPr>
                </w:rPrChange>
              </w:rPr>
              <w:t xml:space="preserve">23.3.   Information on the packaging which maintains the sterile condition of a device (‘sterile packaging’) </w:t>
            </w:r>
          </w:p>
          <w:p w14:paraId="75DEC7F5">
            <w:pPr>
              <w:rPr>
                <w:rFonts w:ascii="Arial" w:hAnsi="Arial" w:cs="Arial"/>
                <w:sz w:val="20"/>
                <w:szCs w:val="20"/>
                <w:lang w:val="en-GB"/>
                <w:rPrChange w:id="6752" w:author="薛媛媛（Grace）" w:date="2025-11-18T13:55:33Z">
                  <w:rPr>
                    <w:sz w:val="20"/>
                    <w:szCs w:val="20"/>
                    <w:lang w:val="en-GB"/>
                  </w:rPr>
                </w:rPrChange>
              </w:rPr>
            </w:pPr>
            <w:r>
              <w:rPr>
                <w:rFonts w:ascii="Arial" w:hAnsi="Arial" w:cs="Arial"/>
                <w:sz w:val="20"/>
                <w:szCs w:val="20"/>
                <w:lang w:val="en-GB"/>
                <w:rPrChange w:id="6753" w:author="薛媛媛（Grace）" w:date="2025-11-18T13:55:33Z">
                  <w:rPr>
                    <w:sz w:val="20"/>
                    <w:szCs w:val="20"/>
                    <w:lang w:val="en-GB"/>
                  </w:rPr>
                </w:rPrChange>
              </w:rPr>
              <w:t>The following particulars shall appear on the sterile packaging:</w:t>
            </w:r>
          </w:p>
        </w:tc>
        <w:tc>
          <w:tcPr>
            <w:tcW w:w="1198" w:type="dxa"/>
            <w:tcMar>
              <w:top w:w="113" w:type="dxa"/>
              <w:bottom w:w="113" w:type="dxa"/>
            </w:tcMar>
          </w:tcPr>
          <w:p w14:paraId="3D8A776D">
            <w:pPr>
              <w:rPr>
                <w:rFonts w:ascii="Arial" w:hAnsi="Arial" w:cs="Arial"/>
                <w:sz w:val="20"/>
                <w:szCs w:val="20"/>
                <w:lang w:val="en-GB"/>
                <w:rPrChange w:id="6754" w:author="薛媛媛（Grace）" w:date="2025-11-18T13:55:33Z">
                  <w:rPr>
                    <w:sz w:val="20"/>
                    <w:szCs w:val="20"/>
                    <w:lang w:val="en-GB"/>
                  </w:rPr>
                </w:rPrChange>
              </w:rPr>
            </w:pPr>
            <w:ins w:id="6755" w:author="薛媛媛（Grace）" w:date="2025-11-18T13:39:59Z">
              <w:r>
                <w:rPr>
                  <w:rFonts w:hint="default" w:ascii="Arial" w:hAnsi="Arial" w:eastAsia="宋体" w:cs="Arial"/>
                  <w:sz w:val="20"/>
                  <w:szCs w:val="20"/>
                  <w:lang w:val="en-US" w:eastAsia="zh-CN"/>
                  <w:rPrChange w:id="6756" w:author="薛媛媛（Grace）" w:date="2025-11-18T13:55:33Z">
                    <w:rPr>
                      <w:rFonts w:hint="eastAsia" w:eastAsia="宋体"/>
                      <w:sz w:val="20"/>
                      <w:szCs w:val="20"/>
                      <w:lang w:val="en-US" w:eastAsia="zh-CN"/>
                    </w:rPr>
                  </w:rPrChange>
                </w:rPr>
                <w:t>No</w:t>
              </w:r>
            </w:ins>
          </w:p>
        </w:tc>
        <w:tc>
          <w:tcPr>
            <w:tcW w:w="3078" w:type="dxa"/>
            <w:tcMar>
              <w:top w:w="113" w:type="dxa"/>
              <w:bottom w:w="113" w:type="dxa"/>
            </w:tcMar>
          </w:tcPr>
          <w:p w14:paraId="421EA5CA">
            <w:pPr>
              <w:rPr>
                <w:rFonts w:ascii="Arial" w:hAnsi="Arial" w:cs="Arial"/>
                <w:sz w:val="20"/>
                <w:szCs w:val="20"/>
                <w:lang w:val="en-GB"/>
                <w:rPrChange w:id="6758" w:author="薛媛媛（Grace）" w:date="2025-11-18T13:55:33Z">
                  <w:rPr>
                    <w:sz w:val="20"/>
                    <w:szCs w:val="20"/>
                    <w:lang w:val="en-GB"/>
                  </w:rPr>
                </w:rPrChange>
              </w:rPr>
            </w:pPr>
          </w:p>
        </w:tc>
        <w:tc>
          <w:tcPr>
            <w:tcW w:w="3078" w:type="dxa"/>
            <w:tcMar>
              <w:top w:w="113" w:type="dxa"/>
              <w:bottom w:w="113" w:type="dxa"/>
            </w:tcMar>
          </w:tcPr>
          <w:p w14:paraId="0D35056F">
            <w:pPr>
              <w:rPr>
                <w:rFonts w:ascii="Arial" w:hAnsi="Arial" w:cs="Arial"/>
                <w:sz w:val="20"/>
                <w:szCs w:val="20"/>
                <w:lang w:val="en-GB"/>
                <w:rPrChange w:id="6759" w:author="薛媛媛（Grace）" w:date="2025-11-18T13:55:33Z">
                  <w:rPr>
                    <w:sz w:val="20"/>
                    <w:szCs w:val="20"/>
                    <w:lang w:val="en-GB"/>
                  </w:rPr>
                </w:rPrChange>
              </w:rPr>
            </w:pPr>
          </w:p>
        </w:tc>
        <w:tc>
          <w:tcPr>
            <w:tcW w:w="3078" w:type="dxa"/>
            <w:tcMar>
              <w:top w:w="113" w:type="dxa"/>
              <w:bottom w:w="113" w:type="dxa"/>
            </w:tcMar>
          </w:tcPr>
          <w:p w14:paraId="1F11C8B7">
            <w:pPr>
              <w:rPr>
                <w:rFonts w:ascii="Arial" w:hAnsi="Arial" w:cs="Arial"/>
                <w:sz w:val="20"/>
                <w:szCs w:val="20"/>
                <w:lang w:val="en-GB"/>
                <w:rPrChange w:id="6760" w:author="薛媛媛（Grace）" w:date="2025-11-18T13:55:33Z">
                  <w:rPr>
                    <w:sz w:val="20"/>
                    <w:szCs w:val="20"/>
                    <w:lang w:val="en-GB"/>
                  </w:rPr>
                </w:rPrChange>
              </w:rPr>
            </w:pPr>
            <w:ins w:id="6761" w:author="薛媛媛（Grace）" w:date="2025-11-18T13:39:49Z">
              <w:r>
                <w:rPr>
                  <w:rFonts w:ascii="Arial" w:hAnsi="Arial" w:eastAsia="等线" w:cs="Arial"/>
                  <w:sz w:val="20"/>
                  <w:szCs w:val="20"/>
                  <w:lang w:eastAsia="zh-CN"/>
                  <w:rPrChange w:id="6762" w:author="薛媛媛（Grace）" w:date="2025-11-18T13:55:39Z">
                    <w:rPr>
                      <w:rFonts w:ascii="Calibri" w:hAnsi="Calibri" w:eastAsia="等线" w:cs="Calibri"/>
                      <w:sz w:val="20"/>
                      <w:lang w:eastAsia="zh-CN"/>
                    </w:rPr>
                  </w:rPrChange>
                </w:rPr>
                <w:t>Non</w:t>
              </w:r>
            </w:ins>
            <w:ins w:id="6764" w:author="薛媛媛（Grace）" w:date="2025-11-18T13:39:53Z">
              <w:r>
                <w:rPr>
                  <w:rFonts w:hint="default" w:ascii="Arial" w:hAnsi="Arial" w:eastAsia="等线" w:cs="Arial"/>
                  <w:sz w:val="20"/>
                  <w:szCs w:val="20"/>
                  <w:lang w:val="en-US" w:eastAsia="zh-CN"/>
                  <w:rPrChange w:id="6765" w:author="薛媛媛（Grace）" w:date="2025-11-18T13:55:39Z">
                    <w:rPr>
                      <w:rFonts w:hint="eastAsia" w:ascii="Calibri" w:hAnsi="Calibri" w:eastAsia="等线" w:cs="Calibri"/>
                      <w:sz w:val="20"/>
                      <w:lang w:val="en-US" w:eastAsia="zh-CN"/>
                    </w:rPr>
                  </w:rPrChange>
                </w:rPr>
                <w:t>-</w:t>
              </w:r>
            </w:ins>
            <w:ins w:id="6767" w:author="薛媛媛（Grace）" w:date="2025-11-18T13:39:49Z">
              <w:r>
                <w:rPr>
                  <w:rFonts w:ascii="Arial" w:hAnsi="Arial" w:eastAsia="等线" w:cs="Arial"/>
                  <w:sz w:val="20"/>
                  <w:szCs w:val="20"/>
                  <w:lang w:eastAsia="zh-CN"/>
                  <w:rPrChange w:id="6768" w:author="薛媛媛（Grace）" w:date="2025-11-18T13:55:39Z">
                    <w:rPr>
                      <w:rFonts w:ascii="Calibri" w:hAnsi="Calibri" w:eastAsia="等线" w:cs="Calibri"/>
                      <w:sz w:val="20"/>
                      <w:lang w:eastAsia="zh-CN"/>
                    </w:rPr>
                  </w:rPrChange>
                </w:rPr>
                <w:t xml:space="preserve"> sterile device</w:t>
              </w:r>
            </w:ins>
          </w:p>
        </w:tc>
      </w:tr>
      <w:tr w14:paraId="3B48F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62D63B3C">
            <w:pPr>
              <w:ind w:left="172"/>
              <w:rPr>
                <w:rFonts w:ascii="Arial" w:hAnsi="Arial" w:cs="Arial"/>
                <w:sz w:val="20"/>
                <w:szCs w:val="20"/>
                <w:lang w:val="en-GB"/>
                <w:rPrChange w:id="6770" w:author="薛媛媛（Grace）" w:date="2025-11-18T13:55:33Z">
                  <w:rPr>
                    <w:sz w:val="20"/>
                    <w:szCs w:val="20"/>
                    <w:lang w:val="en-GB"/>
                  </w:rPr>
                </w:rPrChange>
              </w:rPr>
            </w:pPr>
            <w:r>
              <w:rPr>
                <w:rFonts w:ascii="Arial" w:hAnsi="Arial" w:cs="Arial"/>
                <w:sz w:val="20"/>
                <w:szCs w:val="20"/>
                <w:lang w:val="en-GB"/>
                <w:rPrChange w:id="6771" w:author="薛媛媛（Grace）" w:date="2025-11-18T13:55:33Z">
                  <w:rPr>
                    <w:sz w:val="20"/>
                    <w:szCs w:val="20"/>
                    <w:lang w:val="en-GB"/>
                  </w:rPr>
                </w:rPrChange>
              </w:rPr>
              <w:t>(a)  an indication permitting the sterile packaging to be recognised as such,</w:t>
            </w:r>
          </w:p>
        </w:tc>
        <w:tc>
          <w:tcPr>
            <w:tcW w:w="1198" w:type="dxa"/>
            <w:shd w:val="clear"/>
            <w:tcMar>
              <w:top w:w="113" w:type="dxa"/>
              <w:bottom w:w="113" w:type="dxa"/>
            </w:tcMar>
            <w:vAlign w:val="top"/>
          </w:tcPr>
          <w:p w14:paraId="57E1C0C8">
            <w:pPr>
              <w:rPr>
                <w:ins w:id="6772" w:author="薛媛媛（Grace）" w:date="2025-11-18T13:40:19Z"/>
                <w:rFonts w:ascii="Arial" w:hAnsi="Arial" w:cs="Arial" w:eastAsiaTheme="minorHAnsi"/>
                <w:sz w:val="20"/>
                <w:szCs w:val="20"/>
                <w:lang w:val="en-GB" w:eastAsia="en-US" w:bidi="ar-SA"/>
                <w:rPrChange w:id="6773" w:author="薛媛媛（Grace）" w:date="2025-11-18T13:55:33Z">
                  <w:rPr>
                    <w:ins w:id="6774" w:author="薛媛媛（Grace）" w:date="2025-11-18T13:40:19Z"/>
                    <w:rFonts w:ascii="Arial" w:hAnsi="Arial" w:cs="Arial" w:eastAsiaTheme="minorHAnsi"/>
                    <w:sz w:val="20"/>
                    <w:szCs w:val="20"/>
                    <w:lang w:val="en-GB" w:eastAsia="en-US" w:bidi="ar-SA"/>
                  </w:rPr>
                </w:rPrChange>
              </w:rPr>
            </w:pPr>
            <w:ins w:id="6775" w:author="薛媛媛（Grace）" w:date="2025-11-18T13:40:19Z">
              <w:r>
                <w:rPr>
                  <w:rFonts w:hint="default" w:ascii="Arial" w:hAnsi="Arial" w:eastAsia="宋体" w:cs="Arial"/>
                  <w:sz w:val="20"/>
                  <w:szCs w:val="20"/>
                  <w:lang w:val="en-US" w:eastAsia="zh-CN"/>
                  <w:rPrChange w:id="6776" w:author="薛媛媛（Grace）" w:date="2025-11-18T13:55:33Z">
                    <w:rPr>
                      <w:rFonts w:hint="eastAsia" w:eastAsia="宋体"/>
                      <w:sz w:val="20"/>
                      <w:szCs w:val="20"/>
                      <w:lang w:val="en-US" w:eastAsia="zh-CN"/>
                    </w:rPr>
                  </w:rPrChange>
                </w:rPr>
                <w:t>No</w:t>
              </w:r>
            </w:ins>
          </w:p>
        </w:tc>
        <w:tc>
          <w:tcPr>
            <w:tcW w:w="3078" w:type="dxa"/>
            <w:shd w:val="clear"/>
            <w:tcMar>
              <w:top w:w="113" w:type="dxa"/>
              <w:bottom w:w="113" w:type="dxa"/>
            </w:tcMar>
            <w:vAlign w:val="top"/>
          </w:tcPr>
          <w:p w14:paraId="0800D8BB">
            <w:pPr>
              <w:rPr>
                <w:ins w:id="6778" w:author="薛媛媛（Grace）" w:date="2025-11-18T13:40:19Z"/>
                <w:rFonts w:ascii="Arial" w:hAnsi="Arial" w:cs="Arial" w:eastAsiaTheme="minorHAnsi"/>
                <w:sz w:val="20"/>
                <w:szCs w:val="20"/>
                <w:lang w:val="en-GB" w:eastAsia="en-US" w:bidi="ar-SA"/>
                <w:rPrChange w:id="6779" w:author="薛媛媛（Grace）" w:date="2025-11-18T13:55:33Z">
                  <w:rPr>
                    <w:ins w:id="6780" w:author="薛媛媛（Grace）" w:date="2025-11-18T13:40:19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5AC76164">
            <w:pPr>
              <w:rPr>
                <w:ins w:id="6781" w:author="薛媛媛（Grace）" w:date="2025-11-18T13:40:19Z"/>
                <w:rFonts w:ascii="Arial" w:hAnsi="Arial" w:cs="Arial" w:eastAsiaTheme="minorHAnsi"/>
                <w:sz w:val="20"/>
                <w:szCs w:val="20"/>
                <w:lang w:val="en-GB" w:eastAsia="en-US" w:bidi="ar-SA"/>
                <w:rPrChange w:id="6782" w:author="薛媛媛（Grace）" w:date="2025-11-18T13:55:33Z">
                  <w:rPr>
                    <w:ins w:id="6783" w:author="薛媛媛（Grace）" w:date="2025-11-18T13:40:19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64854A92">
            <w:pPr>
              <w:rPr>
                <w:ins w:id="6784" w:author="薛媛媛（Grace）" w:date="2025-11-18T13:40:19Z"/>
                <w:rFonts w:ascii="Arial" w:hAnsi="Arial" w:cs="Arial" w:eastAsiaTheme="minorHAnsi"/>
                <w:sz w:val="20"/>
                <w:szCs w:val="20"/>
                <w:lang w:val="en-GB" w:eastAsia="en-US" w:bidi="ar-SA"/>
                <w:rPrChange w:id="6785" w:author="薛媛媛（Grace）" w:date="2025-11-18T13:55:33Z">
                  <w:rPr>
                    <w:ins w:id="6786" w:author="薛媛媛（Grace）" w:date="2025-11-18T13:40:19Z"/>
                    <w:rFonts w:ascii="Arial" w:hAnsi="Arial" w:cs="Arial" w:eastAsiaTheme="minorHAnsi"/>
                    <w:sz w:val="20"/>
                    <w:szCs w:val="20"/>
                    <w:lang w:val="en-GB" w:eastAsia="en-US" w:bidi="ar-SA"/>
                  </w:rPr>
                </w:rPrChange>
              </w:rPr>
            </w:pPr>
            <w:ins w:id="6787" w:author="薛媛媛（Grace）" w:date="2025-11-18T13:40:19Z">
              <w:r>
                <w:rPr>
                  <w:rFonts w:ascii="Arial" w:hAnsi="Arial" w:eastAsia="等线" w:cs="Arial"/>
                  <w:sz w:val="20"/>
                  <w:szCs w:val="20"/>
                  <w:lang w:eastAsia="zh-CN"/>
                  <w:rPrChange w:id="6788" w:author="薛媛媛（Grace）" w:date="2025-11-18T13:55:39Z">
                    <w:rPr>
                      <w:rFonts w:ascii="Calibri" w:hAnsi="Calibri" w:eastAsia="等线" w:cs="Calibri"/>
                      <w:sz w:val="20"/>
                      <w:lang w:eastAsia="zh-CN"/>
                    </w:rPr>
                  </w:rPrChange>
                </w:rPr>
                <w:t>Non</w:t>
              </w:r>
            </w:ins>
            <w:ins w:id="6790" w:author="薛媛媛（Grace）" w:date="2025-11-18T13:40:19Z">
              <w:r>
                <w:rPr>
                  <w:rFonts w:hint="default" w:ascii="Arial" w:hAnsi="Arial" w:eastAsia="等线" w:cs="Arial"/>
                  <w:sz w:val="20"/>
                  <w:szCs w:val="20"/>
                  <w:lang w:val="en-US" w:eastAsia="zh-CN"/>
                  <w:rPrChange w:id="6791" w:author="薛媛媛（Grace）" w:date="2025-11-18T13:55:39Z">
                    <w:rPr>
                      <w:rFonts w:hint="eastAsia" w:ascii="Calibri" w:hAnsi="Calibri" w:eastAsia="等线" w:cs="Calibri"/>
                      <w:sz w:val="20"/>
                      <w:lang w:val="en-US" w:eastAsia="zh-CN"/>
                    </w:rPr>
                  </w:rPrChange>
                </w:rPr>
                <w:t>-</w:t>
              </w:r>
            </w:ins>
            <w:ins w:id="6793" w:author="薛媛媛（Grace）" w:date="2025-11-18T13:40:19Z">
              <w:r>
                <w:rPr>
                  <w:rFonts w:ascii="Arial" w:hAnsi="Arial" w:eastAsia="等线" w:cs="Arial"/>
                  <w:sz w:val="20"/>
                  <w:szCs w:val="20"/>
                  <w:lang w:eastAsia="zh-CN"/>
                  <w:rPrChange w:id="6794" w:author="薛媛媛（Grace）" w:date="2025-11-18T13:55:39Z">
                    <w:rPr>
                      <w:rFonts w:ascii="Calibri" w:hAnsi="Calibri" w:eastAsia="等线" w:cs="Calibri"/>
                      <w:sz w:val="20"/>
                      <w:lang w:eastAsia="zh-CN"/>
                    </w:rPr>
                  </w:rPrChange>
                </w:rPr>
                <w:t xml:space="preserve"> sterile device</w:t>
              </w:r>
            </w:ins>
          </w:p>
        </w:tc>
      </w:tr>
      <w:tr w14:paraId="2B6A2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517ABE37">
            <w:pPr>
              <w:ind w:left="172"/>
              <w:rPr>
                <w:rFonts w:ascii="Arial" w:hAnsi="Arial" w:cs="Arial"/>
                <w:sz w:val="20"/>
                <w:szCs w:val="20"/>
                <w:lang w:val="en-GB"/>
                <w:rPrChange w:id="6796" w:author="薛媛媛（Grace）" w:date="2025-11-18T13:55:33Z">
                  <w:rPr>
                    <w:sz w:val="20"/>
                    <w:szCs w:val="20"/>
                    <w:lang w:val="en-GB"/>
                  </w:rPr>
                </w:rPrChange>
              </w:rPr>
            </w:pPr>
            <w:r>
              <w:rPr>
                <w:rFonts w:ascii="Arial" w:hAnsi="Arial" w:cs="Arial"/>
                <w:sz w:val="20"/>
                <w:szCs w:val="20"/>
                <w:lang w:val="en-GB"/>
                <w:rPrChange w:id="6797" w:author="薛媛媛（Grace）" w:date="2025-11-18T13:55:33Z">
                  <w:rPr>
                    <w:sz w:val="20"/>
                    <w:szCs w:val="20"/>
                    <w:lang w:val="en-GB"/>
                  </w:rPr>
                </w:rPrChange>
              </w:rPr>
              <w:t>(b)  a declaration that the device is in a sterile condition,</w:t>
            </w:r>
          </w:p>
        </w:tc>
        <w:tc>
          <w:tcPr>
            <w:tcW w:w="1198" w:type="dxa"/>
            <w:shd w:val="clear"/>
            <w:tcMar>
              <w:top w:w="113" w:type="dxa"/>
              <w:bottom w:w="113" w:type="dxa"/>
            </w:tcMar>
            <w:vAlign w:val="top"/>
          </w:tcPr>
          <w:p w14:paraId="41F0B428">
            <w:pPr>
              <w:rPr>
                <w:ins w:id="6798" w:author="薛媛媛（Grace）" w:date="2025-11-18T13:40:21Z"/>
                <w:rFonts w:ascii="Arial" w:hAnsi="Arial" w:cs="Arial" w:eastAsiaTheme="minorHAnsi"/>
                <w:sz w:val="20"/>
                <w:szCs w:val="20"/>
                <w:lang w:val="en-GB" w:eastAsia="en-US" w:bidi="ar-SA"/>
                <w:rPrChange w:id="6799" w:author="薛媛媛（Grace）" w:date="2025-11-18T13:55:33Z">
                  <w:rPr>
                    <w:ins w:id="6800" w:author="薛媛媛（Grace）" w:date="2025-11-18T13:40:21Z"/>
                    <w:rFonts w:ascii="Arial" w:hAnsi="Arial" w:cs="Arial" w:eastAsiaTheme="minorHAnsi"/>
                    <w:sz w:val="20"/>
                    <w:szCs w:val="20"/>
                    <w:lang w:val="en-GB" w:eastAsia="en-US" w:bidi="ar-SA"/>
                  </w:rPr>
                </w:rPrChange>
              </w:rPr>
            </w:pPr>
            <w:ins w:id="6801" w:author="薛媛媛（Grace）" w:date="2025-11-18T13:40:23Z">
              <w:r>
                <w:rPr>
                  <w:rFonts w:hint="default" w:ascii="Arial" w:hAnsi="Arial" w:eastAsia="宋体" w:cs="Arial"/>
                  <w:sz w:val="20"/>
                  <w:szCs w:val="20"/>
                  <w:lang w:val="en-US" w:eastAsia="zh-CN"/>
                  <w:rPrChange w:id="6802" w:author="薛媛媛（Grace）" w:date="2025-11-18T13:55:33Z">
                    <w:rPr>
                      <w:rFonts w:hint="eastAsia" w:eastAsia="宋体"/>
                      <w:sz w:val="20"/>
                      <w:szCs w:val="20"/>
                      <w:lang w:val="en-US" w:eastAsia="zh-CN"/>
                    </w:rPr>
                  </w:rPrChange>
                </w:rPr>
                <w:t>No</w:t>
              </w:r>
            </w:ins>
          </w:p>
        </w:tc>
        <w:tc>
          <w:tcPr>
            <w:tcW w:w="3078" w:type="dxa"/>
            <w:shd w:val="clear"/>
            <w:tcMar>
              <w:top w:w="113" w:type="dxa"/>
              <w:bottom w:w="113" w:type="dxa"/>
            </w:tcMar>
            <w:vAlign w:val="top"/>
          </w:tcPr>
          <w:p w14:paraId="0D0FE2C7">
            <w:pPr>
              <w:rPr>
                <w:ins w:id="6804" w:author="薛媛媛（Grace）" w:date="2025-11-18T13:40:21Z"/>
                <w:rFonts w:ascii="Arial" w:hAnsi="Arial" w:cs="Arial" w:eastAsiaTheme="minorHAnsi"/>
                <w:sz w:val="20"/>
                <w:szCs w:val="20"/>
                <w:lang w:val="en-GB" w:eastAsia="en-US" w:bidi="ar-SA"/>
                <w:rPrChange w:id="6805" w:author="薛媛媛（Grace）" w:date="2025-11-18T13:55:33Z">
                  <w:rPr>
                    <w:ins w:id="6806" w:author="薛媛媛（Grace）" w:date="2025-11-18T13:40:21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29BFB4BE">
            <w:pPr>
              <w:rPr>
                <w:ins w:id="6807" w:author="薛媛媛（Grace）" w:date="2025-11-18T13:40:21Z"/>
                <w:rFonts w:ascii="Arial" w:hAnsi="Arial" w:cs="Arial" w:eastAsiaTheme="minorHAnsi"/>
                <w:sz w:val="20"/>
                <w:szCs w:val="20"/>
                <w:lang w:val="en-GB" w:eastAsia="en-US" w:bidi="ar-SA"/>
                <w:rPrChange w:id="6808" w:author="薛媛媛（Grace）" w:date="2025-11-18T13:55:33Z">
                  <w:rPr>
                    <w:ins w:id="6809" w:author="薛媛媛（Grace）" w:date="2025-11-18T13:40:21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5CCE8C0F">
            <w:pPr>
              <w:rPr>
                <w:ins w:id="6810" w:author="薛媛媛（Grace）" w:date="2025-11-18T13:40:21Z"/>
                <w:rFonts w:ascii="Arial" w:hAnsi="Arial" w:cs="Arial" w:eastAsiaTheme="minorHAnsi"/>
                <w:sz w:val="20"/>
                <w:szCs w:val="20"/>
                <w:lang w:val="en-GB" w:eastAsia="en-US" w:bidi="ar-SA"/>
                <w:rPrChange w:id="6811" w:author="薛媛媛（Grace）" w:date="2025-11-18T13:55:33Z">
                  <w:rPr>
                    <w:ins w:id="6812" w:author="薛媛媛（Grace）" w:date="2025-11-18T13:40:21Z"/>
                    <w:rFonts w:ascii="Arial" w:hAnsi="Arial" w:cs="Arial" w:eastAsiaTheme="minorHAnsi"/>
                    <w:sz w:val="20"/>
                    <w:szCs w:val="20"/>
                    <w:lang w:val="en-GB" w:eastAsia="en-US" w:bidi="ar-SA"/>
                  </w:rPr>
                </w:rPrChange>
              </w:rPr>
            </w:pPr>
            <w:ins w:id="6813" w:author="薛媛媛（Grace）" w:date="2025-11-18T13:40:23Z">
              <w:r>
                <w:rPr>
                  <w:rFonts w:ascii="Arial" w:hAnsi="Arial" w:eastAsia="等线" w:cs="Arial"/>
                  <w:sz w:val="20"/>
                  <w:szCs w:val="20"/>
                  <w:lang w:eastAsia="zh-CN"/>
                  <w:rPrChange w:id="6814" w:author="薛媛媛（Grace）" w:date="2025-11-18T13:55:39Z">
                    <w:rPr>
                      <w:rFonts w:ascii="Calibri" w:hAnsi="Calibri" w:eastAsia="等线" w:cs="Calibri"/>
                      <w:sz w:val="20"/>
                      <w:lang w:eastAsia="zh-CN"/>
                    </w:rPr>
                  </w:rPrChange>
                </w:rPr>
                <w:t>Non</w:t>
              </w:r>
            </w:ins>
            <w:ins w:id="6816" w:author="薛媛媛（Grace）" w:date="2025-11-18T13:40:23Z">
              <w:r>
                <w:rPr>
                  <w:rFonts w:hint="default" w:ascii="Arial" w:hAnsi="Arial" w:eastAsia="等线" w:cs="Arial"/>
                  <w:sz w:val="20"/>
                  <w:szCs w:val="20"/>
                  <w:lang w:val="en-US" w:eastAsia="zh-CN"/>
                  <w:rPrChange w:id="6817" w:author="薛媛媛（Grace）" w:date="2025-11-18T13:55:39Z">
                    <w:rPr>
                      <w:rFonts w:hint="eastAsia" w:ascii="Calibri" w:hAnsi="Calibri" w:eastAsia="等线" w:cs="Calibri"/>
                      <w:sz w:val="20"/>
                      <w:lang w:val="en-US" w:eastAsia="zh-CN"/>
                    </w:rPr>
                  </w:rPrChange>
                </w:rPr>
                <w:t>-</w:t>
              </w:r>
            </w:ins>
            <w:ins w:id="6819" w:author="薛媛媛（Grace）" w:date="2025-11-18T13:40:23Z">
              <w:r>
                <w:rPr>
                  <w:rFonts w:ascii="Arial" w:hAnsi="Arial" w:eastAsia="等线" w:cs="Arial"/>
                  <w:sz w:val="20"/>
                  <w:szCs w:val="20"/>
                  <w:lang w:eastAsia="zh-CN"/>
                  <w:rPrChange w:id="6820" w:author="薛媛媛（Grace）" w:date="2025-11-18T13:55:39Z">
                    <w:rPr>
                      <w:rFonts w:ascii="Calibri" w:hAnsi="Calibri" w:eastAsia="等线" w:cs="Calibri"/>
                      <w:sz w:val="20"/>
                      <w:lang w:eastAsia="zh-CN"/>
                    </w:rPr>
                  </w:rPrChange>
                </w:rPr>
                <w:t xml:space="preserve"> sterile device</w:t>
              </w:r>
            </w:ins>
          </w:p>
        </w:tc>
      </w:tr>
      <w:tr w14:paraId="4570E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61B9992F">
            <w:pPr>
              <w:ind w:left="172"/>
              <w:rPr>
                <w:rFonts w:ascii="Arial" w:hAnsi="Arial" w:cs="Arial"/>
                <w:sz w:val="20"/>
                <w:szCs w:val="20"/>
                <w:lang w:val="en-GB"/>
                <w:rPrChange w:id="6822" w:author="薛媛媛（Grace）" w:date="2025-11-18T13:55:33Z">
                  <w:rPr>
                    <w:sz w:val="20"/>
                    <w:szCs w:val="20"/>
                    <w:lang w:val="en-GB"/>
                  </w:rPr>
                </w:rPrChange>
              </w:rPr>
            </w:pPr>
            <w:r>
              <w:rPr>
                <w:rFonts w:ascii="Arial" w:hAnsi="Arial" w:cs="Arial"/>
                <w:sz w:val="20"/>
                <w:szCs w:val="20"/>
                <w:lang w:val="en-GB"/>
                <w:rPrChange w:id="6823" w:author="薛媛媛（Grace）" w:date="2025-11-18T13:55:33Z">
                  <w:rPr>
                    <w:sz w:val="20"/>
                    <w:szCs w:val="20"/>
                    <w:lang w:val="en-GB"/>
                  </w:rPr>
                </w:rPrChange>
              </w:rPr>
              <w:t>(c)  the method of sterilisation,</w:t>
            </w:r>
          </w:p>
        </w:tc>
        <w:tc>
          <w:tcPr>
            <w:tcW w:w="1198" w:type="dxa"/>
            <w:shd w:val="clear"/>
            <w:tcMar>
              <w:top w:w="113" w:type="dxa"/>
              <w:bottom w:w="113" w:type="dxa"/>
            </w:tcMar>
            <w:vAlign w:val="top"/>
          </w:tcPr>
          <w:p w14:paraId="69CD8FF4">
            <w:pPr>
              <w:rPr>
                <w:ins w:id="6824" w:author="薛媛媛（Grace）" w:date="2025-11-18T13:40:26Z"/>
                <w:rFonts w:ascii="Arial" w:hAnsi="Arial" w:cs="Arial" w:eastAsiaTheme="minorHAnsi"/>
                <w:sz w:val="20"/>
                <w:szCs w:val="20"/>
                <w:lang w:val="en-GB" w:eastAsia="en-US" w:bidi="ar-SA"/>
                <w:rPrChange w:id="6825" w:author="薛媛媛（Grace）" w:date="2025-11-18T13:55:33Z">
                  <w:rPr>
                    <w:ins w:id="6826" w:author="薛媛媛（Grace）" w:date="2025-11-18T13:40:26Z"/>
                    <w:rFonts w:ascii="Arial" w:hAnsi="Arial" w:cs="Arial" w:eastAsiaTheme="minorHAnsi"/>
                    <w:sz w:val="20"/>
                    <w:szCs w:val="20"/>
                    <w:lang w:val="en-GB" w:eastAsia="en-US" w:bidi="ar-SA"/>
                  </w:rPr>
                </w:rPrChange>
              </w:rPr>
            </w:pPr>
            <w:ins w:id="6827" w:author="薛媛媛（Grace）" w:date="2025-11-18T13:40:27Z">
              <w:r>
                <w:rPr>
                  <w:rFonts w:hint="default" w:ascii="Arial" w:hAnsi="Arial" w:eastAsia="宋体" w:cs="Arial"/>
                  <w:sz w:val="20"/>
                  <w:szCs w:val="20"/>
                  <w:lang w:val="en-US" w:eastAsia="zh-CN"/>
                  <w:rPrChange w:id="6828" w:author="薛媛媛（Grace）" w:date="2025-11-18T13:55:33Z">
                    <w:rPr>
                      <w:rFonts w:hint="eastAsia" w:eastAsia="宋体"/>
                      <w:sz w:val="20"/>
                      <w:szCs w:val="20"/>
                      <w:lang w:val="en-US" w:eastAsia="zh-CN"/>
                    </w:rPr>
                  </w:rPrChange>
                </w:rPr>
                <w:t>No</w:t>
              </w:r>
            </w:ins>
          </w:p>
        </w:tc>
        <w:tc>
          <w:tcPr>
            <w:tcW w:w="3078" w:type="dxa"/>
            <w:shd w:val="clear"/>
            <w:tcMar>
              <w:top w:w="113" w:type="dxa"/>
              <w:bottom w:w="113" w:type="dxa"/>
            </w:tcMar>
            <w:vAlign w:val="top"/>
          </w:tcPr>
          <w:p w14:paraId="0D1D7FDA">
            <w:pPr>
              <w:rPr>
                <w:ins w:id="6830" w:author="薛媛媛（Grace）" w:date="2025-11-18T13:40:26Z"/>
                <w:rFonts w:ascii="Arial" w:hAnsi="Arial" w:cs="Arial" w:eastAsiaTheme="minorHAnsi"/>
                <w:sz w:val="20"/>
                <w:szCs w:val="20"/>
                <w:lang w:val="en-GB" w:eastAsia="en-US" w:bidi="ar-SA"/>
                <w:rPrChange w:id="6831" w:author="薛媛媛（Grace）" w:date="2025-11-18T13:55:33Z">
                  <w:rPr>
                    <w:ins w:id="6832" w:author="薛媛媛（Grace）" w:date="2025-11-18T13:40:26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21F108DD">
            <w:pPr>
              <w:rPr>
                <w:ins w:id="6833" w:author="薛媛媛（Grace）" w:date="2025-11-18T13:40:26Z"/>
                <w:rFonts w:ascii="Arial" w:hAnsi="Arial" w:cs="Arial" w:eastAsiaTheme="minorHAnsi"/>
                <w:sz w:val="20"/>
                <w:szCs w:val="20"/>
                <w:lang w:val="en-GB" w:eastAsia="en-US" w:bidi="ar-SA"/>
                <w:rPrChange w:id="6834" w:author="薛媛媛（Grace）" w:date="2025-11-18T13:55:33Z">
                  <w:rPr>
                    <w:ins w:id="6835" w:author="薛媛媛（Grace）" w:date="2025-11-18T13:40:26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70107780">
            <w:pPr>
              <w:rPr>
                <w:ins w:id="6836" w:author="薛媛媛（Grace）" w:date="2025-11-18T13:40:26Z"/>
                <w:rFonts w:ascii="Arial" w:hAnsi="Arial" w:cs="Arial" w:eastAsiaTheme="minorHAnsi"/>
                <w:sz w:val="20"/>
                <w:szCs w:val="20"/>
                <w:lang w:val="en-GB" w:eastAsia="en-US" w:bidi="ar-SA"/>
                <w:rPrChange w:id="6837" w:author="薛媛媛（Grace）" w:date="2025-11-18T13:55:33Z">
                  <w:rPr>
                    <w:ins w:id="6838" w:author="薛媛媛（Grace）" w:date="2025-11-18T13:40:26Z"/>
                    <w:rFonts w:ascii="Arial" w:hAnsi="Arial" w:cs="Arial" w:eastAsiaTheme="minorHAnsi"/>
                    <w:sz w:val="20"/>
                    <w:szCs w:val="20"/>
                    <w:lang w:val="en-GB" w:eastAsia="en-US" w:bidi="ar-SA"/>
                  </w:rPr>
                </w:rPrChange>
              </w:rPr>
            </w:pPr>
            <w:ins w:id="6839" w:author="薛媛媛（Grace）" w:date="2025-11-18T13:40:27Z">
              <w:r>
                <w:rPr>
                  <w:rFonts w:ascii="Arial" w:hAnsi="Arial" w:eastAsia="等线" w:cs="Arial"/>
                  <w:sz w:val="20"/>
                  <w:szCs w:val="20"/>
                  <w:lang w:eastAsia="zh-CN"/>
                  <w:rPrChange w:id="6840" w:author="薛媛媛（Grace）" w:date="2025-11-18T13:55:39Z">
                    <w:rPr>
                      <w:rFonts w:ascii="Calibri" w:hAnsi="Calibri" w:eastAsia="等线" w:cs="Calibri"/>
                      <w:sz w:val="20"/>
                      <w:lang w:eastAsia="zh-CN"/>
                    </w:rPr>
                  </w:rPrChange>
                </w:rPr>
                <w:t>Non</w:t>
              </w:r>
            </w:ins>
            <w:ins w:id="6842" w:author="薛媛媛（Grace）" w:date="2025-11-18T13:40:27Z">
              <w:r>
                <w:rPr>
                  <w:rFonts w:hint="default" w:ascii="Arial" w:hAnsi="Arial" w:eastAsia="等线" w:cs="Arial"/>
                  <w:sz w:val="20"/>
                  <w:szCs w:val="20"/>
                  <w:lang w:val="en-US" w:eastAsia="zh-CN"/>
                  <w:rPrChange w:id="6843" w:author="薛媛媛（Grace）" w:date="2025-11-18T13:55:39Z">
                    <w:rPr>
                      <w:rFonts w:hint="eastAsia" w:ascii="Calibri" w:hAnsi="Calibri" w:eastAsia="等线" w:cs="Calibri"/>
                      <w:sz w:val="20"/>
                      <w:lang w:val="en-US" w:eastAsia="zh-CN"/>
                    </w:rPr>
                  </w:rPrChange>
                </w:rPr>
                <w:t>-</w:t>
              </w:r>
            </w:ins>
            <w:ins w:id="6845" w:author="薛媛媛（Grace）" w:date="2025-11-18T13:40:27Z">
              <w:r>
                <w:rPr>
                  <w:rFonts w:ascii="Arial" w:hAnsi="Arial" w:eastAsia="等线" w:cs="Arial"/>
                  <w:sz w:val="20"/>
                  <w:szCs w:val="20"/>
                  <w:lang w:eastAsia="zh-CN"/>
                  <w:rPrChange w:id="6846" w:author="薛媛媛（Grace）" w:date="2025-11-18T13:55:39Z">
                    <w:rPr>
                      <w:rFonts w:ascii="Calibri" w:hAnsi="Calibri" w:eastAsia="等线" w:cs="Calibri"/>
                      <w:sz w:val="20"/>
                      <w:lang w:eastAsia="zh-CN"/>
                    </w:rPr>
                  </w:rPrChange>
                </w:rPr>
                <w:t xml:space="preserve"> sterile device</w:t>
              </w:r>
            </w:ins>
          </w:p>
        </w:tc>
      </w:tr>
      <w:tr w14:paraId="03B04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35355878">
            <w:pPr>
              <w:ind w:left="172"/>
              <w:rPr>
                <w:rFonts w:ascii="Arial" w:hAnsi="Arial" w:cs="Arial"/>
                <w:sz w:val="20"/>
                <w:szCs w:val="20"/>
                <w:lang w:val="en-GB"/>
                <w:rPrChange w:id="6848" w:author="薛媛媛（Grace）" w:date="2025-11-18T13:55:33Z">
                  <w:rPr>
                    <w:sz w:val="20"/>
                    <w:szCs w:val="20"/>
                    <w:lang w:val="en-GB"/>
                  </w:rPr>
                </w:rPrChange>
              </w:rPr>
            </w:pPr>
            <w:r>
              <w:rPr>
                <w:rFonts w:ascii="Arial" w:hAnsi="Arial" w:cs="Arial"/>
                <w:sz w:val="20"/>
                <w:szCs w:val="20"/>
                <w:lang w:val="en-GB"/>
                <w:rPrChange w:id="6849" w:author="薛媛媛（Grace）" w:date="2025-11-18T13:55:33Z">
                  <w:rPr>
                    <w:sz w:val="20"/>
                    <w:szCs w:val="20"/>
                    <w:lang w:val="en-GB"/>
                  </w:rPr>
                </w:rPrChange>
              </w:rPr>
              <w:t>(d)  the name and address of the manufacturer,</w:t>
            </w:r>
          </w:p>
        </w:tc>
        <w:tc>
          <w:tcPr>
            <w:tcW w:w="1198" w:type="dxa"/>
            <w:shd w:val="clear"/>
            <w:tcMar>
              <w:top w:w="113" w:type="dxa"/>
              <w:bottom w:w="113" w:type="dxa"/>
            </w:tcMar>
            <w:vAlign w:val="top"/>
          </w:tcPr>
          <w:p w14:paraId="78E5322F">
            <w:pPr>
              <w:rPr>
                <w:ins w:id="6850" w:author="薛媛媛（Grace）" w:date="2025-11-18T13:40:28Z"/>
                <w:rFonts w:ascii="Arial" w:hAnsi="Arial" w:cs="Arial" w:eastAsiaTheme="minorHAnsi"/>
                <w:sz w:val="20"/>
                <w:szCs w:val="20"/>
                <w:lang w:val="en-GB" w:eastAsia="en-US" w:bidi="ar-SA"/>
                <w:rPrChange w:id="6851" w:author="薛媛媛（Grace）" w:date="2025-11-18T13:55:33Z">
                  <w:rPr>
                    <w:ins w:id="6852" w:author="薛媛媛（Grace）" w:date="2025-11-18T13:40:28Z"/>
                    <w:rFonts w:ascii="Arial" w:hAnsi="Arial" w:cs="Arial" w:eastAsiaTheme="minorHAnsi"/>
                    <w:sz w:val="20"/>
                    <w:szCs w:val="20"/>
                    <w:lang w:val="en-GB" w:eastAsia="en-US" w:bidi="ar-SA"/>
                  </w:rPr>
                </w:rPrChange>
              </w:rPr>
            </w:pPr>
            <w:ins w:id="6853" w:author="薛媛媛（Grace）" w:date="2025-11-18T13:40:28Z">
              <w:r>
                <w:rPr>
                  <w:rFonts w:hint="default" w:ascii="Arial" w:hAnsi="Arial" w:eastAsia="宋体" w:cs="Arial"/>
                  <w:sz w:val="20"/>
                  <w:szCs w:val="20"/>
                  <w:lang w:val="en-US" w:eastAsia="zh-CN"/>
                  <w:rPrChange w:id="6854" w:author="薛媛媛（Grace）" w:date="2025-11-18T13:55:33Z">
                    <w:rPr>
                      <w:rFonts w:hint="eastAsia" w:eastAsia="宋体"/>
                      <w:sz w:val="20"/>
                      <w:szCs w:val="20"/>
                      <w:lang w:val="en-US" w:eastAsia="zh-CN"/>
                    </w:rPr>
                  </w:rPrChange>
                </w:rPr>
                <w:t>No</w:t>
              </w:r>
            </w:ins>
          </w:p>
        </w:tc>
        <w:tc>
          <w:tcPr>
            <w:tcW w:w="3078" w:type="dxa"/>
            <w:shd w:val="clear"/>
            <w:tcMar>
              <w:top w:w="113" w:type="dxa"/>
              <w:bottom w:w="113" w:type="dxa"/>
            </w:tcMar>
            <w:vAlign w:val="top"/>
          </w:tcPr>
          <w:p w14:paraId="699E944F">
            <w:pPr>
              <w:rPr>
                <w:ins w:id="6856" w:author="薛媛媛（Grace）" w:date="2025-11-18T13:40:28Z"/>
                <w:rFonts w:ascii="Arial" w:hAnsi="Arial" w:cs="Arial" w:eastAsiaTheme="minorHAnsi"/>
                <w:sz w:val="20"/>
                <w:szCs w:val="20"/>
                <w:lang w:val="en-GB" w:eastAsia="en-US" w:bidi="ar-SA"/>
                <w:rPrChange w:id="6857" w:author="薛媛媛（Grace）" w:date="2025-11-18T13:55:33Z">
                  <w:rPr>
                    <w:ins w:id="6858" w:author="薛媛媛（Grace）" w:date="2025-11-18T13:40:28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57932CCB">
            <w:pPr>
              <w:rPr>
                <w:ins w:id="6859" w:author="薛媛媛（Grace）" w:date="2025-11-18T13:40:28Z"/>
                <w:rFonts w:ascii="Arial" w:hAnsi="Arial" w:cs="Arial" w:eastAsiaTheme="minorHAnsi"/>
                <w:sz w:val="20"/>
                <w:szCs w:val="20"/>
                <w:lang w:val="en-GB" w:eastAsia="en-US" w:bidi="ar-SA"/>
                <w:rPrChange w:id="6860" w:author="薛媛媛（Grace）" w:date="2025-11-18T13:55:33Z">
                  <w:rPr>
                    <w:ins w:id="6861" w:author="薛媛媛（Grace）" w:date="2025-11-18T13:40:28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46A5EF72">
            <w:pPr>
              <w:rPr>
                <w:ins w:id="6862" w:author="薛媛媛（Grace）" w:date="2025-11-18T13:40:28Z"/>
                <w:rFonts w:ascii="Arial" w:hAnsi="Arial" w:cs="Arial" w:eastAsiaTheme="minorHAnsi"/>
                <w:sz w:val="20"/>
                <w:szCs w:val="20"/>
                <w:lang w:val="en-GB" w:eastAsia="en-US" w:bidi="ar-SA"/>
                <w:rPrChange w:id="6863" w:author="薛媛媛（Grace）" w:date="2025-11-18T13:55:33Z">
                  <w:rPr>
                    <w:ins w:id="6864" w:author="薛媛媛（Grace）" w:date="2025-11-18T13:40:28Z"/>
                    <w:rFonts w:ascii="Arial" w:hAnsi="Arial" w:cs="Arial" w:eastAsiaTheme="minorHAnsi"/>
                    <w:sz w:val="20"/>
                    <w:szCs w:val="20"/>
                    <w:lang w:val="en-GB" w:eastAsia="en-US" w:bidi="ar-SA"/>
                  </w:rPr>
                </w:rPrChange>
              </w:rPr>
            </w:pPr>
            <w:ins w:id="6865" w:author="薛媛媛（Grace）" w:date="2025-11-18T13:40:28Z">
              <w:r>
                <w:rPr>
                  <w:rFonts w:ascii="Arial" w:hAnsi="Arial" w:eastAsia="等线" w:cs="Arial"/>
                  <w:sz w:val="20"/>
                  <w:szCs w:val="20"/>
                  <w:lang w:eastAsia="zh-CN"/>
                  <w:rPrChange w:id="6866" w:author="薛媛媛（Grace）" w:date="2025-11-18T13:55:39Z">
                    <w:rPr>
                      <w:rFonts w:ascii="Calibri" w:hAnsi="Calibri" w:eastAsia="等线" w:cs="Calibri"/>
                      <w:sz w:val="20"/>
                      <w:lang w:eastAsia="zh-CN"/>
                    </w:rPr>
                  </w:rPrChange>
                </w:rPr>
                <w:t>Non</w:t>
              </w:r>
            </w:ins>
            <w:ins w:id="6868" w:author="薛媛媛（Grace）" w:date="2025-11-18T13:40:28Z">
              <w:r>
                <w:rPr>
                  <w:rFonts w:hint="default" w:ascii="Arial" w:hAnsi="Arial" w:eastAsia="等线" w:cs="Arial"/>
                  <w:sz w:val="20"/>
                  <w:szCs w:val="20"/>
                  <w:lang w:val="en-US" w:eastAsia="zh-CN"/>
                  <w:rPrChange w:id="6869" w:author="薛媛媛（Grace）" w:date="2025-11-18T13:55:39Z">
                    <w:rPr>
                      <w:rFonts w:hint="eastAsia" w:ascii="Calibri" w:hAnsi="Calibri" w:eastAsia="等线" w:cs="Calibri"/>
                      <w:sz w:val="20"/>
                      <w:lang w:val="en-US" w:eastAsia="zh-CN"/>
                    </w:rPr>
                  </w:rPrChange>
                </w:rPr>
                <w:t>-</w:t>
              </w:r>
            </w:ins>
            <w:ins w:id="6871" w:author="薛媛媛（Grace）" w:date="2025-11-18T13:40:28Z">
              <w:r>
                <w:rPr>
                  <w:rFonts w:ascii="Arial" w:hAnsi="Arial" w:eastAsia="等线" w:cs="Arial"/>
                  <w:sz w:val="20"/>
                  <w:szCs w:val="20"/>
                  <w:lang w:eastAsia="zh-CN"/>
                  <w:rPrChange w:id="6872" w:author="薛媛媛（Grace）" w:date="2025-11-18T13:55:39Z">
                    <w:rPr>
                      <w:rFonts w:ascii="Calibri" w:hAnsi="Calibri" w:eastAsia="等线" w:cs="Calibri"/>
                      <w:sz w:val="20"/>
                      <w:lang w:eastAsia="zh-CN"/>
                    </w:rPr>
                  </w:rPrChange>
                </w:rPr>
                <w:t xml:space="preserve"> sterile device</w:t>
              </w:r>
            </w:ins>
          </w:p>
        </w:tc>
      </w:tr>
      <w:tr w14:paraId="5A543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0B632102">
            <w:pPr>
              <w:ind w:left="172"/>
              <w:rPr>
                <w:rFonts w:ascii="Arial" w:hAnsi="Arial" w:cs="Arial"/>
                <w:sz w:val="20"/>
                <w:szCs w:val="20"/>
                <w:lang w:val="en-GB"/>
                <w:rPrChange w:id="6874" w:author="薛媛媛（Grace）" w:date="2025-11-18T13:55:33Z">
                  <w:rPr>
                    <w:sz w:val="20"/>
                    <w:szCs w:val="20"/>
                    <w:lang w:val="en-GB"/>
                  </w:rPr>
                </w:rPrChange>
              </w:rPr>
            </w:pPr>
            <w:r>
              <w:rPr>
                <w:rFonts w:ascii="Arial" w:hAnsi="Arial" w:cs="Arial"/>
                <w:sz w:val="20"/>
                <w:szCs w:val="20"/>
                <w:lang w:val="en-GB"/>
                <w:rPrChange w:id="6875" w:author="薛媛媛（Grace）" w:date="2025-11-18T13:55:33Z">
                  <w:rPr>
                    <w:sz w:val="20"/>
                    <w:szCs w:val="20"/>
                    <w:lang w:val="en-GB"/>
                  </w:rPr>
                </w:rPrChange>
              </w:rPr>
              <w:t>(e)  a description of the device,</w:t>
            </w:r>
          </w:p>
        </w:tc>
        <w:tc>
          <w:tcPr>
            <w:tcW w:w="1198" w:type="dxa"/>
            <w:shd w:val="clear"/>
            <w:tcMar>
              <w:top w:w="113" w:type="dxa"/>
              <w:bottom w:w="113" w:type="dxa"/>
            </w:tcMar>
            <w:vAlign w:val="top"/>
          </w:tcPr>
          <w:p w14:paraId="4BDF3C7E">
            <w:pPr>
              <w:rPr>
                <w:ins w:id="6876" w:author="薛媛媛（Grace）" w:date="2025-11-18T13:40:30Z"/>
                <w:rFonts w:ascii="Arial" w:hAnsi="Arial" w:cs="Arial" w:eastAsiaTheme="minorHAnsi"/>
                <w:sz w:val="20"/>
                <w:szCs w:val="20"/>
                <w:lang w:val="en-GB" w:eastAsia="en-US" w:bidi="ar-SA"/>
                <w:rPrChange w:id="6877" w:author="薛媛媛（Grace）" w:date="2025-11-18T13:55:33Z">
                  <w:rPr>
                    <w:ins w:id="6878" w:author="薛媛媛（Grace）" w:date="2025-11-18T13:40:30Z"/>
                    <w:rFonts w:ascii="Arial" w:hAnsi="Arial" w:cs="Arial" w:eastAsiaTheme="minorHAnsi"/>
                    <w:sz w:val="20"/>
                    <w:szCs w:val="20"/>
                    <w:lang w:val="en-GB" w:eastAsia="en-US" w:bidi="ar-SA"/>
                  </w:rPr>
                </w:rPrChange>
              </w:rPr>
            </w:pPr>
            <w:ins w:id="6879" w:author="薛媛媛（Grace）" w:date="2025-11-18T13:40:30Z">
              <w:r>
                <w:rPr>
                  <w:rFonts w:hint="default" w:ascii="Arial" w:hAnsi="Arial" w:eastAsia="宋体" w:cs="Arial"/>
                  <w:sz w:val="20"/>
                  <w:szCs w:val="20"/>
                  <w:lang w:val="en-US" w:eastAsia="zh-CN"/>
                  <w:rPrChange w:id="6880" w:author="薛媛媛（Grace）" w:date="2025-11-18T13:55:33Z">
                    <w:rPr>
                      <w:rFonts w:hint="eastAsia" w:eastAsia="宋体"/>
                      <w:sz w:val="20"/>
                      <w:szCs w:val="20"/>
                      <w:lang w:val="en-US" w:eastAsia="zh-CN"/>
                    </w:rPr>
                  </w:rPrChange>
                </w:rPr>
                <w:t>No</w:t>
              </w:r>
            </w:ins>
          </w:p>
        </w:tc>
        <w:tc>
          <w:tcPr>
            <w:tcW w:w="3078" w:type="dxa"/>
            <w:shd w:val="clear"/>
            <w:tcMar>
              <w:top w:w="113" w:type="dxa"/>
              <w:bottom w:w="113" w:type="dxa"/>
            </w:tcMar>
            <w:vAlign w:val="top"/>
          </w:tcPr>
          <w:p w14:paraId="247A38C4">
            <w:pPr>
              <w:rPr>
                <w:ins w:id="6882" w:author="薛媛媛（Grace）" w:date="2025-11-18T13:40:30Z"/>
                <w:rFonts w:ascii="Arial" w:hAnsi="Arial" w:cs="Arial" w:eastAsiaTheme="minorHAnsi"/>
                <w:sz w:val="20"/>
                <w:szCs w:val="20"/>
                <w:lang w:val="en-GB" w:eastAsia="en-US" w:bidi="ar-SA"/>
                <w:rPrChange w:id="6883" w:author="薛媛媛（Grace）" w:date="2025-11-18T13:55:33Z">
                  <w:rPr>
                    <w:ins w:id="6884" w:author="薛媛媛（Grace）" w:date="2025-11-18T13:40:30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4ABE2CEF">
            <w:pPr>
              <w:rPr>
                <w:ins w:id="6885" w:author="薛媛媛（Grace）" w:date="2025-11-18T13:40:30Z"/>
                <w:rFonts w:ascii="Arial" w:hAnsi="Arial" w:cs="Arial" w:eastAsiaTheme="minorHAnsi"/>
                <w:sz w:val="20"/>
                <w:szCs w:val="20"/>
                <w:lang w:val="en-GB" w:eastAsia="en-US" w:bidi="ar-SA"/>
                <w:rPrChange w:id="6886" w:author="薛媛媛（Grace）" w:date="2025-11-18T13:55:33Z">
                  <w:rPr>
                    <w:ins w:id="6887" w:author="薛媛媛（Grace）" w:date="2025-11-18T13:40:30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5FEB40AA">
            <w:pPr>
              <w:rPr>
                <w:ins w:id="6888" w:author="薛媛媛（Grace）" w:date="2025-11-18T13:40:30Z"/>
                <w:rFonts w:ascii="Arial" w:hAnsi="Arial" w:cs="Arial" w:eastAsiaTheme="minorHAnsi"/>
                <w:sz w:val="20"/>
                <w:szCs w:val="20"/>
                <w:lang w:val="en-GB" w:eastAsia="en-US" w:bidi="ar-SA"/>
                <w:rPrChange w:id="6889" w:author="薛媛媛（Grace）" w:date="2025-11-18T13:55:33Z">
                  <w:rPr>
                    <w:ins w:id="6890" w:author="薛媛媛（Grace）" w:date="2025-11-18T13:40:30Z"/>
                    <w:rFonts w:ascii="Arial" w:hAnsi="Arial" w:cs="Arial" w:eastAsiaTheme="minorHAnsi"/>
                    <w:sz w:val="20"/>
                    <w:szCs w:val="20"/>
                    <w:lang w:val="en-GB" w:eastAsia="en-US" w:bidi="ar-SA"/>
                  </w:rPr>
                </w:rPrChange>
              </w:rPr>
            </w:pPr>
            <w:ins w:id="6891" w:author="薛媛媛（Grace）" w:date="2025-11-18T13:40:30Z">
              <w:r>
                <w:rPr>
                  <w:rFonts w:ascii="Arial" w:hAnsi="Arial" w:eastAsia="等线" w:cs="Arial"/>
                  <w:sz w:val="20"/>
                  <w:szCs w:val="20"/>
                  <w:lang w:eastAsia="zh-CN"/>
                  <w:rPrChange w:id="6892" w:author="薛媛媛（Grace）" w:date="2025-11-18T13:55:39Z">
                    <w:rPr>
                      <w:rFonts w:ascii="Calibri" w:hAnsi="Calibri" w:eastAsia="等线" w:cs="Calibri"/>
                      <w:sz w:val="20"/>
                      <w:lang w:eastAsia="zh-CN"/>
                    </w:rPr>
                  </w:rPrChange>
                </w:rPr>
                <w:t>Non</w:t>
              </w:r>
            </w:ins>
            <w:ins w:id="6894" w:author="薛媛媛（Grace）" w:date="2025-11-18T13:40:30Z">
              <w:r>
                <w:rPr>
                  <w:rFonts w:hint="default" w:ascii="Arial" w:hAnsi="Arial" w:eastAsia="等线" w:cs="Arial"/>
                  <w:sz w:val="20"/>
                  <w:szCs w:val="20"/>
                  <w:lang w:val="en-US" w:eastAsia="zh-CN"/>
                  <w:rPrChange w:id="6895" w:author="薛媛媛（Grace）" w:date="2025-11-18T13:55:39Z">
                    <w:rPr>
                      <w:rFonts w:hint="eastAsia" w:ascii="Calibri" w:hAnsi="Calibri" w:eastAsia="等线" w:cs="Calibri"/>
                      <w:sz w:val="20"/>
                      <w:lang w:val="en-US" w:eastAsia="zh-CN"/>
                    </w:rPr>
                  </w:rPrChange>
                </w:rPr>
                <w:t>-</w:t>
              </w:r>
            </w:ins>
            <w:ins w:id="6897" w:author="薛媛媛（Grace）" w:date="2025-11-18T13:40:30Z">
              <w:r>
                <w:rPr>
                  <w:rFonts w:ascii="Arial" w:hAnsi="Arial" w:eastAsia="等线" w:cs="Arial"/>
                  <w:sz w:val="20"/>
                  <w:szCs w:val="20"/>
                  <w:lang w:eastAsia="zh-CN"/>
                  <w:rPrChange w:id="6898" w:author="薛媛媛（Grace）" w:date="2025-11-18T13:55:39Z">
                    <w:rPr>
                      <w:rFonts w:ascii="Calibri" w:hAnsi="Calibri" w:eastAsia="等线" w:cs="Calibri"/>
                      <w:sz w:val="20"/>
                      <w:lang w:eastAsia="zh-CN"/>
                    </w:rPr>
                  </w:rPrChange>
                </w:rPr>
                <w:t xml:space="preserve"> sterile device</w:t>
              </w:r>
            </w:ins>
          </w:p>
        </w:tc>
      </w:tr>
      <w:tr w14:paraId="1D57A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37843CA3">
            <w:pPr>
              <w:ind w:left="172"/>
              <w:rPr>
                <w:rFonts w:ascii="Arial" w:hAnsi="Arial" w:cs="Arial"/>
                <w:sz w:val="20"/>
                <w:szCs w:val="20"/>
                <w:lang w:val="en-GB"/>
                <w:rPrChange w:id="6900" w:author="薛媛媛（Grace）" w:date="2025-11-18T13:55:33Z">
                  <w:rPr>
                    <w:sz w:val="20"/>
                    <w:szCs w:val="20"/>
                    <w:lang w:val="en-GB"/>
                  </w:rPr>
                </w:rPrChange>
              </w:rPr>
            </w:pPr>
            <w:r>
              <w:rPr>
                <w:rFonts w:ascii="Arial" w:hAnsi="Arial" w:cs="Arial"/>
                <w:sz w:val="20"/>
                <w:szCs w:val="20"/>
                <w:lang w:val="en-GB"/>
                <w:rPrChange w:id="6901" w:author="薛媛媛（Grace）" w:date="2025-11-18T13:55:33Z">
                  <w:rPr>
                    <w:sz w:val="20"/>
                    <w:szCs w:val="20"/>
                    <w:lang w:val="en-GB"/>
                  </w:rPr>
                </w:rPrChange>
              </w:rPr>
              <w:t>(f)  if the device is intended for clinical investigations, the words ‘exclusively for clinical investigations’,</w:t>
            </w:r>
          </w:p>
        </w:tc>
        <w:tc>
          <w:tcPr>
            <w:tcW w:w="1198" w:type="dxa"/>
            <w:shd w:val="clear"/>
            <w:tcMar>
              <w:top w:w="113" w:type="dxa"/>
              <w:bottom w:w="113" w:type="dxa"/>
            </w:tcMar>
            <w:vAlign w:val="top"/>
          </w:tcPr>
          <w:p w14:paraId="60B74061">
            <w:pPr>
              <w:rPr>
                <w:ins w:id="6902" w:author="薛媛媛（Grace）" w:date="2025-11-18T13:40:32Z"/>
                <w:rFonts w:ascii="Arial" w:hAnsi="Arial" w:cs="Arial" w:eastAsiaTheme="minorHAnsi"/>
                <w:sz w:val="20"/>
                <w:szCs w:val="20"/>
                <w:lang w:val="en-GB" w:eastAsia="en-US" w:bidi="ar-SA"/>
                <w:rPrChange w:id="6903" w:author="薛媛媛（Grace）" w:date="2025-11-18T13:55:33Z">
                  <w:rPr>
                    <w:ins w:id="6904" w:author="薛媛媛（Grace）" w:date="2025-11-18T13:40:32Z"/>
                    <w:rFonts w:ascii="Arial" w:hAnsi="Arial" w:cs="Arial" w:eastAsiaTheme="minorHAnsi"/>
                    <w:sz w:val="20"/>
                    <w:szCs w:val="20"/>
                    <w:lang w:val="en-GB" w:eastAsia="en-US" w:bidi="ar-SA"/>
                  </w:rPr>
                </w:rPrChange>
              </w:rPr>
            </w:pPr>
            <w:ins w:id="6905" w:author="薛媛媛（Grace）" w:date="2025-11-18T13:40:32Z">
              <w:r>
                <w:rPr>
                  <w:rFonts w:hint="default" w:ascii="Arial" w:hAnsi="Arial" w:eastAsia="宋体" w:cs="Arial"/>
                  <w:sz w:val="20"/>
                  <w:szCs w:val="20"/>
                  <w:lang w:val="en-US" w:eastAsia="zh-CN"/>
                  <w:rPrChange w:id="6906" w:author="薛媛媛（Grace）" w:date="2025-11-18T13:55:33Z">
                    <w:rPr>
                      <w:rFonts w:hint="eastAsia" w:eastAsia="宋体"/>
                      <w:sz w:val="20"/>
                      <w:szCs w:val="20"/>
                      <w:lang w:val="en-US" w:eastAsia="zh-CN"/>
                    </w:rPr>
                  </w:rPrChange>
                </w:rPr>
                <w:t>No</w:t>
              </w:r>
            </w:ins>
          </w:p>
        </w:tc>
        <w:tc>
          <w:tcPr>
            <w:tcW w:w="3078" w:type="dxa"/>
            <w:shd w:val="clear"/>
            <w:tcMar>
              <w:top w:w="113" w:type="dxa"/>
              <w:bottom w:w="113" w:type="dxa"/>
            </w:tcMar>
            <w:vAlign w:val="top"/>
          </w:tcPr>
          <w:p w14:paraId="4944E604">
            <w:pPr>
              <w:rPr>
                <w:ins w:id="6908" w:author="薛媛媛（Grace）" w:date="2025-11-18T13:40:32Z"/>
                <w:rFonts w:ascii="Arial" w:hAnsi="Arial" w:cs="Arial" w:eastAsiaTheme="minorHAnsi"/>
                <w:sz w:val="20"/>
                <w:szCs w:val="20"/>
                <w:lang w:val="en-GB" w:eastAsia="en-US" w:bidi="ar-SA"/>
                <w:rPrChange w:id="6909" w:author="薛媛媛（Grace）" w:date="2025-11-18T13:55:33Z">
                  <w:rPr>
                    <w:ins w:id="6910" w:author="薛媛媛（Grace）" w:date="2025-11-18T13:40:32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0B4FC5CC">
            <w:pPr>
              <w:rPr>
                <w:ins w:id="6911" w:author="薛媛媛（Grace）" w:date="2025-11-18T13:40:32Z"/>
                <w:rFonts w:ascii="Arial" w:hAnsi="Arial" w:cs="Arial" w:eastAsiaTheme="minorHAnsi"/>
                <w:sz w:val="20"/>
                <w:szCs w:val="20"/>
                <w:lang w:val="en-GB" w:eastAsia="en-US" w:bidi="ar-SA"/>
                <w:rPrChange w:id="6912" w:author="薛媛媛（Grace）" w:date="2025-11-18T13:55:33Z">
                  <w:rPr>
                    <w:ins w:id="6913" w:author="薛媛媛（Grace）" w:date="2025-11-18T13:40:32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7AFB38B7">
            <w:pPr>
              <w:rPr>
                <w:ins w:id="6914" w:author="薛媛媛（Grace）" w:date="2025-11-18T13:40:32Z"/>
                <w:rFonts w:ascii="Arial" w:hAnsi="Arial" w:cs="Arial" w:eastAsiaTheme="minorHAnsi"/>
                <w:sz w:val="20"/>
                <w:szCs w:val="20"/>
                <w:lang w:val="en-GB" w:eastAsia="en-US" w:bidi="ar-SA"/>
                <w:rPrChange w:id="6915" w:author="薛媛媛（Grace）" w:date="2025-11-18T13:55:33Z">
                  <w:rPr>
                    <w:ins w:id="6916" w:author="薛媛媛（Grace）" w:date="2025-11-18T13:40:32Z"/>
                    <w:rFonts w:ascii="Arial" w:hAnsi="Arial" w:cs="Arial" w:eastAsiaTheme="minorHAnsi"/>
                    <w:sz w:val="20"/>
                    <w:szCs w:val="20"/>
                    <w:lang w:val="en-GB" w:eastAsia="en-US" w:bidi="ar-SA"/>
                  </w:rPr>
                </w:rPrChange>
              </w:rPr>
            </w:pPr>
            <w:ins w:id="6917" w:author="薛媛媛（Grace）" w:date="2025-11-18T13:40:32Z">
              <w:r>
                <w:rPr>
                  <w:rFonts w:ascii="Arial" w:hAnsi="Arial" w:eastAsia="等线" w:cs="Arial"/>
                  <w:sz w:val="20"/>
                  <w:szCs w:val="20"/>
                  <w:lang w:eastAsia="zh-CN"/>
                  <w:rPrChange w:id="6918" w:author="薛媛媛（Grace）" w:date="2025-11-18T13:55:39Z">
                    <w:rPr>
                      <w:rFonts w:ascii="Calibri" w:hAnsi="Calibri" w:eastAsia="等线" w:cs="Calibri"/>
                      <w:sz w:val="20"/>
                      <w:lang w:eastAsia="zh-CN"/>
                    </w:rPr>
                  </w:rPrChange>
                </w:rPr>
                <w:t>Non</w:t>
              </w:r>
            </w:ins>
            <w:ins w:id="6920" w:author="薛媛媛（Grace）" w:date="2025-11-18T13:40:32Z">
              <w:r>
                <w:rPr>
                  <w:rFonts w:hint="default" w:ascii="Arial" w:hAnsi="Arial" w:eastAsia="等线" w:cs="Arial"/>
                  <w:sz w:val="20"/>
                  <w:szCs w:val="20"/>
                  <w:lang w:val="en-US" w:eastAsia="zh-CN"/>
                  <w:rPrChange w:id="6921" w:author="薛媛媛（Grace）" w:date="2025-11-18T13:55:39Z">
                    <w:rPr>
                      <w:rFonts w:hint="eastAsia" w:ascii="Calibri" w:hAnsi="Calibri" w:eastAsia="等线" w:cs="Calibri"/>
                      <w:sz w:val="20"/>
                      <w:lang w:val="en-US" w:eastAsia="zh-CN"/>
                    </w:rPr>
                  </w:rPrChange>
                </w:rPr>
                <w:t>-</w:t>
              </w:r>
            </w:ins>
            <w:ins w:id="6923" w:author="薛媛媛（Grace）" w:date="2025-11-18T13:40:32Z">
              <w:r>
                <w:rPr>
                  <w:rFonts w:ascii="Arial" w:hAnsi="Arial" w:eastAsia="等线" w:cs="Arial"/>
                  <w:sz w:val="20"/>
                  <w:szCs w:val="20"/>
                  <w:lang w:eastAsia="zh-CN"/>
                  <w:rPrChange w:id="6924" w:author="薛媛媛（Grace）" w:date="2025-11-18T13:55:39Z">
                    <w:rPr>
                      <w:rFonts w:ascii="Calibri" w:hAnsi="Calibri" w:eastAsia="等线" w:cs="Calibri"/>
                      <w:sz w:val="20"/>
                      <w:lang w:eastAsia="zh-CN"/>
                    </w:rPr>
                  </w:rPrChange>
                </w:rPr>
                <w:t xml:space="preserve"> sterile device</w:t>
              </w:r>
            </w:ins>
          </w:p>
        </w:tc>
      </w:tr>
      <w:tr w14:paraId="6A4AA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7A4B9950">
            <w:pPr>
              <w:ind w:left="172"/>
              <w:rPr>
                <w:rFonts w:ascii="Arial" w:hAnsi="Arial" w:cs="Arial"/>
                <w:sz w:val="20"/>
                <w:szCs w:val="20"/>
                <w:lang w:val="en-GB"/>
                <w:rPrChange w:id="6926" w:author="薛媛媛（Grace）" w:date="2025-11-18T13:55:33Z">
                  <w:rPr>
                    <w:sz w:val="20"/>
                    <w:szCs w:val="20"/>
                    <w:lang w:val="en-GB"/>
                  </w:rPr>
                </w:rPrChange>
              </w:rPr>
            </w:pPr>
            <w:r>
              <w:rPr>
                <w:rFonts w:ascii="Arial" w:hAnsi="Arial" w:cs="Arial"/>
                <w:sz w:val="20"/>
                <w:szCs w:val="20"/>
                <w:lang w:val="en-GB"/>
                <w:rPrChange w:id="6927" w:author="薛媛媛（Grace）" w:date="2025-11-18T13:55:33Z">
                  <w:rPr>
                    <w:sz w:val="20"/>
                    <w:szCs w:val="20"/>
                    <w:lang w:val="en-GB"/>
                  </w:rPr>
                </w:rPrChange>
              </w:rPr>
              <w:t>(g)  if the device is custom-made, the words ‘custom-made device’,</w:t>
            </w:r>
          </w:p>
        </w:tc>
        <w:tc>
          <w:tcPr>
            <w:tcW w:w="1198" w:type="dxa"/>
            <w:shd w:val="clear"/>
            <w:tcMar>
              <w:top w:w="113" w:type="dxa"/>
              <w:bottom w:w="113" w:type="dxa"/>
            </w:tcMar>
            <w:vAlign w:val="top"/>
          </w:tcPr>
          <w:p w14:paraId="472A2094">
            <w:pPr>
              <w:rPr>
                <w:ins w:id="6928" w:author="薛媛媛（Grace）" w:date="2025-11-18T13:40:34Z"/>
                <w:rFonts w:ascii="Arial" w:hAnsi="Arial" w:cs="Arial" w:eastAsiaTheme="minorHAnsi"/>
                <w:sz w:val="20"/>
                <w:szCs w:val="20"/>
                <w:lang w:val="en-GB" w:eastAsia="en-US" w:bidi="ar-SA"/>
                <w:rPrChange w:id="6929" w:author="薛媛媛（Grace）" w:date="2025-11-18T13:55:33Z">
                  <w:rPr>
                    <w:ins w:id="6930" w:author="薛媛媛（Grace）" w:date="2025-11-18T13:40:34Z"/>
                    <w:rFonts w:ascii="Arial" w:hAnsi="Arial" w:cs="Arial" w:eastAsiaTheme="minorHAnsi"/>
                    <w:sz w:val="20"/>
                    <w:szCs w:val="20"/>
                    <w:lang w:val="en-GB" w:eastAsia="en-US" w:bidi="ar-SA"/>
                  </w:rPr>
                </w:rPrChange>
              </w:rPr>
            </w:pPr>
            <w:ins w:id="6931" w:author="薛媛媛（Grace）" w:date="2025-11-18T13:40:34Z">
              <w:r>
                <w:rPr>
                  <w:rFonts w:hint="default" w:ascii="Arial" w:hAnsi="Arial" w:eastAsia="宋体" w:cs="Arial"/>
                  <w:sz w:val="20"/>
                  <w:szCs w:val="20"/>
                  <w:lang w:val="en-US" w:eastAsia="zh-CN"/>
                  <w:rPrChange w:id="6932" w:author="薛媛媛（Grace）" w:date="2025-11-18T13:55:33Z">
                    <w:rPr>
                      <w:rFonts w:hint="eastAsia" w:eastAsia="宋体"/>
                      <w:sz w:val="20"/>
                      <w:szCs w:val="20"/>
                      <w:lang w:val="en-US" w:eastAsia="zh-CN"/>
                    </w:rPr>
                  </w:rPrChange>
                </w:rPr>
                <w:t>No</w:t>
              </w:r>
            </w:ins>
          </w:p>
        </w:tc>
        <w:tc>
          <w:tcPr>
            <w:tcW w:w="3078" w:type="dxa"/>
            <w:shd w:val="clear"/>
            <w:tcMar>
              <w:top w:w="113" w:type="dxa"/>
              <w:bottom w:w="113" w:type="dxa"/>
            </w:tcMar>
            <w:vAlign w:val="top"/>
          </w:tcPr>
          <w:p w14:paraId="3EF85ED0">
            <w:pPr>
              <w:rPr>
                <w:ins w:id="6934" w:author="薛媛媛（Grace）" w:date="2025-11-18T13:40:34Z"/>
                <w:rFonts w:ascii="Arial" w:hAnsi="Arial" w:cs="Arial" w:eastAsiaTheme="minorHAnsi"/>
                <w:sz w:val="20"/>
                <w:szCs w:val="20"/>
                <w:lang w:val="en-GB" w:eastAsia="en-US" w:bidi="ar-SA"/>
                <w:rPrChange w:id="6935" w:author="薛媛媛（Grace）" w:date="2025-11-18T13:55:33Z">
                  <w:rPr>
                    <w:ins w:id="6936" w:author="薛媛媛（Grace）" w:date="2025-11-18T13:40:34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381C013A">
            <w:pPr>
              <w:rPr>
                <w:ins w:id="6937" w:author="薛媛媛（Grace）" w:date="2025-11-18T13:40:34Z"/>
                <w:rFonts w:ascii="Arial" w:hAnsi="Arial" w:cs="Arial" w:eastAsiaTheme="minorHAnsi"/>
                <w:sz w:val="20"/>
                <w:szCs w:val="20"/>
                <w:lang w:val="en-GB" w:eastAsia="en-US" w:bidi="ar-SA"/>
                <w:rPrChange w:id="6938" w:author="薛媛媛（Grace）" w:date="2025-11-18T13:55:33Z">
                  <w:rPr>
                    <w:ins w:id="6939" w:author="薛媛媛（Grace）" w:date="2025-11-18T13:40:34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207E9387">
            <w:pPr>
              <w:rPr>
                <w:ins w:id="6940" w:author="薛媛媛（Grace）" w:date="2025-11-18T13:40:34Z"/>
                <w:rFonts w:ascii="Arial" w:hAnsi="Arial" w:cs="Arial" w:eastAsiaTheme="minorHAnsi"/>
                <w:sz w:val="20"/>
                <w:szCs w:val="20"/>
                <w:lang w:val="en-GB" w:eastAsia="en-US" w:bidi="ar-SA"/>
                <w:rPrChange w:id="6941" w:author="薛媛媛（Grace）" w:date="2025-11-18T13:55:33Z">
                  <w:rPr>
                    <w:ins w:id="6942" w:author="薛媛媛（Grace）" w:date="2025-11-18T13:40:34Z"/>
                    <w:rFonts w:ascii="Arial" w:hAnsi="Arial" w:cs="Arial" w:eastAsiaTheme="minorHAnsi"/>
                    <w:sz w:val="20"/>
                    <w:szCs w:val="20"/>
                    <w:lang w:val="en-GB" w:eastAsia="en-US" w:bidi="ar-SA"/>
                  </w:rPr>
                </w:rPrChange>
              </w:rPr>
            </w:pPr>
            <w:ins w:id="6943" w:author="薛媛媛（Grace）" w:date="2025-11-18T13:40:34Z">
              <w:r>
                <w:rPr>
                  <w:rFonts w:ascii="Arial" w:hAnsi="Arial" w:eastAsia="等线" w:cs="Arial"/>
                  <w:sz w:val="20"/>
                  <w:szCs w:val="20"/>
                  <w:lang w:eastAsia="zh-CN"/>
                  <w:rPrChange w:id="6944" w:author="薛媛媛（Grace）" w:date="2025-11-18T13:55:39Z">
                    <w:rPr>
                      <w:rFonts w:ascii="Calibri" w:hAnsi="Calibri" w:eastAsia="等线" w:cs="Calibri"/>
                      <w:sz w:val="20"/>
                      <w:lang w:eastAsia="zh-CN"/>
                    </w:rPr>
                  </w:rPrChange>
                </w:rPr>
                <w:t>Non</w:t>
              </w:r>
            </w:ins>
            <w:ins w:id="6946" w:author="薛媛媛（Grace）" w:date="2025-11-18T13:40:34Z">
              <w:r>
                <w:rPr>
                  <w:rFonts w:hint="default" w:ascii="Arial" w:hAnsi="Arial" w:eastAsia="等线" w:cs="Arial"/>
                  <w:sz w:val="20"/>
                  <w:szCs w:val="20"/>
                  <w:lang w:val="en-US" w:eastAsia="zh-CN"/>
                  <w:rPrChange w:id="6947" w:author="薛媛媛（Grace）" w:date="2025-11-18T13:55:39Z">
                    <w:rPr>
                      <w:rFonts w:hint="eastAsia" w:ascii="Calibri" w:hAnsi="Calibri" w:eastAsia="等线" w:cs="Calibri"/>
                      <w:sz w:val="20"/>
                      <w:lang w:val="en-US" w:eastAsia="zh-CN"/>
                    </w:rPr>
                  </w:rPrChange>
                </w:rPr>
                <w:t>-</w:t>
              </w:r>
            </w:ins>
            <w:ins w:id="6949" w:author="薛媛媛（Grace）" w:date="2025-11-18T13:40:34Z">
              <w:r>
                <w:rPr>
                  <w:rFonts w:ascii="Arial" w:hAnsi="Arial" w:eastAsia="等线" w:cs="Arial"/>
                  <w:sz w:val="20"/>
                  <w:szCs w:val="20"/>
                  <w:lang w:eastAsia="zh-CN"/>
                  <w:rPrChange w:id="6950" w:author="薛媛媛（Grace）" w:date="2025-11-18T13:55:39Z">
                    <w:rPr>
                      <w:rFonts w:ascii="Calibri" w:hAnsi="Calibri" w:eastAsia="等线" w:cs="Calibri"/>
                      <w:sz w:val="20"/>
                      <w:lang w:eastAsia="zh-CN"/>
                    </w:rPr>
                  </w:rPrChange>
                </w:rPr>
                <w:t xml:space="preserve"> sterile device</w:t>
              </w:r>
            </w:ins>
          </w:p>
        </w:tc>
      </w:tr>
      <w:tr w14:paraId="4E3B0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11E377BF">
            <w:pPr>
              <w:ind w:left="172"/>
              <w:rPr>
                <w:rFonts w:ascii="Arial" w:hAnsi="Arial" w:cs="Arial"/>
                <w:sz w:val="20"/>
                <w:szCs w:val="20"/>
                <w:lang w:val="en-GB"/>
                <w:rPrChange w:id="6952" w:author="薛媛媛（Grace）" w:date="2025-11-18T13:55:33Z">
                  <w:rPr>
                    <w:sz w:val="20"/>
                    <w:szCs w:val="20"/>
                    <w:lang w:val="en-GB"/>
                  </w:rPr>
                </w:rPrChange>
              </w:rPr>
            </w:pPr>
            <w:r>
              <w:rPr>
                <w:rFonts w:ascii="Arial" w:hAnsi="Arial" w:cs="Arial"/>
                <w:sz w:val="20"/>
                <w:szCs w:val="20"/>
                <w:lang w:val="en-GB"/>
                <w:rPrChange w:id="6953" w:author="薛媛媛（Grace）" w:date="2025-11-18T13:55:33Z">
                  <w:rPr>
                    <w:sz w:val="20"/>
                    <w:szCs w:val="20"/>
                    <w:lang w:val="en-GB"/>
                  </w:rPr>
                </w:rPrChange>
              </w:rPr>
              <w:t>(h)  the month and year of manufacture,</w:t>
            </w:r>
          </w:p>
        </w:tc>
        <w:tc>
          <w:tcPr>
            <w:tcW w:w="1198" w:type="dxa"/>
            <w:shd w:val="clear"/>
            <w:tcMar>
              <w:top w:w="113" w:type="dxa"/>
              <w:bottom w:w="113" w:type="dxa"/>
            </w:tcMar>
            <w:vAlign w:val="top"/>
          </w:tcPr>
          <w:p w14:paraId="10BE0BBC">
            <w:pPr>
              <w:rPr>
                <w:ins w:id="6954" w:author="薛媛媛（Grace）" w:date="2025-11-18T13:40:36Z"/>
                <w:rFonts w:ascii="Arial" w:hAnsi="Arial" w:cs="Arial" w:eastAsiaTheme="minorHAnsi"/>
                <w:sz w:val="20"/>
                <w:szCs w:val="20"/>
                <w:lang w:val="en-GB" w:eastAsia="en-US" w:bidi="ar-SA"/>
                <w:rPrChange w:id="6955" w:author="薛媛媛（Grace）" w:date="2025-11-18T13:55:33Z">
                  <w:rPr>
                    <w:ins w:id="6956" w:author="薛媛媛（Grace）" w:date="2025-11-18T13:40:36Z"/>
                    <w:rFonts w:ascii="Arial" w:hAnsi="Arial" w:cs="Arial" w:eastAsiaTheme="minorHAnsi"/>
                    <w:sz w:val="20"/>
                    <w:szCs w:val="20"/>
                    <w:lang w:val="en-GB" w:eastAsia="en-US" w:bidi="ar-SA"/>
                  </w:rPr>
                </w:rPrChange>
              </w:rPr>
            </w:pPr>
            <w:ins w:id="6957" w:author="薛媛媛（Grace）" w:date="2025-11-18T13:40:36Z">
              <w:r>
                <w:rPr>
                  <w:rFonts w:hint="default" w:ascii="Arial" w:hAnsi="Arial" w:eastAsia="宋体" w:cs="Arial"/>
                  <w:sz w:val="20"/>
                  <w:szCs w:val="20"/>
                  <w:lang w:val="en-US" w:eastAsia="zh-CN"/>
                  <w:rPrChange w:id="6958" w:author="薛媛媛（Grace）" w:date="2025-11-18T13:55:33Z">
                    <w:rPr>
                      <w:rFonts w:hint="eastAsia" w:eastAsia="宋体"/>
                      <w:sz w:val="20"/>
                      <w:szCs w:val="20"/>
                      <w:lang w:val="en-US" w:eastAsia="zh-CN"/>
                    </w:rPr>
                  </w:rPrChange>
                </w:rPr>
                <w:t>No</w:t>
              </w:r>
            </w:ins>
          </w:p>
        </w:tc>
        <w:tc>
          <w:tcPr>
            <w:tcW w:w="3078" w:type="dxa"/>
            <w:shd w:val="clear"/>
            <w:tcMar>
              <w:top w:w="113" w:type="dxa"/>
              <w:bottom w:w="113" w:type="dxa"/>
            </w:tcMar>
            <w:vAlign w:val="top"/>
          </w:tcPr>
          <w:p w14:paraId="1D34C9EC">
            <w:pPr>
              <w:rPr>
                <w:ins w:id="6960" w:author="薛媛媛（Grace）" w:date="2025-11-18T13:40:36Z"/>
                <w:rFonts w:ascii="Arial" w:hAnsi="Arial" w:cs="Arial" w:eastAsiaTheme="minorHAnsi"/>
                <w:sz w:val="20"/>
                <w:szCs w:val="20"/>
                <w:lang w:val="en-GB" w:eastAsia="en-US" w:bidi="ar-SA"/>
                <w:rPrChange w:id="6961" w:author="薛媛媛（Grace）" w:date="2025-11-18T13:55:33Z">
                  <w:rPr>
                    <w:ins w:id="6962" w:author="薛媛媛（Grace）" w:date="2025-11-18T13:40:36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58591EE2">
            <w:pPr>
              <w:rPr>
                <w:ins w:id="6963" w:author="薛媛媛（Grace）" w:date="2025-11-18T13:40:36Z"/>
                <w:rFonts w:ascii="Arial" w:hAnsi="Arial" w:cs="Arial" w:eastAsiaTheme="minorHAnsi"/>
                <w:sz w:val="20"/>
                <w:szCs w:val="20"/>
                <w:lang w:val="en-GB" w:eastAsia="en-US" w:bidi="ar-SA"/>
                <w:rPrChange w:id="6964" w:author="薛媛媛（Grace）" w:date="2025-11-18T13:55:33Z">
                  <w:rPr>
                    <w:ins w:id="6965" w:author="薛媛媛（Grace）" w:date="2025-11-18T13:40:36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0F8C653C">
            <w:pPr>
              <w:rPr>
                <w:ins w:id="6966" w:author="薛媛媛（Grace）" w:date="2025-11-18T13:40:36Z"/>
                <w:rFonts w:ascii="Arial" w:hAnsi="Arial" w:cs="Arial" w:eastAsiaTheme="minorHAnsi"/>
                <w:sz w:val="20"/>
                <w:szCs w:val="20"/>
                <w:lang w:val="en-GB" w:eastAsia="en-US" w:bidi="ar-SA"/>
                <w:rPrChange w:id="6967" w:author="薛媛媛（Grace）" w:date="2025-11-18T13:55:33Z">
                  <w:rPr>
                    <w:ins w:id="6968" w:author="薛媛媛（Grace）" w:date="2025-11-18T13:40:36Z"/>
                    <w:rFonts w:ascii="Arial" w:hAnsi="Arial" w:cs="Arial" w:eastAsiaTheme="minorHAnsi"/>
                    <w:sz w:val="20"/>
                    <w:szCs w:val="20"/>
                    <w:lang w:val="en-GB" w:eastAsia="en-US" w:bidi="ar-SA"/>
                  </w:rPr>
                </w:rPrChange>
              </w:rPr>
            </w:pPr>
            <w:ins w:id="6969" w:author="薛媛媛（Grace）" w:date="2025-11-18T13:40:36Z">
              <w:r>
                <w:rPr>
                  <w:rFonts w:ascii="Arial" w:hAnsi="Arial" w:eastAsia="等线" w:cs="Arial"/>
                  <w:sz w:val="20"/>
                  <w:szCs w:val="20"/>
                  <w:lang w:eastAsia="zh-CN"/>
                  <w:rPrChange w:id="6970" w:author="薛媛媛（Grace）" w:date="2025-11-18T13:55:39Z">
                    <w:rPr>
                      <w:rFonts w:ascii="Calibri" w:hAnsi="Calibri" w:eastAsia="等线" w:cs="Calibri"/>
                      <w:sz w:val="20"/>
                      <w:lang w:eastAsia="zh-CN"/>
                    </w:rPr>
                  </w:rPrChange>
                </w:rPr>
                <w:t>Non</w:t>
              </w:r>
            </w:ins>
            <w:ins w:id="6972" w:author="薛媛媛（Grace）" w:date="2025-11-18T13:40:36Z">
              <w:r>
                <w:rPr>
                  <w:rFonts w:hint="default" w:ascii="Arial" w:hAnsi="Arial" w:eastAsia="等线" w:cs="Arial"/>
                  <w:sz w:val="20"/>
                  <w:szCs w:val="20"/>
                  <w:lang w:val="en-US" w:eastAsia="zh-CN"/>
                  <w:rPrChange w:id="6973" w:author="薛媛媛（Grace）" w:date="2025-11-18T13:55:39Z">
                    <w:rPr>
                      <w:rFonts w:hint="eastAsia" w:ascii="Calibri" w:hAnsi="Calibri" w:eastAsia="等线" w:cs="Calibri"/>
                      <w:sz w:val="20"/>
                      <w:lang w:val="en-US" w:eastAsia="zh-CN"/>
                    </w:rPr>
                  </w:rPrChange>
                </w:rPr>
                <w:t>-</w:t>
              </w:r>
            </w:ins>
            <w:ins w:id="6975" w:author="薛媛媛（Grace）" w:date="2025-11-18T13:40:36Z">
              <w:r>
                <w:rPr>
                  <w:rFonts w:ascii="Arial" w:hAnsi="Arial" w:eastAsia="等线" w:cs="Arial"/>
                  <w:sz w:val="20"/>
                  <w:szCs w:val="20"/>
                  <w:lang w:eastAsia="zh-CN"/>
                  <w:rPrChange w:id="6976" w:author="薛媛媛（Grace）" w:date="2025-11-18T13:55:39Z">
                    <w:rPr>
                      <w:rFonts w:ascii="Calibri" w:hAnsi="Calibri" w:eastAsia="等线" w:cs="Calibri"/>
                      <w:sz w:val="20"/>
                      <w:lang w:eastAsia="zh-CN"/>
                    </w:rPr>
                  </w:rPrChange>
                </w:rPr>
                <w:t xml:space="preserve"> sterile device</w:t>
              </w:r>
            </w:ins>
          </w:p>
        </w:tc>
      </w:tr>
      <w:tr w14:paraId="657E9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69F5E316">
            <w:pPr>
              <w:ind w:left="172"/>
              <w:rPr>
                <w:rFonts w:ascii="Arial" w:hAnsi="Arial" w:cs="Arial"/>
                <w:sz w:val="20"/>
                <w:szCs w:val="20"/>
                <w:lang w:val="en-GB"/>
                <w:rPrChange w:id="6978" w:author="薛媛媛（Grace）" w:date="2025-11-18T13:55:33Z">
                  <w:rPr>
                    <w:sz w:val="20"/>
                    <w:szCs w:val="20"/>
                    <w:lang w:val="en-GB"/>
                  </w:rPr>
                </w:rPrChange>
              </w:rPr>
            </w:pPr>
            <w:r>
              <w:rPr>
                <w:rFonts w:ascii="Arial" w:hAnsi="Arial" w:cs="Arial"/>
                <w:sz w:val="20"/>
                <w:szCs w:val="20"/>
                <w:lang w:val="en-GB"/>
                <w:rPrChange w:id="6979" w:author="薛媛媛（Grace）" w:date="2025-11-18T13:55:33Z">
                  <w:rPr>
                    <w:sz w:val="20"/>
                    <w:szCs w:val="20"/>
                    <w:lang w:val="en-GB"/>
                  </w:rPr>
                </w:rPrChange>
              </w:rPr>
              <w:t>(i)  an unambiguous indication of the time limit for using or implanting the device safely expressed at least in terms of year and month, and</w:t>
            </w:r>
          </w:p>
        </w:tc>
        <w:tc>
          <w:tcPr>
            <w:tcW w:w="1198" w:type="dxa"/>
            <w:shd w:val="clear"/>
            <w:tcMar>
              <w:top w:w="113" w:type="dxa"/>
              <w:bottom w:w="113" w:type="dxa"/>
            </w:tcMar>
            <w:vAlign w:val="top"/>
          </w:tcPr>
          <w:p w14:paraId="17998128">
            <w:pPr>
              <w:rPr>
                <w:ins w:id="6980" w:author="薛媛媛（Grace）" w:date="2025-11-18T13:40:38Z"/>
                <w:rFonts w:ascii="Arial" w:hAnsi="Arial" w:cs="Arial" w:eastAsiaTheme="minorHAnsi"/>
                <w:sz w:val="20"/>
                <w:szCs w:val="20"/>
                <w:lang w:val="en-GB" w:eastAsia="en-US" w:bidi="ar-SA"/>
                <w:rPrChange w:id="6981" w:author="薛媛媛（Grace）" w:date="2025-11-18T13:55:33Z">
                  <w:rPr>
                    <w:ins w:id="6982" w:author="薛媛媛（Grace）" w:date="2025-11-18T13:40:38Z"/>
                    <w:rFonts w:ascii="Arial" w:hAnsi="Arial" w:cs="Arial" w:eastAsiaTheme="minorHAnsi"/>
                    <w:sz w:val="20"/>
                    <w:szCs w:val="20"/>
                    <w:lang w:val="en-GB" w:eastAsia="en-US" w:bidi="ar-SA"/>
                  </w:rPr>
                </w:rPrChange>
              </w:rPr>
            </w:pPr>
            <w:ins w:id="6983" w:author="薛媛媛（Grace）" w:date="2025-11-18T13:40:38Z">
              <w:r>
                <w:rPr>
                  <w:rFonts w:hint="default" w:ascii="Arial" w:hAnsi="Arial" w:eastAsia="宋体" w:cs="Arial"/>
                  <w:sz w:val="20"/>
                  <w:szCs w:val="20"/>
                  <w:lang w:val="en-US" w:eastAsia="zh-CN"/>
                  <w:rPrChange w:id="6984" w:author="薛媛媛（Grace）" w:date="2025-11-18T13:55:33Z">
                    <w:rPr>
                      <w:rFonts w:hint="eastAsia" w:eastAsia="宋体"/>
                      <w:sz w:val="20"/>
                      <w:szCs w:val="20"/>
                      <w:lang w:val="en-US" w:eastAsia="zh-CN"/>
                    </w:rPr>
                  </w:rPrChange>
                </w:rPr>
                <w:t>No</w:t>
              </w:r>
            </w:ins>
          </w:p>
        </w:tc>
        <w:tc>
          <w:tcPr>
            <w:tcW w:w="3078" w:type="dxa"/>
            <w:shd w:val="clear"/>
            <w:tcMar>
              <w:top w:w="113" w:type="dxa"/>
              <w:bottom w:w="113" w:type="dxa"/>
            </w:tcMar>
            <w:vAlign w:val="top"/>
          </w:tcPr>
          <w:p w14:paraId="00BA2769">
            <w:pPr>
              <w:rPr>
                <w:ins w:id="6986" w:author="薛媛媛（Grace）" w:date="2025-11-18T13:40:38Z"/>
                <w:rFonts w:ascii="Arial" w:hAnsi="Arial" w:cs="Arial" w:eastAsiaTheme="minorHAnsi"/>
                <w:sz w:val="20"/>
                <w:szCs w:val="20"/>
                <w:lang w:val="en-GB" w:eastAsia="en-US" w:bidi="ar-SA"/>
                <w:rPrChange w:id="6987" w:author="薛媛媛（Grace）" w:date="2025-11-18T13:55:33Z">
                  <w:rPr>
                    <w:ins w:id="6988" w:author="薛媛媛（Grace）" w:date="2025-11-18T13:40:38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6EDB4A68">
            <w:pPr>
              <w:rPr>
                <w:ins w:id="6989" w:author="薛媛媛（Grace）" w:date="2025-11-18T13:40:38Z"/>
                <w:rFonts w:ascii="Arial" w:hAnsi="Arial" w:cs="Arial" w:eastAsiaTheme="minorHAnsi"/>
                <w:sz w:val="20"/>
                <w:szCs w:val="20"/>
                <w:lang w:val="en-GB" w:eastAsia="en-US" w:bidi="ar-SA"/>
                <w:rPrChange w:id="6990" w:author="薛媛媛（Grace）" w:date="2025-11-18T13:55:33Z">
                  <w:rPr>
                    <w:ins w:id="6991" w:author="薛媛媛（Grace）" w:date="2025-11-18T13:40:38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0A655FB5">
            <w:pPr>
              <w:rPr>
                <w:ins w:id="6992" w:author="薛媛媛（Grace）" w:date="2025-11-18T13:40:38Z"/>
                <w:rFonts w:ascii="Arial" w:hAnsi="Arial" w:cs="Arial" w:eastAsiaTheme="minorHAnsi"/>
                <w:sz w:val="20"/>
                <w:szCs w:val="20"/>
                <w:lang w:val="en-GB" w:eastAsia="en-US" w:bidi="ar-SA"/>
                <w:rPrChange w:id="6993" w:author="薛媛媛（Grace）" w:date="2025-11-18T13:55:33Z">
                  <w:rPr>
                    <w:ins w:id="6994" w:author="薛媛媛（Grace）" w:date="2025-11-18T13:40:38Z"/>
                    <w:rFonts w:ascii="Arial" w:hAnsi="Arial" w:cs="Arial" w:eastAsiaTheme="minorHAnsi"/>
                    <w:sz w:val="20"/>
                    <w:szCs w:val="20"/>
                    <w:lang w:val="en-GB" w:eastAsia="en-US" w:bidi="ar-SA"/>
                  </w:rPr>
                </w:rPrChange>
              </w:rPr>
            </w:pPr>
            <w:ins w:id="6995" w:author="薛媛媛（Grace）" w:date="2025-11-18T13:40:38Z">
              <w:r>
                <w:rPr>
                  <w:rFonts w:ascii="Arial" w:hAnsi="Arial" w:eastAsia="等线" w:cs="Arial"/>
                  <w:sz w:val="20"/>
                  <w:szCs w:val="20"/>
                  <w:lang w:eastAsia="zh-CN"/>
                  <w:rPrChange w:id="6996" w:author="薛媛媛（Grace）" w:date="2025-11-18T13:55:39Z">
                    <w:rPr>
                      <w:rFonts w:ascii="Calibri" w:hAnsi="Calibri" w:eastAsia="等线" w:cs="Calibri"/>
                      <w:sz w:val="20"/>
                      <w:lang w:eastAsia="zh-CN"/>
                    </w:rPr>
                  </w:rPrChange>
                </w:rPr>
                <w:t>Non</w:t>
              </w:r>
            </w:ins>
            <w:ins w:id="6998" w:author="薛媛媛（Grace）" w:date="2025-11-18T13:40:38Z">
              <w:r>
                <w:rPr>
                  <w:rFonts w:hint="default" w:ascii="Arial" w:hAnsi="Arial" w:eastAsia="等线" w:cs="Arial"/>
                  <w:sz w:val="20"/>
                  <w:szCs w:val="20"/>
                  <w:lang w:val="en-US" w:eastAsia="zh-CN"/>
                  <w:rPrChange w:id="6999" w:author="薛媛媛（Grace）" w:date="2025-11-18T13:55:39Z">
                    <w:rPr>
                      <w:rFonts w:hint="eastAsia" w:ascii="Calibri" w:hAnsi="Calibri" w:eastAsia="等线" w:cs="Calibri"/>
                      <w:sz w:val="20"/>
                      <w:lang w:val="en-US" w:eastAsia="zh-CN"/>
                    </w:rPr>
                  </w:rPrChange>
                </w:rPr>
                <w:t>-</w:t>
              </w:r>
            </w:ins>
            <w:ins w:id="7001" w:author="薛媛媛（Grace）" w:date="2025-11-18T13:40:38Z">
              <w:r>
                <w:rPr>
                  <w:rFonts w:ascii="Arial" w:hAnsi="Arial" w:eastAsia="等线" w:cs="Arial"/>
                  <w:sz w:val="20"/>
                  <w:szCs w:val="20"/>
                  <w:lang w:eastAsia="zh-CN"/>
                  <w:rPrChange w:id="7002" w:author="薛媛媛（Grace）" w:date="2025-11-18T13:55:39Z">
                    <w:rPr>
                      <w:rFonts w:ascii="Calibri" w:hAnsi="Calibri" w:eastAsia="等线" w:cs="Calibri"/>
                      <w:sz w:val="20"/>
                      <w:lang w:eastAsia="zh-CN"/>
                    </w:rPr>
                  </w:rPrChange>
                </w:rPr>
                <w:t xml:space="preserve"> sterile device</w:t>
              </w:r>
            </w:ins>
          </w:p>
        </w:tc>
      </w:tr>
      <w:tr w14:paraId="32E0F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1ED18C61">
            <w:pPr>
              <w:ind w:left="172"/>
              <w:rPr>
                <w:rFonts w:ascii="Arial" w:hAnsi="Arial" w:cs="Arial"/>
                <w:sz w:val="20"/>
                <w:szCs w:val="20"/>
                <w:lang w:val="en-GB"/>
                <w:rPrChange w:id="7004" w:author="薛媛媛（Grace）" w:date="2025-11-18T13:55:33Z">
                  <w:rPr>
                    <w:sz w:val="20"/>
                    <w:szCs w:val="20"/>
                    <w:lang w:val="en-GB"/>
                  </w:rPr>
                </w:rPrChange>
              </w:rPr>
            </w:pPr>
            <w:r>
              <w:rPr>
                <w:rFonts w:ascii="Arial" w:hAnsi="Arial" w:cs="Arial"/>
                <w:sz w:val="20"/>
                <w:szCs w:val="20"/>
                <w:lang w:val="en-GB"/>
                <w:rPrChange w:id="7005" w:author="薛媛媛（Grace）" w:date="2025-11-18T13:55:33Z">
                  <w:rPr>
                    <w:sz w:val="20"/>
                    <w:szCs w:val="20"/>
                    <w:lang w:val="en-GB"/>
                  </w:rPr>
                </w:rPrChange>
              </w:rPr>
              <w:t>(j)  an instruction to check the instructions for use for what to do if the sterile packaging is damaged or unintentionally opened before use.</w:t>
            </w:r>
          </w:p>
        </w:tc>
        <w:tc>
          <w:tcPr>
            <w:tcW w:w="1198" w:type="dxa"/>
            <w:shd w:val="clear"/>
            <w:tcMar>
              <w:top w:w="113" w:type="dxa"/>
              <w:bottom w:w="113" w:type="dxa"/>
            </w:tcMar>
            <w:vAlign w:val="top"/>
          </w:tcPr>
          <w:p w14:paraId="7FEA1799">
            <w:pPr>
              <w:rPr>
                <w:ins w:id="7006" w:author="薛媛媛（Grace）" w:date="2025-11-18T13:40:40Z"/>
                <w:rFonts w:ascii="Arial" w:hAnsi="Arial" w:cs="Arial" w:eastAsiaTheme="minorHAnsi"/>
                <w:sz w:val="20"/>
                <w:szCs w:val="20"/>
                <w:lang w:val="en-GB" w:eastAsia="en-US" w:bidi="ar-SA"/>
                <w:rPrChange w:id="7007" w:author="薛媛媛（Grace）" w:date="2025-11-18T13:55:33Z">
                  <w:rPr>
                    <w:ins w:id="7008" w:author="薛媛媛（Grace）" w:date="2025-11-18T13:40:40Z"/>
                    <w:rFonts w:ascii="Arial" w:hAnsi="Arial" w:cs="Arial" w:eastAsiaTheme="minorHAnsi"/>
                    <w:sz w:val="20"/>
                    <w:szCs w:val="20"/>
                    <w:lang w:val="en-GB" w:eastAsia="en-US" w:bidi="ar-SA"/>
                  </w:rPr>
                </w:rPrChange>
              </w:rPr>
            </w:pPr>
            <w:ins w:id="7009" w:author="薛媛媛（Grace）" w:date="2025-11-18T13:40:40Z">
              <w:r>
                <w:rPr>
                  <w:rFonts w:hint="default" w:ascii="Arial" w:hAnsi="Arial" w:eastAsia="宋体" w:cs="Arial"/>
                  <w:sz w:val="20"/>
                  <w:szCs w:val="20"/>
                  <w:lang w:val="en-US" w:eastAsia="zh-CN"/>
                  <w:rPrChange w:id="7010" w:author="薛媛媛（Grace）" w:date="2025-11-18T13:55:33Z">
                    <w:rPr>
                      <w:rFonts w:hint="eastAsia" w:eastAsia="宋体"/>
                      <w:sz w:val="20"/>
                      <w:szCs w:val="20"/>
                      <w:lang w:val="en-US" w:eastAsia="zh-CN"/>
                    </w:rPr>
                  </w:rPrChange>
                </w:rPr>
                <w:t>No</w:t>
              </w:r>
            </w:ins>
          </w:p>
        </w:tc>
        <w:tc>
          <w:tcPr>
            <w:tcW w:w="3078" w:type="dxa"/>
            <w:shd w:val="clear"/>
            <w:tcMar>
              <w:top w:w="113" w:type="dxa"/>
              <w:bottom w:w="113" w:type="dxa"/>
            </w:tcMar>
            <w:vAlign w:val="top"/>
          </w:tcPr>
          <w:p w14:paraId="101F7A3C">
            <w:pPr>
              <w:rPr>
                <w:ins w:id="7012" w:author="薛媛媛（Grace）" w:date="2025-11-18T13:40:40Z"/>
                <w:rFonts w:ascii="Arial" w:hAnsi="Arial" w:cs="Arial" w:eastAsiaTheme="minorHAnsi"/>
                <w:sz w:val="20"/>
                <w:szCs w:val="20"/>
                <w:lang w:val="en-GB" w:eastAsia="en-US" w:bidi="ar-SA"/>
                <w:rPrChange w:id="7013" w:author="薛媛媛（Grace）" w:date="2025-11-18T13:55:33Z">
                  <w:rPr>
                    <w:ins w:id="7014" w:author="薛媛媛（Grace）" w:date="2025-11-18T13:40:40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2037F7E3">
            <w:pPr>
              <w:rPr>
                <w:ins w:id="7015" w:author="薛媛媛（Grace）" w:date="2025-11-18T13:40:40Z"/>
                <w:rFonts w:ascii="Arial" w:hAnsi="Arial" w:cs="Arial" w:eastAsiaTheme="minorHAnsi"/>
                <w:sz w:val="20"/>
                <w:szCs w:val="20"/>
                <w:lang w:val="en-GB" w:eastAsia="en-US" w:bidi="ar-SA"/>
                <w:rPrChange w:id="7016" w:author="薛媛媛（Grace）" w:date="2025-11-18T13:55:33Z">
                  <w:rPr>
                    <w:ins w:id="7017" w:author="薛媛媛（Grace）" w:date="2025-11-18T13:40:40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5FDCD81F">
            <w:pPr>
              <w:rPr>
                <w:ins w:id="7018" w:author="薛媛媛（Grace）" w:date="2025-11-18T13:40:40Z"/>
                <w:rFonts w:ascii="Arial" w:hAnsi="Arial" w:cs="Arial" w:eastAsiaTheme="minorHAnsi"/>
                <w:sz w:val="20"/>
                <w:szCs w:val="20"/>
                <w:lang w:val="en-GB" w:eastAsia="en-US" w:bidi="ar-SA"/>
                <w:rPrChange w:id="7019" w:author="薛媛媛（Grace）" w:date="2025-11-18T13:55:33Z">
                  <w:rPr>
                    <w:ins w:id="7020" w:author="薛媛媛（Grace）" w:date="2025-11-18T13:40:40Z"/>
                    <w:rFonts w:ascii="Arial" w:hAnsi="Arial" w:cs="Arial" w:eastAsiaTheme="minorHAnsi"/>
                    <w:sz w:val="20"/>
                    <w:szCs w:val="20"/>
                    <w:lang w:val="en-GB" w:eastAsia="en-US" w:bidi="ar-SA"/>
                  </w:rPr>
                </w:rPrChange>
              </w:rPr>
            </w:pPr>
            <w:ins w:id="7021" w:author="薛媛媛（Grace）" w:date="2025-11-18T13:40:40Z">
              <w:r>
                <w:rPr>
                  <w:rFonts w:ascii="Arial" w:hAnsi="Arial" w:eastAsia="等线" w:cs="Arial"/>
                  <w:sz w:val="20"/>
                  <w:szCs w:val="20"/>
                  <w:lang w:eastAsia="zh-CN"/>
                  <w:rPrChange w:id="7022" w:author="薛媛媛（Grace）" w:date="2025-11-18T13:55:39Z">
                    <w:rPr>
                      <w:rFonts w:ascii="Calibri" w:hAnsi="Calibri" w:eastAsia="等线" w:cs="Calibri"/>
                      <w:sz w:val="20"/>
                      <w:lang w:eastAsia="zh-CN"/>
                    </w:rPr>
                  </w:rPrChange>
                </w:rPr>
                <w:t>Non</w:t>
              </w:r>
            </w:ins>
            <w:ins w:id="7024" w:author="薛媛媛（Grace）" w:date="2025-11-18T13:40:40Z">
              <w:r>
                <w:rPr>
                  <w:rFonts w:hint="default" w:ascii="Arial" w:hAnsi="Arial" w:eastAsia="等线" w:cs="Arial"/>
                  <w:sz w:val="20"/>
                  <w:szCs w:val="20"/>
                  <w:lang w:val="en-US" w:eastAsia="zh-CN"/>
                  <w:rPrChange w:id="7025" w:author="薛媛媛（Grace）" w:date="2025-11-18T13:55:39Z">
                    <w:rPr>
                      <w:rFonts w:hint="eastAsia" w:ascii="Calibri" w:hAnsi="Calibri" w:eastAsia="等线" w:cs="Calibri"/>
                      <w:sz w:val="20"/>
                      <w:lang w:val="en-US" w:eastAsia="zh-CN"/>
                    </w:rPr>
                  </w:rPrChange>
                </w:rPr>
                <w:t>-</w:t>
              </w:r>
            </w:ins>
            <w:ins w:id="7027" w:author="薛媛媛（Grace）" w:date="2025-11-18T13:40:40Z">
              <w:r>
                <w:rPr>
                  <w:rFonts w:ascii="Arial" w:hAnsi="Arial" w:eastAsia="等线" w:cs="Arial"/>
                  <w:sz w:val="20"/>
                  <w:szCs w:val="20"/>
                  <w:lang w:eastAsia="zh-CN"/>
                  <w:rPrChange w:id="7028" w:author="薛媛媛（Grace）" w:date="2025-11-18T13:55:39Z">
                    <w:rPr>
                      <w:rFonts w:ascii="Calibri" w:hAnsi="Calibri" w:eastAsia="等线" w:cs="Calibri"/>
                      <w:sz w:val="20"/>
                      <w:lang w:eastAsia="zh-CN"/>
                    </w:rPr>
                  </w:rPrChange>
                </w:rPr>
                <w:t xml:space="preserve"> sterile device</w:t>
              </w:r>
            </w:ins>
          </w:p>
        </w:tc>
      </w:tr>
      <w:tr w14:paraId="03E8E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62EEA046">
            <w:pPr>
              <w:rPr>
                <w:rFonts w:ascii="Arial" w:hAnsi="Arial" w:cs="Arial"/>
                <w:sz w:val="20"/>
                <w:szCs w:val="20"/>
                <w:lang w:val="en-GB"/>
                <w:rPrChange w:id="7030" w:author="薛媛媛（Grace）" w:date="2025-11-18T13:55:33Z">
                  <w:rPr>
                    <w:sz w:val="20"/>
                    <w:szCs w:val="20"/>
                    <w:lang w:val="en-GB"/>
                  </w:rPr>
                </w:rPrChange>
              </w:rPr>
            </w:pPr>
            <w:r>
              <w:rPr>
                <w:rFonts w:ascii="Arial" w:hAnsi="Arial" w:cs="Arial"/>
                <w:sz w:val="20"/>
                <w:szCs w:val="20"/>
                <w:lang w:val="en-GB"/>
                <w:rPrChange w:id="7031" w:author="薛媛媛（Grace）" w:date="2025-11-18T13:55:33Z">
                  <w:rPr>
                    <w:sz w:val="20"/>
                    <w:szCs w:val="20"/>
                    <w:lang w:val="en-GB"/>
                  </w:rPr>
                </w:rPrChange>
              </w:rPr>
              <w:t xml:space="preserve">23.4.   Information in the instructions for use </w:t>
            </w:r>
          </w:p>
          <w:p w14:paraId="4402144E">
            <w:pPr>
              <w:rPr>
                <w:rFonts w:ascii="Arial" w:hAnsi="Arial" w:cs="Arial"/>
                <w:sz w:val="20"/>
                <w:szCs w:val="20"/>
                <w:lang w:val="en-GB"/>
                <w:rPrChange w:id="7032" w:author="薛媛媛（Grace）" w:date="2025-11-18T13:55:33Z">
                  <w:rPr>
                    <w:sz w:val="20"/>
                    <w:szCs w:val="20"/>
                    <w:lang w:val="en-GB"/>
                  </w:rPr>
                </w:rPrChange>
              </w:rPr>
            </w:pPr>
            <w:r>
              <w:rPr>
                <w:rFonts w:ascii="Arial" w:hAnsi="Arial" w:cs="Arial"/>
                <w:sz w:val="20"/>
                <w:szCs w:val="20"/>
                <w:lang w:val="en-GB"/>
                <w:rPrChange w:id="7033" w:author="薛媛媛（Grace）" w:date="2025-11-18T13:55:33Z">
                  <w:rPr>
                    <w:sz w:val="20"/>
                    <w:szCs w:val="20"/>
                    <w:lang w:val="en-GB"/>
                  </w:rPr>
                </w:rPrChange>
              </w:rPr>
              <w:t>The instructions for use shall contain all of the following particulars:</w:t>
            </w:r>
          </w:p>
          <w:p w14:paraId="72C8927E">
            <w:pPr>
              <w:ind w:left="172"/>
              <w:rPr>
                <w:rFonts w:ascii="Arial" w:hAnsi="Arial" w:cs="Arial"/>
                <w:sz w:val="20"/>
                <w:szCs w:val="20"/>
                <w:lang w:val="en-GB"/>
                <w:rPrChange w:id="7034" w:author="薛媛媛（Grace）" w:date="2025-11-18T13:55:33Z">
                  <w:rPr>
                    <w:sz w:val="20"/>
                    <w:szCs w:val="20"/>
                    <w:lang w:val="en-GB"/>
                  </w:rPr>
                </w:rPrChange>
              </w:rPr>
            </w:pPr>
            <w:r>
              <w:rPr>
                <w:rFonts w:ascii="Arial" w:hAnsi="Arial" w:cs="Arial"/>
                <w:sz w:val="20"/>
                <w:szCs w:val="20"/>
                <w:lang w:val="en-GB"/>
                <w:rPrChange w:id="7035" w:author="薛媛媛（Grace）" w:date="2025-11-18T13:55:33Z">
                  <w:rPr>
                    <w:sz w:val="20"/>
                    <w:szCs w:val="20"/>
                    <w:lang w:val="en-GB"/>
                  </w:rPr>
                </w:rPrChange>
              </w:rPr>
              <w:t>(a)  the particulars referred to in points (a), (c), (e), (f), (k), (l), (n) and (r) of Section 23.2;</w:t>
            </w:r>
          </w:p>
        </w:tc>
        <w:tc>
          <w:tcPr>
            <w:tcW w:w="1198" w:type="dxa"/>
            <w:shd w:val="clear" w:color="auto" w:fill="auto"/>
            <w:tcMar>
              <w:top w:w="113" w:type="dxa"/>
              <w:bottom w:w="113" w:type="dxa"/>
            </w:tcMar>
            <w:vAlign w:val="top"/>
          </w:tcPr>
          <w:p w14:paraId="494E2689">
            <w:pPr>
              <w:rPr>
                <w:ins w:id="7036" w:author="薛媛媛（Grace）" w:date="2025-11-18T13:42:10Z"/>
                <w:rFonts w:hint="default" w:ascii="Arial" w:hAnsi="Arial" w:eastAsia="宋体" w:cs="Arial"/>
                <w:sz w:val="20"/>
                <w:szCs w:val="20"/>
                <w:lang w:val="en-GB" w:eastAsia="zh-CN" w:bidi="ar-SA"/>
                <w:rPrChange w:id="7037" w:author="薛媛媛（Grace）" w:date="2025-11-18T13:55:33Z">
                  <w:rPr>
                    <w:ins w:id="7038" w:author="薛媛媛（Grace）" w:date="2025-11-18T13:42:10Z"/>
                    <w:rFonts w:hint="default" w:ascii="Arial" w:hAnsi="Arial" w:eastAsia="宋体" w:cs="Arial"/>
                    <w:sz w:val="20"/>
                    <w:szCs w:val="20"/>
                    <w:lang w:val="en-GB" w:eastAsia="zh-CN" w:bidi="ar-SA"/>
                  </w:rPr>
                </w:rPrChange>
              </w:rPr>
            </w:pPr>
            <w:ins w:id="7039" w:author="薛媛媛（Grace）" w:date="2025-11-18T13:42:10Z">
              <w:r>
                <w:rPr>
                  <w:rFonts w:hint="default" w:ascii="Arial" w:hAnsi="Arial" w:cs="Arial" w:eastAsiaTheme="minorHAnsi"/>
                  <w:sz w:val="20"/>
                  <w:szCs w:val="20"/>
                  <w:lang w:val="en-GB" w:eastAsia="zh-CN"/>
                  <w:rPrChange w:id="7040"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29C1BE8F">
            <w:pPr>
              <w:rPr>
                <w:ins w:id="7042" w:author="薛媛媛（Grace）" w:date="2025-11-18T13:42:10Z"/>
                <w:rFonts w:hint="default" w:ascii="Arial" w:hAnsi="Arial" w:cs="Arial"/>
                <w:sz w:val="20"/>
                <w:szCs w:val="20"/>
                <w:lang w:val="en-GB" w:eastAsia="zh-CN"/>
                <w:rPrChange w:id="7043" w:author="薛媛媛（Grace）" w:date="2025-11-18T13:55:39Z">
                  <w:rPr>
                    <w:ins w:id="7044" w:author="薛媛媛（Grace）" w:date="2025-11-18T13:42:10Z"/>
                    <w:rFonts w:hint="eastAsia" w:ascii="Arial" w:hAnsi="Arial" w:cs="Arial"/>
                    <w:sz w:val="22"/>
                    <w:szCs w:val="22"/>
                    <w:lang w:val="en-GB" w:eastAsia="zh-CN"/>
                  </w:rPr>
                </w:rPrChange>
              </w:rPr>
            </w:pPr>
            <w:ins w:id="7045" w:author="薛媛媛（Grace）" w:date="2025-11-18T13:42:10Z">
              <w:r>
                <w:rPr>
                  <w:rFonts w:hint="default" w:ascii="Arial" w:hAnsi="Arial" w:cs="Arial"/>
                  <w:sz w:val="20"/>
                  <w:szCs w:val="20"/>
                  <w:lang w:val="en-GB" w:eastAsia="zh-CN"/>
                  <w:rPrChange w:id="7046" w:author="薛媛媛（Grace）" w:date="2025-11-18T13:55:39Z">
                    <w:rPr>
                      <w:rFonts w:hint="eastAsia" w:ascii="Arial" w:hAnsi="Arial" w:cs="Arial"/>
                      <w:sz w:val="22"/>
                      <w:szCs w:val="22"/>
                      <w:lang w:val="en-GB" w:eastAsia="zh-CN"/>
                    </w:rPr>
                  </w:rPrChange>
                </w:rPr>
                <w:t>EN ISO 15223-1</w:t>
              </w:r>
            </w:ins>
          </w:p>
          <w:p w14:paraId="0CEE7737">
            <w:pPr>
              <w:rPr>
                <w:ins w:id="7048" w:author="薛媛媛（Grace）" w:date="2025-11-18T13:42:10Z"/>
                <w:rFonts w:hint="default" w:ascii="Arial" w:hAnsi="Arial" w:cs="Arial"/>
                <w:sz w:val="20"/>
                <w:szCs w:val="20"/>
                <w:lang w:val="en-GB" w:eastAsia="zh-CN"/>
                <w:rPrChange w:id="7049" w:author="薛媛媛（Grace）" w:date="2025-11-18T13:55:39Z">
                  <w:rPr>
                    <w:ins w:id="7050" w:author="薛媛媛（Grace）" w:date="2025-11-18T13:42:10Z"/>
                    <w:rFonts w:hint="eastAsia" w:ascii="Arial" w:hAnsi="Arial" w:cs="Arial"/>
                    <w:sz w:val="22"/>
                    <w:szCs w:val="22"/>
                    <w:lang w:val="en-GB" w:eastAsia="zh-CN"/>
                  </w:rPr>
                </w:rPrChange>
              </w:rPr>
            </w:pPr>
            <w:ins w:id="7051" w:author="薛媛媛（Grace）" w:date="2025-11-18T13:42:10Z">
              <w:r>
                <w:rPr>
                  <w:rFonts w:hint="default" w:ascii="Arial" w:hAnsi="Arial" w:cs="Arial"/>
                  <w:sz w:val="20"/>
                  <w:szCs w:val="20"/>
                  <w:lang w:val="en-GB" w:eastAsia="zh-CN"/>
                  <w:rPrChange w:id="7052" w:author="薛媛媛（Grace）" w:date="2025-11-18T13:55:39Z">
                    <w:rPr>
                      <w:rFonts w:hint="eastAsia" w:ascii="Arial" w:hAnsi="Arial" w:cs="Arial"/>
                      <w:sz w:val="22"/>
                      <w:szCs w:val="22"/>
                      <w:lang w:val="en-GB" w:eastAsia="zh-CN"/>
                    </w:rPr>
                  </w:rPrChange>
                </w:rPr>
                <w:t>EN ISO 20417</w:t>
              </w:r>
            </w:ins>
          </w:p>
          <w:p w14:paraId="208449A2">
            <w:pPr>
              <w:rPr>
                <w:ins w:id="7054" w:author="薛媛媛（Grace）" w:date="2025-11-18T13:42:10Z"/>
                <w:rFonts w:hint="default" w:ascii="Arial" w:hAnsi="Arial" w:cs="Arial" w:eastAsiaTheme="minorHAnsi"/>
                <w:sz w:val="20"/>
                <w:szCs w:val="20"/>
                <w:lang w:val="en-GB" w:eastAsia="zh-CN"/>
                <w:rPrChange w:id="7055" w:author="薛媛媛（Grace）" w:date="2025-11-18T13:55:39Z">
                  <w:rPr>
                    <w:ins w:id="7056" w:author="薛媛媛（Grace）" w:date="2025-11-18T13:42:10Z"/>
                    <w:rFonts w:hint="eastAsia" w:eastAsiaTheme="minorHAnsi"/>
                    <w:sz w:val="22"/>
                    <w:szCs w:val="22"/>
                    <w:lang w:val="en-GB" w:eastAsia="zh-CN"/>
                  </w:rPr>
                </w:rPrChange>
              </w:rPr>
            </w:pPr>
            <w:ins w:id="7057" w:author="薛媛媛（Grace）" w:date="2025-11-18T13:42:10Z">
              <w:r>
                <w:rPr>
                  <w:rFonts w:hint="default" w:ascii="Arial" w:hAnsi="Arial" w:cs="Arial" w:eastAsiaTheme="minorHAnsi"/>
                  <w:sz w:val="20"/>
                  <w:szCs w:val="20"/>
                  <w:lang w:val="en-GB" w:eastAsia="zh-CN"/>
                  <w:rPrChange w:id="7058" w:author="薛媛媛（Grace）" w:date="2025-11-18T13:55:39Z">
                    <w:rPr>
                      <w:rFonts w:hint="eastAsia" w:eastAsiaTheme="minorHAnsi"/>
                      <w:sz w:val="22"/>
                      <w:szCs w:val="22"/>
                      <w:lang w:val="en-GB" w:eastAsia="zh-CN"/>
                    </w:rPr>
                  </w:rPrChange>
                </w:rPr>
                <w:t>EN ISO 11608-1</w:t>
              </w:r>
            </w:ins>
          </w:p>
          <w:p w14:paraId="5741CC2E">
            <w:pPr>
              <w:rPr>
                <w:ins w:id="7060" w:author="薛媛媛（Grace）" w:date="2025-11-18T13:42:10Z"/>
                <w:rFonts w:hint="default" w:ascii="Arial" w:hAnsi="Arial" w:cs="Arial"/>
                <w:sz w:val="20"/>
                <w:szCs w:val="20"/>
                <w:lang w:val="en-GB" w:eastAsia="zh-CN"/>
                <w:rPrChange w:id="7061" w:author="薛媛媛（Grace）" w:date="2025-11-18T13:55:39Z">
                  <w:rPr>
                    <w:ins w:id="7062" w:author="薛媛媛（Grace）" w:date="2025-11-18T13:42:10Z"/>
                    <w:rFonts w:hint="eastAsia" w:ascii="Arial" w:hAnsi="Arial" w:cs="Arial"/>
                    <w:sz w:val="22"/>
                    <w:szCs w:val="22"/>
                    <w:lang w:val="en-GB" w:eastAsia="zh-CN"/>
                  </w:rPr>
                </w:rPrChange>
              </w:rPr>
            </w:pPr>
          </w:p>
          <w:p w14:paraId="7336954D">
            <w:pPr>
              <w:rPr>
                <w:ins w:id="7063" w:author="薛媛媛（Grace）" w:date="2025-11-18T13:42:10Z"/>
                <w:rFonts w:ascii="Arial" w:hAnsi="Arial" w:cs="Arial" w:eastAsiaTheme="minorHAnsi"/>
                <w:sz w:val="20"/>
                <w:szCs w:val="20"/>
                <w:lang w:val="en-GB" w:eastAsia="en-US" w:bidi="ar-SA"/>
                <w:rPrChange w:id="7064" w:author="薛媛媛（Grace）" w:date="2025-11-18T13:55:33Z">
                  <w:rPr>
                    <w:ins w:id="7065" w:author="薛媛媛（Grace）" w:date="2025-11-18T13:42:10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3FEC7940">
            <w:pPr>
              <w:rPr>
                <w:ins w:id="7066" w:author="薛媛媛（Grace）" w:date="2025-11-18T13:42:10Z"/>
                <w:rFonts w:hint="default" w:ascii="Arial" w:hAnsi="Arial" w:cs="Arial" w:eastAsiaTheme="minorHAnsi"/>
                <w:sz w:val="20"/>
                <w:szCs w:val="20"/>
                <w:lang w:val="en-GB" w:eastAsia="zh-CN"/>
                <w:rPrChange w:id="7067" w:author="薛媛媛（Grace）" w:date="2025-11-18T13:55:39Z">
                  <w:rPr>
                    <w:ins w:id="7068" w:author="薛媛媛（Grace）" w:date="2025-11-18T13:42:10Z"/>
                    <w:rFonts w:hint="eastAsia" w:ascii="Arial" w:hAnsi="Arial" w:cs="Arial" w:eastAsiaTheme="minorHAnsi"/>
                    <w:sz w:val="22"/>
                    <w:szCs w:val="22"/>
                    <w:lang w:val="en-GB" w:eastAsia="zh-CN"/>
                  </w:rPr>
                </w:rPrChange>
              </w:rPr>
            </w:pPr>
            <w:ins w:id="7069" w:author="薛媛媛（Grace）" w:date="2025-11-18T13:42:10Z">
              <w:r>
                <w:rPr>
                  <w:rFonts w:hint="default" w:ascii="Arial" w:hAnsi="Arial" w:cs="Arial" w:eastAsiaTheme="minorHAnsi"/>
                  <w:sz w:val="20"/>
                  <w:szCs w:val="20"/>
                  <w:lang w:val="en-GB" w:eastAsia="zh-CN"/>
                  <w:rPrChange w:id="7070" w:author="薛媛媛（Grace）" w:date="2025-11-18T13:55:39Z">
                    <w:rPr>
                      <w:rFonts w:hint="eastAsia" w:ascii="Arial" w:hAnsi="Arial" w:cs="Arial" w:eastAsiaTheme="minorHAnsi"/>
                      <w:sz w:val="22"/>
                      <w:szCs w:val="22"/>
                      <w:lang w:val="en-GB" w:eastAsia="zh-CN"/>
                    </w:rPr>
                  </w:rPrChange>
                </w:rPr>
                <w:t xml:space="preserve">Label </w:t>
              </w:r>
            </w:ins>
          </w:p>
          <w:p w14:paraId="77D9F3C8">
            <w:pPr>
              <w:rPr>
                <w:ins w:id="7072" w:author="薛媛媛（Grace）" w:date="2025-11-18T13:42:10Z"/>
                <w:rFonts w:hint="default" w:ascii="Arial" w:hAnsi="Arial" w:cs="Arial" w:eastAsiaTheme="minorHAnsi"/>
                <w:sz w:val="20"/>
                <w:szCs w:val="20"/>
                <w:lang w:val="en-GB" w:eastAsia="zh-CN"/>
                <w:rPrChange w:id="7073" w:author="薛媛媛（Grace）" w:date="2025-11-18T13:55:39Z">
                  <w:rPr>
                    <w:ins w:id="7074" w:author="薛媛媛（Grace）" w:date="2025-11-18T13:42:10Z"/>
                    <w:rFonts w:hint="default" w:ascii="Arial" w:hAnsi="Arial" w:cs="Arial" w:eastAsiaTheme="minorHAnsi"/>
                    <w:sz w:val="22"/>
                    <w:szCs w:val="22"/>
                    <w:lang w:val="en-GB" w:eastAsia="zh-CN"/>
                  </w:rPr>
                </w:rPrChange>
              </w:rPr>
            </w:pPr>
            <w:ins w:id="7075" w:author="薛媛媛（Grace）" w:date="2025-11-18T13:42:10Z">
              <w:r>
                <w:rPr>
                  <w:rFonts w:hint="default" w:ascii="Arial" w:hAnsi="Arial" w:cs="Arial" w:eastAsiaTheme="minorHAnsi"/>
                  <w:sz w:val="20"/>
                  <w:szCs w:val="20"/>
                  <w:lang w:val="en-GB" w:eastAsia="zh-CN"/>
                  <w:rPrChange w:id="7076" w:author="薛媛媛（Grace）" w:date="2025-11-18T13:55:39Z">
                    <w:rPr>
                      <w:rFonts w:hint="default" w:ascii="Arial" w:hAnsi="Arial" w:cs="Arial" w:eastAsiaTheme="minorHAnsi"/>
                      <w:sz w:val="22"/>
                      <w:szCs w:val="22"/>
                      <w:lang w:val="en-GB" w:eastAsia="zh-CN"/>
                    </w:rPr>
                  </w:rPrChange>
                </w:rPr>
                <w:t>Instruction For Use</w:t>
              </w:r>
            </w:ins>
          </w:p>
          <w:p w14:paraId="2A9DAC69">
            <w:pPr>
              <w:rPr>
                <w:ins w:id="7078" w:author="薛媛媛（Grace）" w:date="2025-11-18T13:42:10Z"/>
                <w:rFonts w:hint="default" w:ascii="Arial" w:hAnsi="Arial" w:cs="Arial" w:eastAsiaTheme="minorHAnsi"/>
                <w:sz w:val="20"/>
                <w:szCs w:val="20"/>
                <w:lang w:val="en-GB" w:eastAsia="zh-CN"/>
                <w:rPrChange w:id="7079" w:author="薛媛媛（Grace）" w:date="2025-11-18T13:55:39Z">
                  <w:rPr>
                    <w:ins w:id="7080" w:author="薛媛媛（Grace）" w:date="2025-11-18T13:42:10Z"/>
                    <w:rFonts w:hint="eastAsia" w:ascii="Arial" w:hAnsi="Arial" w:cs="Arial" w:eastAsiaTheme="minorHAnsi"/>
                    <w:sz w:val="22"/>
                    <w:szCs w:val="22"/>
                    <w:lang w:val="en-GB" w:eastAsia="zh-CN"/>
                  </w:rPr>
                </w:rPrChange>
              </w:rPr>
            </w:pPr>
          </w:p>
          <w:p w14:paraId="602954BD">
            <w:pPr>
              <w:rPr>
                <w:ins w:id="7081" w:author="薛媛媛（Grace）" w:date="2025-11-18T13:42:10Z"/>
                <w:rFonts w:hint="default" w:ascii="Arial" w:hAnsi="Arial" w:cs="Arial" w:eastAsiaTheme="minorHAnsi"/>
                <w:sz w:val="20"/>
                <w:szCs w:val="20"/>
                <w:lang w:val="en-US" w:eastAsia="zh-CN"/>
                <w:rPrChange w:id="7082" w:author="薛媛媛（Grace）" w:date="2025-11-18T13:55:39Z">
                  <w:rPr>
                    <w:ins w:id="7083" w:author="薛媛媛（Grace）" w:date="2025-11-18T13:42:10Z"/>
                    <w:rFonts w:hint="eastAsia" w:ascii="Arial" w:hAnsi="Arial" w:cs="Arial" w:eastAsiaTheme="minorHAnsi"/>
                    <w:sz w:val="22"/>
                    <w:szCs w:val="22"/>
                    <w:lang w:val="en-US" w:eastAsia="zh-CN"/>
                  </w:rPr>
                </w:rPrChange>
              </w:rPr>
            </w:pPr>
          </w:p>
          <w:p w14:paraId="504C64E7">
            <w:pPr>
              <w:rPr>
                <w:ins w:id="7084" w:author="薛媛媛（Grace）" w:date="2025-11-18T13:42:10Z"/>
                <w:rFonts w:hint="default" w:ascii="Arial" w:hAnsi="Arial" w:cs="Arial" w:eastAsiaTheme="minorEastAsia"/>
                <w:color w:val="auto"/>
                <w:sz w:val="20"/>
                <w:szCs w:val="20"/>
                <w:lang w:val="en-US" w:eastAsia="zh-CN"/>
                <w:rPrChange w:id="7085" w:author="薛媛媛（Grace）" w:date="2025-11-18T13:55:39Z">
                  <w:rPr>
                    <w:ins w:id="7086" w:author="薛媛媛（Grace）" w:date="2025-11-18T13:42:10Z"/>
                    <w:rFonts w:hint="default" w:cs="Arial" w:eastAsiaTheme="minorEastAsia"/>
                    <w:color w:val="auto"/>
                    <w:sz w:val="22"/>
                    <w:szCs w:val="22"/>
                    <w:lang w:val="en-US" w:eastAsia="zh-CN"/>
                  </w:rPr>
                </w:rPrChange>
              </w:rPr>
            </w:pPr>
          </w:p>
          <w:p w14:paraId="1AC311FA">
            <w:pPr>
              <w:rPr>
                <w:ins w:id="7087" w:author="薛媛媛（Grace）" w:date="2025-11-18T13:42:10Z"/>
                <w:rFonts w:ascii="Arial" w:hAnsi="Arial" w:cs="Arial" w:eastAsiaTheme="minorHAnsi"/>
                <w:sz w:val="20"/>
                <w:szCs w:val="20"/>
                <w:lang w:val="en-GB" w:eastAsia="en-US" w:bidi="ar-SA"/>
                <w:rPrChange w:id="7088" w:author="薛媛媛（Grace）" w:date="2025-11-18T13:55:33Z">
                  <w:rPr>
                    <w:ins w:id="7089" w:author="薛媛媛（Grace）" w:date="2025-11-18T13:42:10Z"/>
                    <w:rFonts w:ascii="Arial" w:hAnsi="Arial" w:cs="Arial" w:eastAsiaTheme="minorHAnsi"/>
                    <w:sz w:val="20"/>
                    <w:szCs w:val="20"/>
                    <w:lang w:val="en-GB" w:eastAsia="en-US" w:bidi="ar-SA"/>
                  </w:rPr>
                </w:rPrChange>
              </w:rPr>
            </w:pPr>
          </w:p>
        </w:tc>
        <w:tc>
          <w:tcPr>
            <w:tcW w:w="3078" w:type="dxa"/>
            <w:tcMar>
              <w:top w:w="113" w:type="dxa"/>
              <w:bottom w:w="113" w:type="dxa"/>
            </w:tcMar>
          </w:tcPr>
          <w:p w14:paraId="3D2D0347">
            <w:pPr>
              <w:rPr>
                <w:rFonts w:ascii="Arial" w:hAnsi="Arial" w:cs="Arial"/>
                <w:sz w:val="20"/>
                <w:szCs w:val="20"/>
                <w:lang w:val="en-GB"/>
                <w:rPrChange w:id="7090" w:author="薛媛媛（Grace）" w:date="2025-11-18T13:55:33Z">
                  <w:rPr>
                    <w:sz w:val="20"/>
                    <w:szCs w:val="20"/>
                    <w:lang w:val="en-GB"/>
                  </w:rPr>
                </w:rPrChange>
              </w:rPr>
            </w:pPr>
          </w:p>
        </w:tc>
      </w:tr>
      <w:tr w14:paraId="07BD1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3F7CFEF1">
            <w:pPr>
              <w:ind w:left="172"/>
              <w:rPr>
                <w:rFonts w:ascii="Arial" w:hAnsi="Arial" w:cs="Arial"/>
                <w:sz w:val="20"/>
                <w:szCs w:val="20"/>
                <w:lang w:val="en-GB"/>
                <w:rPrChange w:id="7091" w:author="薛媛媛（Grace）" w:date="2025-11-18T13:55:33Z">
                  <w:rPr>
                    <w:sz w:val="20"/>
                    <w:szCs w:val="20"/>
                    <w:lang w:val="en-GB"/>
                  </w:rPr>
                </w:rPrChange>
              </w:rPr>
            </w:pPr>
            <w:r>
              <w:rPr>
                <w:rFonts w:ascii="Arial" w:hAnsi="Arial" w:cs="Arial"/>
                <w:sz w:val="20"/>
                <w:szCs w:val="20"/>
                <w:lang w:val="en-GB"/>
                <w:rPrChange w:id="7092" w:author="薛媛媛（Grace）" w:date="2025-11-18T13:55:33Z">
                  <w:rPr>
                    <w:sz w:val="20"/>
                    <w:szCs w:val="20"/>
                    <w:lang w:val="en-GB"/>
                  </w:rPr>
                </w:rPrChange>
              </w:rPr>
              <w:t>(b)  the device's intended purpose with a clear specification of indications, contra-indications, the patient target group or groups, and of the intended users, as appropriate;</w:t>
            </w:r>
          </w:p>
        </w:tc>
        <w:tc>
          <w:tcPr>
            <w:tcW w:w="1198" w:type="dxa"/>
            <w:shd w:val="clear" w:color="auto" w:fill="auto"/>
            <w:tcMar>
              <w:top w:w="113" w:type="dxa"/>
              <w:bottom w:w="113" w:type="dxa"/>
            </w:tcMar>
            <w:vAlign w:val="top"/>
          </w:tcPr>
          <w:p w14:paraId="5F147637">
            <w:pPr>
              <w:rPr>
                <w:ins w:id="7093" w:author="薛媛媛（Grace）" w:date="2025-11-18T13:42:22Z"/>
                <w:rFonts w:hint="default" w:ascii="Arial" w:hAnsi="Arial" w:eastAsia="宋体" w:cs="Arial"/>
                <w:sz w:val="20"/>
                <w:szCs w:val="20"/>
                <w:lang w:val="en-GB" w:eastAsia="zh-CN" w:bidi="ar-SA"/>
                <w:rPrChange w:id="7094" w:author="薛媛媛（Grace）" w:date="2025-11-18T13:55:33Z">
                  <w:rPr>
                    <w:ins w:id="7095" w:author="薛媛媛（Grace）" w:date="2025-11-18T13:42:22Z"/>
                    <w:rFonts w:hint="default" w:ascii="Arial" w:hAnsi="Arial" w:eastAsia="宋体" w:cs="Arial"/>
                    <w:sz w:val="20"/>
                    <w:szCs w:val="20"/>
                    <w:lang w:val="en-GB" w:eastAsia="zh-CN" w:bidi="ar-SA"/>
                  </w:rPr>
                </w:rPrChange>
              </w:rPr>
            </w:pPr>
            <w:ins w:id="7096" w:author="薛媛媛（Grace）" w:date="2025-11-18T13:42:22Z">
              <w:r>
                <w:rPr>
                  <w:rFonts w:hint="default" w:ascii="Arial" w:hAnsi="Arial" w:cs="Arial" w:eastAsiaTheme="minorHAnsi"/>
                  <w:sz w:val="20"/>
                  <w:szCs w:val="20"/>
                  <w:lang w:val="en-GB" w:eastAsia="zh-CN"/>
                  <w:rPrChange w:id="7097"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5A02C8B9">
            <w:pPr>
              <w:rPr>
                <w:ins w:id="7099" w:author="薛媛媛（Grace）" w:date="2025-11-18T13:42:22Z"/>
                <w:rFonts w:hint="default" w:ascii="Arial" w:hAnsi="Arial" w:cs="Arial"/>
                <w:sz w:val="20"/>
                <w:szCs w:val="20"/>
                <w:lang w:val="en-GB" w:eastAsia="zh-CN"/>
                <w:rPrChange w:id="7100" w:author="薛媛媛（Grace）" w:date="2025-11-18T13:55:39Z">
                  <w:rPr>
                    <w:ins w:id="7101" w:author="薛媛媛（Grace）" w:date="2025-11-18T13:42:22Z"/>
                    <w:rFonts w:hint="eastAsia" w:ascii="Arial" w:hAnsi="Arial" w:cs="Arial"/>
                    <w:sz w:val="22"/>
                    <w:szCs w:val="22"/>
                    <w:lang w:val="en-GB" w:eastAsia="zh-CN"/>
                  </w:rPr>
                </w:rPrChange>
              </w:rPr>
            </w:pPr>
            <w:ins w:id="7102" w:author="薛媛媛（Grace）" w:date="2025-11-18T13:42:22Z">
              <w:r>
                <w:rPr>
                  <w:rFonts w:hint="default" w:ascii="Arial" w:hAnsi="Arial" w:cs="Arial"/>
                  <w:sz w:val="20"/>
                  <w:szCs w:val="20"/>
                  <w:lang w:val="en-GB" w:eastAsia="zh-CN"/>
                  <w:rPrChange w:id="7103" w:author="薛媛媛（Grace）" w:date="2025-11-18T13:55:39Z">
                    <w:rPr>
                      <w:rFonts w:hint="eastAsia" w:ascii="Arial" w:hAnsi="Arial" w:cs="Arial"/>
                      <w:sz w:val="22"/>
                      <w:szCs w:val="22"/>
                      <w:lang w:val="en-GB" w:eastAsia="zh-CN"/>
                    </w:rPr>
                  </w:rPrChange>
                </w:rPr>
                <w:t>EN ISO 15223-1</w:t>
              </w:r>
            </w:ins>
          </w:p>
          <w:p w14:paraId="57AB4395">
            <w:pPr>
              <w:rPr>
                <w:ins w:id="7105" w:author="薛媛媛（Grace）" w:date="2025-11-18T13:42:22Z"/>
                <w:rFonts w:hint="default" w:ascii="Arial" w:hAnsi="Arial" w:cs="Arial"/>
                <w:sz w:val="20"/>
                <w:szCs w:val="20"/>
                <w:lang w:val="en-GB" w:eastAsia="zh-CN"/>
                <w:rPrChange w:id="7106" w:author="薛媛媛（Grace）" w:date="2025-11-18T13:55:39Z">
                  <w:rPr>
                    <w:ins w:id="7107" w:author="薛媛媛（Grace）" w:date="2025-11-18T13:42:22Z"/>
                    <w:rFonts w:hint="eastAsia" w:ascii="Arial" w:hAnsi="Arial" w:cs="Arial"/>
                    <w:sz w:val="22"/>
                    <w:szCs w:val="22"/>
                    <w:lang w:val="en-GB" w:eastAsia="zh-CN"/>
                  </w:rPr>
                </w:rPrChange>
              </w:rPr>
            </w:pPr>
            <w:ins w:id="7108" w:author="薛媛媛（Grace）" w:date="2025-11-18T13:42:22Z">
              <w:r>
                <w:rPr>
                  <w:rFonts w:hint="default" w:ascii="Arial" w:hAnsi="Arial" w:cs="Arial"/>
                  <w:sz w:val="20"/>
                  <w:szCs w:val="20"/>
                  <w:lang w:val="en-GB" w:eastAsia="zh-CN"/>
                  <w:rPrChange w:id="7109" w:author="薛媛媛（Grace）" w:date="2025-11-18T13:55:39Z">
                    <w:rPr>
                      <w:rFonts w:hint="eastAsia" w:ascii="Arial" w:hAnsi="Arial" w:cs="Arial"/>
                      <w:sz w:val="22"/>
                      <w:szCs w:val="22"/>
                      <w:lang w:val="en-GB" w:eastAsia="zh-CN"/>
                    </w:rPr>
                  </w:rPrChange>
                </w:rPr>
                <w:t>EN ISO 20417</w:t>
              </w:r>
            </w:ins>
          </w:p>
          <w:p w14:paraId="552DF3C2">
            <w:pPr>
              <w:rPr>
                <w:ins w:id="7111" w:author="薛媛媛（Grace）" w:date="2025-11-18T13:42:22Z"/>
                <w:rFonts w:hint="default" w:ascii="Arial" w:hAnsi="Arial" w:cs="Arial" w:eastAsiaTheme="minorHAnsi"/>
                <w:sz w:val="20"/>
                <w:szCs w:val="20"/>
                <w:lang w:val="en-GB" w:eastAsia="zh-CN"/>
                <w:rPrChange w:id="7112" w:author="薛媛媛（Grace）" w:date="2025-11-18T13:55:39Z">
                  <w:rPr>
                    <w:ins w:id="7113" w:author="薛媛媛（Grace）" w:date="2025-11-18T13:42:22Z"/>
                    <w:rFonts w:hint="eastAsia" w:eastAsiaTheme="minorHAnsi"/>
                    <w:sz w:val="22"/>
                    <w:szCs w:val="22"/>
                    <w:lang w:val="en-GB" w:eastAsia="zh-CN"/>
                  </w:rPr>
                </w:rPrChange>
              </w:rPr>
            </w:pPr>
            <w:ins w:id="7114" w:author="薛媛媛（Grace）" w:date="2025-11-18T13:42:22Z">
              <w:r>
                <w:rPr>
                  <w:rFonts w:hint="default" w:ascii="Arial" w:hAnsi="Arial" w:cs="Arial" w:eastAsiaTheme="minorHAnsi"/>
                  <w:sz w:val="20"/>
                  <w:szCs w:val="20"/>
                  <w:lang w:val="en-GB" w:eastAsia="zh-CN"/>
                  <w:rPrChange w:id="7115" w:author="薛媛媛（Grace）" w:date="2025-11-18T13:55:39Z">
                    <w:rPr>
                      <w:rFonts w:hint="eastAsia" w:eastAsiaTheme="minorHAnsi"/>
                      <w:sz w:val="22"/>
                      <w:szCs w:val="22"/>
                      <w:lang w:val="en-GB" w:eastAsia="zh-CN"/>
                    </w:rPr>
                  </w:rPrChange>
                </w:rPr>
                <w:t>EN ISO 11608-1</w:t>
              </w:r>
            </w:ins>
          </w:p>
          <w:p w14:paraId="7C9F0AF6">
            <w:pPr>
              <w:rPr>
                <w:ins w:id="7117" w:author="薛媛媛（Grace）" w:date="2025-11-18T13:42:22Z"/>
                <w:rFonts w:hint="default" w:ascii="Arial" w:hAnsi="Arial" w:cs="Arial"/>
                <w:sz w:val="20"/>
                <w:szCs w:val="20"/>
                <w:lang w:val="en-GB" w:eastAsia="zh-CN"/>
                <w:rPrChange w:id="7118" w:author="薛媛媛（Grace）" w:date="2025-11-18T13:55:39Z">
                  <w:rPr>
                    <w:ins w:id="7119" w:author="薛媛媛（Grace）" w:date="2025-11-18T13:42:22Z"/>
                    <w:rFonts w:hint="eastAsia" w:ascii="Arial" w:hAnsi="Arial" w:cs="Arial"/>
                    <w:sz w:val="22"/>
                    <w:szCs w:val="22"/>
                    <w:lang w:val="en-GB" w:eastAsia="zh-CN"/>
                  </w:rPr>
                </w:rPrChange>
              </w:rPr>
            </w:pPr>
          </w:p>
          <w:p w14:paraId="4C96D21A">
            <w:pPr>
              <w:rPr>
                <w:ins w:id="7120" w:author="薛媛媛（Grace）" w:date="2025-11-18T13:42:22Z"/>
                <w:rFonts w:ascii="Arial" w:hAnsi="Arial" w:cs="Arial" w:eastAsiaTheme="minorHAnsi"/>
                <w:sz w:val="20"/>
                <w:szCs w:val="20"/>
                <w:lang w:val="en-GB" w:eastAsia="en-US" w:bidi="ar-SA"/>
                <w:rPrChange w:id="7121" w:author="薛媛媛（Grace）" w:date="2025-11-18T13:55:33Z">
                  <w:rPr>
                    <w:ins w:id="7122" w:author="薛媛媛（Grace）" w:date="2025-11-18T13:42:22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63482516">
            <w:pPr>
              <w:rPr>
                <w:ins w:id="7123" w:author="薛媛媛（Grace）" w:date="2025-11-18T13:42:22Z"/>
                <w:rFonts w:hint="default" w:ascii="Arial" w:hAnsi="Arial" w:cs="Arial" w:eastAsiaTheme="minorHAnsi"/>
                <w:sz w:val="20"/>
                <w:szCs w:val="20"/>
                <w:lang w:val="en-GB" w:eastAsia="zh-CN"/>
                <w:rPrChange w:id="7124" w:author="薛媛媛（Grace）" w:date="2025-11-18T13:55:39Z">
                  <w:rPr>
                    <w:ins w:id="7125" w:author="薛媛媛（Grace）" w:date="2025-11-18T13:42:22Z"/>
                    <w:rFonts w:hint="eastAsia" w:ascii="Arial" w:hAnsi="Arial" w:cs="Arial" w:eastAsiaTheme="minorHAnsi"/>
                    <w:sz w:val="22"/>
                    <w:szCs w:val="22"/>
                    <w:lang w:val="en-GB" w:eastAsia="zh-CN"/>
                  </w:rPr>
                </w:rPrChange>
              </w:rPr>
            </w:pPr>
            <w:ins w:id="7126" w:author="薛媛媛（Grace）" w:date="2025-11-18T13:42:22Z">
              <w:r>
                <w:rPr>
                  <w:rFonts w:hint="default" w:ascii="Arial" w:hAnsi="Arial" w:cs="Arial" w:eastAsiaTheme="minorHAnsi"/>
                  <w:sz w:val="20"/>
                  <w:szCs w:val="20"/>
                  <w:lang w:val="en-GB" w:eastAsia="zh-CN"/>
                  <w:rPrChange w:id="7127" w:author="薛媛媛（Grace）" w:date="2025-11-18T13:55:39Z">
                    <w:rPr>
                      <w:rFonts w:hint="eastAsia" w:ascii="Arial" w:hAnsi="Arial" w:cs="Arial" w:eastAsiaTheme="minorHAnsi"/>
                      <w:sz w:val="22"/>
                      <w:szCs w:val="22"/>
                      <w:lang w:val="en-GB" w:eastAsia="zh-CN"/>
                    </w:rPr>
                  </w:rPrChange>
                </w:rPr>
                <w:t xml:space="preserve">Label </w:t>
              </w:r>
            </w:ins>
          </w:p>
          <w:p w14:paraId="0B73E248">
            <w:pPr>
              <w:rPr>
                <w:ins w:id="7129" w:author="薛媛媛（Grace）" w:date="2025-11-18T13:42:22Z"/>
                <w:rFonts w:hint="default" w:ascii="Arial" w:hAnsi="Arial" w:cs="Arial" w:eastAsiaTheme="minorHAnsi"/>
                <w:sz w:val="20"/>
                <w:szCs w:val="20"/>
                <w:lang w:val="en-GB" w:eastAsia="zh-CN"/>
                <w:rPrChange w:id="7130" w:author="薛媛媛（Grace）" w:date="2025-11-18T13:55:39Z">
                  <w:rPr>
                    <w:ins w:id="7131" w:author="薛媛媛（Grace）" w:date="2025-11-18T13:42:22Z"/>
                    <w:rFonts w:hint="default" w:ascii="Arial" w:hAnsi="Arial" w:cs="Arial" w:eastAsiaTheme="minorHAnsi"/>
                    <w:sz w:val="22"/>
                    <w:szCs w:val="22"/>
                    <w:lang w:val="en-GB" w:eastAsia="zh-CN"/>
                  </w:rPr>
                </w:rPrChange>
              </w:rPr>
            </w:pPr>
            <w:ins w:id="7132" w:author="薛媛媛（Grace）" w:date="2025-11-18T13:42:22Z">
              <w:r>
                <w:rPr>
                  <w:rFonts w:hint="default" w:ascii="Arial" w:hAnsi="Arial" w:cs="Arial" w:eastAsiaTheme="minorHAnsi"/>
                  <w:sz w:val="20"/>
                  <w:szCs w:val="20"/>
                  <w:lang w:val="en-GB" w:eastAsia="zh-CN"/>
                  <w:rPrChange w:id="7133" w:author="薛媛媛（Grace）" w:date="2025-11-18T13:55:39Z">
                    <w:rPr>
                      <w:rFonts w:hint="default" w:ascii="Arial" w:hAnsi="Arial" w:cs="Arial" w:eastAsiaTheme="minorHAnsi"/>
                      <w:sz w:val="22"/>
                      <w:szCs w:val="22"/>
                      <w:lang w:val="en-GB" w:eastAsia="zh-CN"/>
                    </w:rPr>
                  </w:rPrChange>
                </w:rPr>
                <w:t>Instruction For Use</w:t>
              </w:r>
            </w:ins>
          </w:p>
          <w:p w14:paraId="73DE07E5">
            <w:pPr>
              <w:rPr>
                <w:ins w:id="7135" w:author="薛媛媛（Grace）" w:date="2025-11-18T13:42:22Z"/>
                <w:rFonts w:hint="default" w:ascii="Arial" w:hAnsi="Arial" w:cs="Arial" w:eastAsiaTheme="minorHAnsi"/>
                <w:sz w:val="20"/>
                <w:szCs w:val="20"/>
                <w:lang w:val="en-GB" w:eastAsia="zh-CN"/>
                <w:rPrChange w:id="7136" w:author="薛媛媛（Grace）" w:date="2025-11-18T13:55:39Z">
                  <w:rPr>
                    <w:ins w:id="7137" w:author="薛媛媛（Grace）" w:date="2025-11-18T13:42:22Z"/>
                    <w:rFonts w:hint="eastAsia" w:ascii="Arial" w:hAnsi="Arial" w:cs="Arial" w:eastAsiaTheme="minorHAnsi"/>
                    <w:sz w:val="22"/>
                    <w:szCs w:val="22"/>
                    <w:lang w:val="en-GB" w:eastAsia="zh-CN"/>
                  </w:rPr>
                </w:rPrChange>
              </w:rPr>
            </w:pPr>
          </w:p>
          <w:p w14:paraId="38D2D954">
            <w:pPr>
              <w:rPr>
                <w:ins w:id="7138" w:author="薛媛媛（Grace）" w:date="2025-11-18T13:42:22Z"/>
                <w:rFonts w:hint="default" w:ascii="Arial" w:hAnsi="Arial" w:cs="Arial" w:eastAsiaTheme="minorHAnsi"/>
                <w:sz w:val="20"/>
                <w:szCs w:val="20"/>
                <w:lang w:val="en-US" w:eastAsia="zh-CN"/>
                <w:rPrChange w:id="7139" w:author="薛媛媛（Grace）" w:date="2025-11-18T13:55:39Z">
                  <w:rPr>
                    <w:ins w:id="7140" w:author="薛媛媛（Grace）" w:date="2025-11-18T13:42:22Z"/>
                    <w:rFonts w:hint="eastAsia" w:ascii="Arial" w:hAnsi="Arial" w:cs="Arial" w:eastAsiaTheme="minorHAnsi"/>
                    <w:sz w:val="22"/>
                    <w:szCs w:val="22"/>
                    <w:lang w:val="en-US" w:eastAsia="zh-CN"/>
                  </w:rPr>
                </w:rPrChange>
              </w:rPr>
            </w:pPr>
          </w:p>
          <w:p w14:paraId="0B513708">
            <w:pPr>
              <w:rPr>
                <w:ins w:id="7141" w:author="薛媛媛（Grace）" w:date="2025-11-18T13:42:22Z"/>
                <w:rFonts w:hint="default" w:ascii="Arial" w:hAnsi="Arial" w:cs="Arial" w:eastAsiaTheme="minorEastAsia"/>
                <w:color w:val="auto"/>
                <w:sz w:val="20"/>
                <w:szCs w:val="20"/>
                <w:lang w:val="en-US" w:eastAsia="zh-CN"/>
                <w:rPrChange w:id="7142" w:author="薛媛媛（Grace）" w:date="2025-11-18T13:55:39Z">
                  <w:rPr>
                    <w:ins w:id="7143" w:author="薛媛媛（Grace）" w:date="2025-11-18T13:42:22Z"/>
                    <w:rFonts w:hint="default" w:cs="Arial" w:eastAsiaTheme="minorEastAsia"/>
                    <w:color w:val="auto"/>
                    <w:sz w:val="22"/>
                    <w:szCs w:val="22"/>
                    <w:lang w:val="en-US" w:eastAsia="zh-CN"/>
                  </w:rPr>
                </w:rPrChange>
              </w:rPr>
            </w:pPr>
          </w:p>
          <w:p w14:paraId="79DF42C8">
            <w:pPr>
              <w:rPr>
                <w:ins w:id="7144" w:author="薛媛媛（Grace）" w:date="2025-11-18T13:42:22Z"/>
                <w:rFonts w:ascii="Arial" w:hAnsi="Arial" w:cs="Arial" w:eastAsiaTheme="minorHAnsi"/>
                <w:sz w:val="20"/>
                <w:szCs w:val="20"/>
                <w:lang w:val="en-GB" w:eastAsia="en-US" w:bidi="ar-SA"/>
                <w:rPrChange w:id="7145" w:author="薛媛媛（Grace）" w:date="2025-11-18T13:55:33Z">
                  <w:rPr>
                    <w:ins w:id="7146" w:author="薛媛媛（Grace）" w:date="2025-11-18T13:42:22Z"/>
                    <w:rFonts w:ascii="Arial" w:hAnsi="Arial" w:cs="Arial" w:eastAsiaTheme="minorHAnsi"/>
                    <w:sz w:val="20"/>
                    <w:szCs w:val="20"/>
                    <w:lang w:val="en-GB" w:eastAsia="en-US" w:bidi="ar-SA"/>
                  </w:rPr>
                </w:rPrChange>
              </w:rPr>
            </w:pPr>
          </w:p>
        </w:tc>
        <w:tc>
          <w:tcPr>
            <w:tcW w:w="3078" w:type="dxa"/>
            <w:tcMar>
              <w:top w:w="113" w:type="dxa"/>
              <w:bottom w:w="113" w:type="dxa"/>
            </w:tcMar>
          </w:tcPr>
          <w:p w14:paraId="72F3A380">
            <w:pPr>
              <w:rPr>
                <w:rFonts w:ascii="Arial" w:hAnsi="Arial" w:cs="Arial"/>
                <w:sz w:val="20"/>
                <w:szCs w:val="20"/>
                <w:lang w:val="en-GB"/>
                <w:rPrChange w:id="7147" w:author="薛媛媛（Grace）" w:date="2025-11-18T13:55:33Z">
                  <w:rPr>
                    <w:sz w:val="20"/>
                    <w:szCs w:val="20"/>
                    <w:lang w:val="en-GB"/>
                  </w:rPr>
                </w:rPrChange>
              </w:rPr>
            </w:pPr>
          </w:p>
        </w:tc>
      </w:tr>
      <w:tr w14:paraId="7C371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610CE1DC">
            <w:pPr>
              <w:ind w:left="172"/>
              <w:rPr>
                <w:rFonts w:ascii="Arial" w:hAnsi="Arial" w:cs="Arial"/>
                <w:sz w:val="20"/>
                <w:szCs w:val="20"/>
                <w:lang w:val="en-GB"/>
                <w:rPrChange w:id="7148" w:author="薛媛媛（Grace）" w:date="2025-11-18T13:55:33Z">
                  <w:rPr>
                    <w:sz w:val="20"/>
                    <w:szCs w:val="20"/>
                    <w:lang w:val="en-GB"/>
                  </w:rPr>
                </w:rPrChange>
              </w:rPr>
            </w:pPr>
            <w:r>
              <w:rPr>
                <w:rFonts w:ascii="Arial" w:hAnsi="Arial" w:cs="Arial"/>
                <w:sz w:val="20"/>
                <w:szCs w:val="20"/>
                <w:lang w:val="en-GB"/>
                <w:rPrChange w:id="7149" w:author="薛媛媛（Grace）" w:date="2025-11-18T13:55:33Z">
                  <w:rPr>
                    <w:sz w:val="20"/>
                    <w:szCs w:val="20"/>
                    <w:lang w:val="en-GB"/>
                  </w:rPr>
                </w:rPrChange>
              </w:rPr>
              <w:t>(c)  where applicable, a specification of the clinical benefits to be expected.</w:t>
            </w:r>
          </w:p>
        </w:tc>
        <w:tc>
          <w:tcPr>
            <w:tcW w:w="1198" w:type="dxa"/>
            <w:shd w:val="clear"/>
            <w:tcMar>
              <w:top w:w="113" w:type="dxa"/>
              <w:bottom w:w="113" w:type="dxa"/>
            </w:tcMar>
            <w:vAlign w:val="top"/>
          </w:tcPr>
          <w:p w14:paraId="0552AE72">
            <w:pPr>
              <w:rPr>
                <w:ins w:id="7150" w:author="薛媛媛（Grace）" w:date="2025-11-18T13:42:51Z"/>
                <w:rFonts w:hint="default" w:ascii="Arial" w:hAnsi="Arial" w:eastAsia="宋体" w:cs="Arial"/>
                <w:sz w:val="20"/>
                <w:szCs w:val="20"/>
                <w:lang w:val="en-GB" w:eastAsia="zh-CN" w:bidi="ar-SA"/>
                <w:rPrChange w:id="7151" w:author="薛媛媛（Grace）" w:date="2025-11-18T13:55:33Z">
                  <w:rPr>
                    <w:ins w:id="7152" w:author="薛媛媛（Grace）" w:date="2025-11-18T13:42:51Z"/>
                    <w:rFonts w:hint="default" w:ascii="Arial" w:hAnsi="Arial" w:eastAsia="宋体" w:cs="Arial"/>
                    <w:sz w:val="20"/>
                    <w:szCs w:val="20"/>
                    <w:lang w:val="en-GB" w:eastAsia="zh-CN" w:bidi="ar-SA"/>
                  </w:rPr>
                </w:rPrChange>
              </w:rPr>
            </w:pPr>
            <w:ins w:id="7153" w:author="薛媛媛（Grace）" w:date="2025-11-18T13:42:51Z">
              <w:r>
                <w:rPr>
                  <w:rFonts w:hint="default" w:ascii="Arial" w:hAnsi="Arial" w:eastAsia="宋体" w:cs="Arial"/>
                  <w:sz w:val="20"/>
                  <w:szCs w:val="20"/>
                  <w:lang w:val="en-US" w:eastAsia="zh-CN"/>
                  <w:rPrChange w:id="7154" w:author="薛媛媛（Grace）" w:date="2025-11-18T13:55:33Z">
                    <w:rPr>
                      <w:rFonts w:hint="eastAsia" w:eastAsia="宋体"/>
                      <w:sz w:val="20"/>
                      <w:szCs w:val="20"/>
                      <w:lang w:val="en-US" w:eastAsia="zh-CN"/>
                    </w:rPr>
                  </w:rPrChange>
                </w:rPr>
                <w:t>No</w:t>
              </w:r>
            </w:ins>
          </w:p>
        </w:tc>
        <w:tc>
          <w:tcPr>
            <w:tcW w:w="3078" w:type="dxa"/>
            <w:shd w:val="clear"/>
            <w:tcMar>
              <w:top w:w="113" w:type="dxa"/>
              <w:bottom w:w="113" w:type="dxa"/>
            </w:tcMar>
            <w:vAlign w:val="top"/>
          </w:tcPr>
          <w:p w14:paraId="0A2A870D">
            <w:pPr>
              <w:rPr>
                <w:ins w:id="7156" w:author="薛媛媛（Grace）" w:date="2025-11-18T13:42:51Z"/>
                <w:rFonts w:ascii="Arial" w:hAnsi="Arial" w:cs="Arial" w:eastAsiaTheme="minorHAnsi"/>
                <w:sz w:val="20"/>
                <w:szCs w:val="20"/>
                <w:lang w:val="en-GB" w:eastAsia="en-US" w:bidi="ar-SA"/>
                <w:rPrChange w:id="7157" w:author="薛媛媛（Grace）" w:date="2025-11-18T13:55:33Z">
                  <w:rPr>
                    <w:ins w:id="7158" w:author="薛媛媛（Grace）" w:date="2025-11-18T13:42:51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2229F008">
            <w:pPr>
              <w:rPr>
                <w:ins w:id="7159" w:author="薛媛媛（Grace）" w:date="2025-11-18T13:42:51Z"/>
                <w:rFonts w:ascii="Arial" w:hAnsi="Arial" w:cs="Arial" w:eastAsiaTheme="minorHAnsi"/>
                <w:sz w:val="20"/>
                <w:szCs w:val="20"/>
                <w:lang w:val="en-GB" w:eastAsia="en-US" w:bidi="ar-SA"/>
                <w:rPrChange w:id="7160" w:author="薛媛媛（Grace）" w:date="2025-11-18T13:55:33Z">
                  <w:rPr>
                    <w:ins w:id="7161" w:author="薛媛媛（Grace）" w:date="2025-11-18T13:42:51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0A1D1BC6">
            <w:pPr>
              <w:rPr>
                <w:ins w:id="7162" w:author="薛媛媛（Grace）" w:date="2025-11-18T13:42:51Z"/>
                <w:rFonts w:hint="default" w:ascii="Arial" w:hAnsi="Arial" w:eastAsia="宋体" w:cs="Arial"/>
                <w:sz w:val="20"/>
                <w:szCs w:val="20"/>
                <w:lang w:val="en-GB" w:eastAsia="zh-CN" w:bidi="ar-SA"/>
                <w:rPrChange w:id="7163" w:author="薛媛媛（Grace）" w:date="2025-11-18T13:55:33Z">
                  <w:rPr>
                    <w:ins w:id="7164" w:author="薛媛媛（Grace）" w:date="2025-11-18T13:42:51Z"/>
                    <w:rFonts w:hint="default" w:ascii="Arial" w:hAnsi="Arial" w:eastAsia="宋体" w:cs="Arial"/>
                    <w:sz w:val="20"/>
                    <w:szCs w:val="20"/>
                    <w:lang w:val="en-GB" w:eastAsia="zh-CN" w:bidi="ar-SA"/>
                  </w:rPr>
                </w:rPrChange>
              </w:rPr>
            </w:pPr>
            <w:ins w:id="7165" w:author="薛媛媛（Grace）" w:date="2025-11-18T13:42:51Z">
              <w:r>
                <w:rPr>
                  <w:rFonts w:hint="default" w:ascii="Arial" w:hAnsi="Arial" w:eastAsia="宋体" w:cs="Arial"/>
                  <w:sz w:val="20"/>
                  <w:szCs w:val="20"/>
                  <w:lang w:val="en-US" w:eastAsia="zh-CN"/>
                  <w:rPrChange w:id="7166" w:author="薛媛媛（Grace）" w:date="2025-11-18T13:55:33Z">
                    <w:rPr>
                      <w:rFonts w:hint="eastAsia" w:eastAsia="宋体"/>
                      <w:sz w:val="20"/>
                      <w:szCs w:val="20"/>
                      <w:lang w:val="en-US" w:eastAsia="zh-CN"/>
                    </w:rPr>
                  </w:rPrChange>
                </w:rPr>
                <w:t>Not applicable for device in integral product</w:t>
              </w:r>
            </w:ins>
          </w:p>
        </w:tc>
      </w:tr>
      <w:tr w14:paraId="07E54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20644920">
            <w:pPr>
              <w:ind w:left="172"/>
              <w:rPr>
                <w:rFonts w:ascii="Arial" w:hAnsi="Arial" w:cs="Arial"/>
                <w:sz w:val="20"/>
                <w:szCs w:val="20"/>
                <w:lang w:val="en-GB"/>
                <w:rPrChange w:id="7168" w:author="薛媛媛（Grace）" w:date="2025-11-18T13:55:33Z">
                  <w:rPr>
                    <w:sz w:val="20"/>
                    <w:szCs w:val="20"/>
                    <w:lang w:val="en-GB"/>
                  </w:rPr>
                </w:rPrChange>
              </w:rPr>
            </w:pPr>
            <w:r>
              <w:rPr>
                <w:rFonts w:ascii="Arial" w:hAnsi="Arial" w:cs="Arial"/>
                <w:sz w:val="20"/>
                <w:szCs w:val="20"/>
                <w:lang w:val="en-GB"/>
                <w:rPrChange w:id="7169" w:author="薛媛媛（Grace）" w:date="2025-11-18T13:55:33Z">
                  <w:rPr>
                    <w:sz w:val="20"/>
                    <w:szCs w:val="20"/>
                    <w:lang w:val="en-GB"/>
                  </w:rPr>
                </w:rPrChange>
              </w:rPr>
              <w:t>(d)  where applicable, links to the summary of safety and clinical performance referred to in Article 32;</w:t>
            </w:r>
          </w:p>
        </w:tc>
        <w:tc>
          <w:tcPr>
            <w:tcW w:w="1198" w:type="dxa"/>
            <w:shd w:val="clear"/>
            <w:tcMar>
              <w:top w:w="113" w:type="dxa"/>
              <w:bottom w:w="113" w:type="dxa"/>
            </w:tcMar>
            <w:vAlign w:val="top"/>
          </w:tcPr>
          <w:p w14:paraId="3E945473">
            <w:pPr>
              <w:rPr>
                <w:ins w:id="7170" w:author="薛媛媛（Grace）" w:date="2025-11-18T13:43:02Z"/>
                <w:rFonts w:hint="default" w:ascii="Arial" w:hAnsi="Arial" w:eastAsia="宋体" w:cs="Arial"/>
                <w:sz w:val="20"/>
                <w:szCs w:val="20"/>
                <w:lang w:val="en-GB" w:eastAsia="zh-CN" w:bidi="ar-SA"/>
                <w:rPrChange w:id="7171" w:author="薛媛媛（Grace）" w:date="2025-11-18T13:55:33Z">
                  <w:rPr>
                    <w:ins w:id="7172" w:author="薛媛媛（Grace）" w:date="2025-11-18T13:43:02Z"/>
                    <w:rFonts w:hint="default" w:ascii="Arial" w:hAnsi="Arial" w:eastAsia="宋体" w:cs="Arial"/>
                    <w:sz w:val="20"/>
                    <w:szCs w:val="20"/>
                    <w:lang w:val="en-GB" w:eastAsia="zh-CN" w:bidi="ar-SA"/>
                  </w:rPr>
                </w:rPrChange>
              </w:rPr>
            </w:pPr>
            <w:ins w:id="7173" w:author="薛媛媛（Grace）" w:date="2025-11-18T13:43:02Z">
              <w:r>
                <w:rPr>
                  <w:rFonts w:hint="default" w:ascii="Arial" w:hAnsi="Arial" w:eastAsia="宋体" w:cs="Arial"/>
                  <w:sz w:val="20"/>
                  <w:szCs w:val="20"/>
                  <w:lang w:val="en-US" w:eastAsia="zh-CN"/>
                  <w:rPrChange w:id="7174" w:author="薛媛媛（Grace）" w:date="2025-11-18T13:55:33Z">
                    <w:rPr>
                      <w:rFonts w:hint="eastAsia" w:eastAsia="宋体"/>
                      <w:sz w:val="20"/>
                      <w:szCs w:val="20"/>
                      <w:lang w:val="en-US" w:eastAsia="zh-CN"/>
                    </w:rPr>
                  </w:rPrChange>
                </w:rPr>
                <w:t>No</w:t>
              </w:r>
            </w:ins>
          </w:p>
        </w:tc>
        <w:tc>
          <w:tcPr>
            <w:tcW w:w="3078" w:type="dxa"/>
            <w:shd w:val="clear"/>
            <w:tcMar>
              <w:top w:w="113" w:type="dxa"/>
              <w:bottom w:w="113" w:type="dxa"/>
            </w:tcMar>
            <w:vAlign w:val="top"/>
          </w:tcPr>
          <w:p w14:paraId="61B62342">
            <w:pPr>
              <w:rPr>
                <w:ins w:id="7176" w:author="薛媛媛（Grace）" w:date="2025-11-18T13:43:02Z"/>
                <w:rFonts w:ascii="Arial" w:hAnsi="Arial" w:cs="Arial" w:eastAsiaTheme="minorHAnsi"/>
                <w:sz w:val="20"/>
                <w:szCs w:val="20"/>
                <w:lang w:val="en-GB" w:eastAsia="en-US" w:bidi="ar-SA"/>
                <w:rPrChange w:id="7177" w:author="薛媛媛（Grace）" w:date="2025-11-18T13:55:33Z">
                  <w:rPr>
                    <w:ins w:id="7178" w:author="薛媛媛（Grace）" w:date="2025-11-18T13:43:02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4F4AB870">
            <w:pPr>
              <w:rPr>
                <w:ins w:id="7179" w:author="薛媛媛（Grace）" w:date="2025-11-18T13:43:02Z"/>
                <w:rFonts w:ascii="Arial" w:hAnsi="Arial" w:cs="Arial" w:eastAsiaTheme="minorHAnsi"/>
                <w:sz w:val="20"/>
                <w:szCs w:val="20"/>
                <w:lang w:val="en-GB" w:eastAsia="en-US" w:bidi="ar-SA"/>
                <w:rPrChange w:id="7180" w:author="薛媛媛（Grace）" w:date="2025-11-18T13:55:33Z">
                  <w:rPr>
                    <w:ins w:id="7181" w:author="薛媛媛（Grace）" w:date="2025-11-18T13:43:02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671B6F26">
            <w:pPr>
              <w:rPr>
                <w:ins w:id="7182" w:author="薛媛媛（Grace）" w:date="2025-11-18T13:43:02Z"/>
                <w:rFonts w:hint="default" w:ascii="Arial" w:hAnsi="Arial" w:eastAsia="宋体" w:cs="Arial"/>
                <w:sz w:val="20"/>
                <w:szCs w:val="20"/>
                <w:lang w:val="en-GB" w:eastAsia="zh-CN" w:bidi="ar-SA"/>
                <w:rPrChange w:id="7183" w:author="薛媛媛（Grace）" w:date="2025-11-18T13:55:33Z">
                  <w:rPr>
                    <w:ins w:id="7184" w:author="薛媛媛（Grace）" w:date="2025-11-18T13:43:02Z"/>
                    <w:rFonts w:hint="default" w:ascii="Arial" w:hAnsi="Arial" w:eastAsia="宋体" w:cs="Arial"/>
                    <w:sz w:val="20"/>
                    <w:szCs w:val="20"/>
                    <w:lang w:val="en-GB" w:eastAsia="zh-CN" w:bidi="ar-SA"/>
                  </w:rPr>
                </w:rPrChange>
              </w:rPr>
            </w:pPr>
            <w:ins w:id="7185" w:author="薛媛媛（Grace）" w:date="2025-11-18T13:43:02Z">
              <w:r>
                <w:rPr>
                  <w:rFonts w:hint="default" w:ascii="Arial" w:hAnsi="Arial" w:eastAsia="宋体" w:cs="Arial"/>
                  <w:sz w:val="20"/>
                  <w:szCs w:val="20"/>
                  <w:lang w:val="en-US" w:eastAsia="zh-CN"/>
                  <w:rPrChange w:id="7186" w:author="薛媛媛（Grace）" w:date="2025-11-18T13:55:33Z">
                    <w:rPr>
                      <w:rFonts w:hint="eastAsia" w:eastAsia="宋体"/>
                      <w:sz w:val="20"/>
                      <w:szCs w:val="20"/>
                      <w:lang w:val="en-US" w:eastAsia="zh-CN"/>
                    </w:rPr>
                  </w:rPrChange>
                </w:rPr>
                <w:t>Not applicable for device in integral product</w:t>
              </w:r>
            </w:ins>
          </w:p>
        </w:tc>
      </w:tr>
      <w:tr w14:paraId="230CB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0CC0006C">
            <w:pPr>
              <w:ind w:left="172"/>
              <w:rPr>
                <w:rFonts w:ascii="Arial" w:hAnsi="Arial" w:cs="Arial"/>
                <w:sz w:val="20"/>
                <w:szCs w:val="20"/>
                <w:lang w:val="en-GB"/>
                <w:rPrChange w:id="7188" w:author="薛媛媛（Grace）" w:date="2025-11-18T13:55:33Z">
                  <w:rPr>
                    <w:sz w:val="20"/>
                    <w:szCs w:val="20"/>
                    <w:lang w:val="en-GB"/>
                  </w:rPr>
                </w:rPrChange>
              </w:rPr>
            </w:pPr>
            <w:r>
              <w:rPr>
                <w:rFonts w:ascii="Arial" w:hAnsi="Arial" w:cs="Arial"/>
                <w:sz w:val="20"/>
                <w:szCs w:val="20"/>
                <w:lang w:val="en-GB"/>
                <w:rPrChange w:id="7189" w:author="薛媛媛（Grace）" w:date="2025-11-18T13:55:33Z">
                  <w:rPr>
                    <w:sz w:val="20"/>
                    <w:szCs w:val="20"/>
                    <w:lang w:val="en-GB"/>
                  </w:rPr>
                </w:rPrChange>
              </w:rPr>
              <w:t>(e)  the performance characteristics of the device;</w:t>
            </w:r>
          </w:p>
        </w:tc>
        <w:tc>
          <w:tcPr>
            <w:tcW w:w="1198" w:type="dxa"/>
            <w:shd w:val="clear" w:color="auto" w:fill="auto"/>
            <w:tcMar>
              <w:top w:w="113" w:type="dxa"/>
              <w:bottom w:w="113" w:type="dxa"/>
            </w:tcMar>
            <w:vAlign w:val="top"/>
          </w:tcPr>
          <w:p w14:paraId="66A8DF73">
            <w:pPr>
              <w:rPr>
                <w:ins w:id="7190" w:author="薛媛媛（Grace）" w:date="2025-11-18T13:43:17Z"/>
                <w:rFonts w:hint="default" w:ascii="Arial" w:hAnsi="Arial" w:eastAsia="宋体" w:cs="Arial"/>
                <w:sz w:val="20"/>
                <w:szCs w:val="20"/>
                <w:lang w:val="en-GB" w:eastAsia="zh-CN" w:bidi="ar-SA"/>
                <w:rPrChange w:id="7191" w:author="薛媛媛（Grace）" w:date="2025-11-18T13:55:33Z">
                  <w:rPr>
                    <w:ins w:id="7192" w:author="薛媛媛（Grace）" w:date="2025-11-18T13:43:17Z"/>
                    <w:rFonts w:hint="default" w:ascii="Arial" w:hAnsi="Arial" w:eastAsia="宋体" w:cs="Arial"/>
                    <w:sz w:val="20"/>
                    <w:szCs w:val="20"/>
                    <w:lang w:val="en-GB" w:eastAsia="zh-CN" w:bidi="ar-SA"/>
                  </w:rPr>
                </w:rPrChange>
              </w:rPr>
            </w:pPr>
            <w:ins w:id="7193" w:author="薛媛媛（Grace）" w:date="2025-11-18T13:43:17Z">
              <w:r>
                <w:rPr>
                  <w:rFonts w:hint="default" w:ascii="Arial" w:hAnsi="Arial" w:cs="Arial" w:eastAsiaTheme="minorHAnsi"/>
                  <w:sz w:val="20"/>
                  <w:szCs w:val="20"/>
                  <w:lang w:val="en-GB" w:eastAsia="zh-CN"/>
                  <w:rPrChange w:id="7194"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7A01EAC3">
            <w:pPr>
              <w:rPr>
                <w:ins w:id="7196" w:author="薛媛媛（Grace）" w:date="2025-11-18T13:43:17Z"/>
                <w:rFonts w:hint="default" w:ascii="Arial" w:hAnsi="Arial" w:cs="Arial"/>
                <w:sz w:val="20"/>
                <w:szCs w:val="20"/>
                <w:lang w:val="en-GB" w:eastAsia="zh-CN"/>
                <w:rPrChange w:id="7197" w:author="薛媛媛（Grace）" w:date="2025-11-18T13:55:39Z">
                  <w:rPr>
                    <w:ins w:id="7198" w:author="薛媛媛（Grace）" w:date="2025-11-18T13:43:17Z"/>
                    <w:rFonts w:hint="eastAsia" w:ascii="Arial" w:hAnsi="Arial" w:cs="Arial"/>
                    <w:sz w:val="22"/>
                    <w:szCs w:val="22"/>
                    <w:lang w:val="en-GB" w:eastAsia="zh-CN"/>
                  </w:rPr>
                </w:rPrChange>
              </w:rPr>
            </w:pPr>
            <w:ins w:id="7199" w:author="薛媛媛（Grace）" w:date="2025-11-18T13:43:17Z">
              <w:r>
                <w:rPr>
                  <w:rFonts w:hint="default" w:ascii="Arial" w:hAnsi="Arial" w:cs="Arial"/>
                  <w:sz w:val="20"/>
                  <w:szCs w:val="20"/>
                  <w:lang w:val="en-GB" w:eastAsia="zh-CN"/>
                  <w:rPrChange w:id="7200" w:author="薛媛媛（Grace）" w:date="2025-11-18T13:55:39Z">
                    <w:rPr>
                      <w:rFonts w:hint="eastAsia" w:ascii="Arial" w:hAnsi="Arial" w:cs="Arial"/>
                      <w:sz w:val="22"/>
                      <w:szCs w:val="22"/>
                      <w:lang w:val="en-GB" w:eastAsia="zh-CN"/>
                    </w:rPr>
                  </w:rPrChange>
                </w:rPr>
                <w:t>EN ISO 15223-1</w:t>
              </w:r>
            </w:ins>
          </w:p>
          <w:p w14:paraId="5DF3868F">
            <w:pPr>
              <w:rPr>
                <w:ins w:id="7202" w:author="薛媛媛（Grace）" w:date="2025-11-18T13:43:17Z"/>
                <w:rFonts w:hint="default" w:ascii="Arial" w:hAnsi="Arial" w:cs="Arial"/>
                <w:sz w:val="20"/>
                <w:szCs w:val="20"/>
                <w:lang w:val="en-GB" w:eastAsia="zh-CN"/>
                <w:rPrChange w:id="7203" w:author="薛媛媛（Grace）" w:date="2025-11-18T13:55:39Z">
                  <w:rPr>
                    <w:ins w:id="7204" w:author="薛媛媛（Grace）" w:date="2025-11-18T13:43:17Z"/>
                    <w:rFonts w:hint="eastAsia" w:ascii="Arial" w:hAnsi="Arial" w:cs="Arial"/>
                    <w:sz w:val="22"/>
                    <w:szCs w:val="22"/>
                    <w:lang w:val="en-GB" w:eastAsia="zh-CN"/>
                  </w:rPr>
                </w:rPrChange>
              </w:rPr>
            </w:pPr>
            <w:ins w:id="7205" w:author="薛媛媛（Grace）" w:date="2025-11-18T13:43:17Z">
              <w:r>
                <w:rPr>
                  <w:rFonts w:hint="default" w:ascii="Arial" w:hAnsi="Arial" w:cs="Arial"/>
                  <w:sz w:val="20"/>
                  <w:szCs w:val="20"/>
                  <w:lang w:val="en-GB" w:eastAsia="zh-CN"/>
                  <w:rPrChange w:id="7206" w:author="薛媛媛（Grace）" w:date="2025-11-18T13:55:39Z">
                    <w:rPr>
                      <w:rFonts w:hint="eastAsia" w:ascii="Arial" w:hAnsi="Arial" w:cs="Arial"/>
                      <w:sz w:val="22"/>
                      <w:szCs w:val="22"/>
                      <w:lang w:val="en-GB" w:eastAsia="zh-CN"/>
                    </w:rPr>
                  </w:rPrChange>
                </w:rPr>
                <w:t>EN ISO 20417</w:t>
              </w:r>
            </w:ins>
          </w:p>
          <w:p w14:paraId="7A0AEDE8">
            <w:pPr>
              <w:rPr>
                <w:ins w:id="7208" w:author="薛媛媛（Grace）" w:date="2025-11-18T13:43:17Z"/>
                <w:rFonts w:hint="default" w:ascii="Arial" w:hAnsi="Arial" w:cs="Arial" w:eastAsiaTheme="minorHAnsi"/>
                <w:sz w:val="20"/>
                <w:szCs w:val="20"/>
                <w:lang w:val="en-GB" w:eastAsia="zh-CN"/>
                <w:rPrChange w:id="7209" w:author="薛媛媛（Grace）" w:date="2025-11-18T13:55:39Z">
                  <w:rPr>
                    <w:ins w:id="7210" w:author="薛媛媛（Grace）" w:date="2025-11-18T13:43:17Z"/>
                    <w:rFonts w:hint="eastAsia" w:eastAsiaTheme="minorHAnsi"/>
                    <w:sz w:val="22"/>
                    <w:szCs w:val="22"/>
                    <w:lang w:val="en-GB" w:eastAsia="zh-CN"/>
                  </w:rPr>
                </w:rPrChange>
              </w:rPr>
            </w:pPr>
            <w:ins w:id="7211" w:author="薛媛媛（Grace）" w:date="2025-11-18T13:43:17Z">
              <w:r>
                <w:rPr>
                  <w:rFonts w:hint="default" w:ascii="Arial" w:hAnsi="Arial" w:cs="Arial" w:eastAsiaTheme="minorHAnsi"/>
                  <w:sz w:val="20"/>
                  <w:szCs w:val="20"/>
                  <w:lang w:val="en-GB" w:eastAsia="zh-CN"/>
                  <w:rPrChange w:id="7212" w:author="薛媛媛（Grace）" w:date="2025-11-18T13:55:39Z">
                    <w:rPr>
                      <w:rFonts w:hint="eastAsia" w:eastAsiaTheme="minorHAnsi"/>
                      <w:sz w:val="22"/>
                      <w:szCs w:val="22"/>
                      <w:lang w:val="en-GB" w:eastAsia="zh-CN"/>
                    </w:rPr>
                  </w:rPrChange>
                </w:rPr>
                <w:t>EN ISO 11608-1</w:t>
              </w:r>
            </w:ins>
          </w:p>
          <w:p w14:paraId="0859195F">
            <w:pPr>
              <w:rPr>
                <w:ins w:id="7214" w:author="薛媛媛（Grace）" w:date="2025-11-18T13:43:17Z"/>
                <w:rFonts w:hint="default" w:ascii="Arial" w:hAnsi="Arial" w:cs="Arial"/>
                <w:sz w:val="20"/>
                <w:szCs w:val="20"/>
                <w:lang w:val="en-GB" w:eastAsia="zh-CN"/>
                <w:rPrChange w:id="7215" w:author="薛媛媛（Grace）" w:date="2025-11-18T13:55:39Z">
                  <w:rPr>
                    <w:ins w:id="7216" w:author="薛媛媛（Grace）" w:date="2025-11-18T13:43:17Z"/>
                    <w:rFonts w:hint="eastAsia" w:ascii="Arial" w:hAnsi="Arial" w:cs="Arial"/>
                    <w:sz w:val="22"/>
                    <w:szCs w:val="22"/>
                    <w:lang w:val="en-GB" w:eastAsia="zh-CN"/>
                  </w:rPr>
                </w:rPrChange>
              </w:rPr>
            </w:pPr>
          </w:p>
          <w:p w14:paraId="5B3CA45C">
            <w:pPr>
              <w:rPr>
                <w:ins w:id="7217" w:author="薛媛媛（Grace）" w:date="2025-11-18T13:43:17Z"/>
                <w:rFonts w:ascii="Arial" w:hAnsi="Arial" w:cs="Arial" w:eastAsiaTheme="minorHAnsi"/>
                <w:sz w:val="20"/>
                <w:szCs w:val="20"/>
                <w:lang w:val="en-GB" w:eastAsia="en-US" w:bidi="ar-SA"/>
                <w:rPrChange w:id="7218" w:author="薛媛媛（Grace）" w:date="2025-11-18T13:55:33Z">
                  <w:rPr>
                    <w:ins w:id="7219" w:author="薛媛媛（Grace）" w:date="2025-11-18T13:43:17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0F9E8F82">
            <w:pPr>
              <w:rPr>
                <w:ins w:id="7220" w:author="薛媛媛（Grace）" w:date="2025-11-18T13:43:17Z"/>
                <w:rFonts w:hint="default" w:ascii="Arial" w:hAnsi="Arial" w:cs="Arial" w:eastAsiaTheme="minorHAnsi"/>
                <w:sz w:val="20"/>
                <w:szCs w:val="20"/>
                <w:lang w:val="en-GB" w:eastAsia="zh-CN"/>
                <w:rPrChange w:id="7221" w:author="薛媛媛（Grace）" w:date="2025-11-18T13:55:39Z">
                  <w:rPr>
                    <w:ins w:id="7222" w:author="薛媛媛（Grace）" w:date="2025-11-18T13:43:17Z"/>
                    <w:rFonts w:hint="eastAsia" w:ascii="Arial" w:hAnsi="Arial" w:cs="Arial" w:eastAsiaTheme="minorHAnsi"/>
                    <w:sz w:val="22"/>
                    <w:szCs w:val="22"/>
                    <w:lang w:val="en-GB" w:eastAsia="zh-CN"/>
                  </w:rPr>
                </w:rPrChange>
              </w:rPr>
            </w:pPr>
            <w:ins w:id="7223" w:author="薛媛媛（Grace）" w:date="2025-11-18T13:43:17Z">
              <w:r>
                <w:rPr>
                  <w:rFonts w:hint="default" w:ascii="Arial" w:hAnsi="Arial" w:cs="Arial" w:eastAsiaTheme="minorHAnsi"/>
                  <w:sz w:val="20"/>
                  <w:szCs w:val="20"/>
                  <w:lang w:val="en-GB" w:eastAsia="zh-CN"/>
                  <w:rPrChange w:id="7224" w:author="薛媛媛（Grace）" w:date="2025-11-18T13:55:39Z">
                    <w:rPr>
                      <w:rFonts w:hint="eastAsia" w:ascii="Arial" w:hAnsi="Arial" w:cs="Arial" w:eastAsiaTheme="minorHAnsi"/>
                      <w:sz w:val="22"/>
                      <w:szCs w:val="22"/>
                      <w:lang w:val="en-GB" w:eastAsia="zh-CN"/>
                    </w:rPr>
                  </w:rPrChange>
                </w:rPr>
                <w:t xml:space="preserve">Label </w:t>
              </w:r>
            </w:ins>
          </w:p>
          <w:p w14:paraId="33B37757">
            <w:pPr>
              <w:rPr>
                <w:ins w:id="7226" w:author="薛媛媛（Grace）" w:date="2025-11-18T13:43:17Z"/>
                <w:rFonts w:hint="default" w:ascii="Arial" w:hAnsi="Arial" w:cs="Arial" w:eastAsiaTheme="minorHAnsi"/>
                <w:sz w:val="20"/>
                <w:szCs w:val="20"/>
                <w:lang w:val="en-GB" w:eastAsia="zh-CN"/>
                <w:rPrChange w:id="7227" w:author="薛媛媛（Grace）" w:date="2025-11-18T13:55:39Z">
                  <w:rPr>
                    <w:ins w:id="7228" w:author="薛媛媛（Grace）" w:date="2025-11-18T13:43:17Z"/>
                    <w:rFonts w:hint="default" w:ascii="Arial" w:hAnsi="Arial" w:cs="Arial" w:eastAsiaTheme="minorHAnsi"/>
                    <w:sz w:val="22"/>
                    <w:szCs w:val="22"/>
                    <w:lang w:val="en-GB" w:eastAsia="zh-CN"/>
                  </w:rPr>
                </w:rPrChange>
              </w:rPr>
            </w:pPr>
            <w:ins w:id="7229" w:author="薛媛媛（Grace）" w:date="2025-11-18T13:43:17Z">
              <w:r>
                <w:rPr>
                  <w:rFonts w:hint="default" w:ascii="Arial" w:hAnsi="Arial" w:cs="Arial" w:eastAsiaTheme="minorHAnsi"/>
                  <w:sz w:val="20"/>
                  <w:szCs w:val="20"/>
                  <w:lang w:val="en-GB" w:eastAsia="zh-CN"/>
                  <w:rPrChange w:id="7230" w:author="薛媛媛（Grace）" w:date="2025-11-18T13:55:39Z">
                    <w:rPr>
                      <w:rFonts w:hint="default" w:ascii="Arial" w:hAnsi="Arial" w:cs="Arial" w:eastAsiaTheme="minorHAnsi"/>
                      <w:sz w:val="22"/>
                      <w:szCs w:val="22"/>
                      <w:lang w:val="en-GB" w:eastAsia="zh-CN"/>
                    </w:rPr>
                  </w:rPrChange>
                </w:rPr>
                <w:t>Instruction For Use</w:t>
              </w:r>
            </w:ins>
          </w:p>
          <w:p w14:paraId="0B358609">
            <w:pPr>
              <w:rPr>
                <w:ins w:id="7232" w:author="薛媛媛（Grace）" w:date="2025-11-18T13:43:17Z"/>
                <w:rFonts w:hint="default" w:ascii="Arial" w:hAnsi="Arial" w:cs="Arial" w:eastAsiaTheme="minorHAnsi"/>
                <w:sz w:val="20"/>
                <w:szCs w:val="20"/>
                <w:lang w:val="en-GB" w:eastAsia="zh-CN"/>
                <w:rPrChange w:id="7233" w:author="薛媛媛（Grace）" w:date="2025-11-18T13:55:39Z">
                  <w:rPr>
                    <w:ins w:id="7234" w:author="薛媛媛（Grace）" w:date="2025-11-18T13:43:17Z"/>
                    <w:rFonts w:hint="eastAsia" w:ascii="Arial" w:hAnsi="Arial" w:cs="Arial" w:eastAsiaTheme="minorHAnsi"/>
                    <w:sz w:val="22"/>
                    <w:szCs w:val="22"/>
                    <w:lang w:val="en-GB" w:eastAsia="zh-CN"/>
                  </w:rPr>
                </w:rPrChange>
              </w:rPr>
            </w:pPr>
          </w:p>
          <w:p w14:paraId="2B2278D4">
            <w:pPr>
              <w:rPr>
                <w:ins w:id="7235" w:author="薛媛媛（Grace）" w:date="2025-11-18T13:43:17Z"/>
                <w:rFonts w:hint="default" w:ascii="Arial" w:hAnsi="Arial" w:cs="Arial" w:eastAsiaTheme="minorHAnsi"/>
                <w:sz w:val="20"/>
                <w:szCs w:val="20"/>
                <w:lang w:val="en-US" w:eastAsia="zh-CN"/>
                <w:rPrChange w:id="7236" w:author="薛媛媛（Grace）" w:date="2025-11-18T13:55:39Z">
                  <w:rPr>
                    <w:ins w:id="7237" w:author="薛媛媛（Grace）" w:date="2025-11-18T13:43:17Z"/>
                    <w:rFonts w:hint="eastAsia" w:ascii="Arial" w:hAnsi="Arial" w:cs="Arial" w:eastAsiaTheme="minorHAnsi"/>
                    <w:sz w:val="22"/>
                    <w:szCs w:val="22"/>
                    <w:lang w:val="en-US" w:eastAsia="zh-CN"/>
                  </w:rPr>
                </w:rPrChange>
              </w:rPr>
            </w:pPr>
          </w:p>
          <w:p w14:paraId="4DB0DE3F">
            <w:pPr>
              <w:rPr>
                <w:ins w:id="7238" w:author="薛媛媛（Grace）" w:date="2025-11-18T13:43:17Z"/>
                <w:rFonts w:hint="default" w:ascii="Arial" w:hAnsi="Arial" w:cs="Arial" w:eastAsiaTheme="minorEastAsia"/>
                <w:color w:val="auto"/>
                <w:sz w:val="20"/>
                <w:szCs w:val="20"/>
                <w:lang w:val="en-US" w:eastAsia="zh-CN"/>
                <w:rPrChange w:id="7239" w:author="薛媛媛（Grace）" w:date="2025-11-18T13:55:39Z">
                  <w:rPr>
                    <w:ins w:id="7240" w:author="薛媛媛（Grace）" w:date="2025-11-18T13:43:17Z"/>
                    <w:rFonts w:hint="default" w:cs="Arial" w:eastAsiaTheme="minorEastAsia"/>
                    <w:color w:val="auto"/>
                    <w:sz w:val="22"/>
                    <w:szCs w:val="22"/>
                    <w:lang w:val="en-US" w:eastAsia="zh-CN"/>
                  </w:rPr>
                </w:rPrChange>
              </w:rPr>
            </w:pPr>
          </w:p>
          <w:p w14:paraId="2105AB36">
            <w:pPr>
              <w:rPr>
                <w:ins w:id="7241" w:author="薛媛媛（Grace）" w:date="2025-11-18T13:43:17Z"/>
                <w:rFonts w:ascii="Arial" w:hAnsi="Arial" w:cs="Arial" w:eastAsiaTheme="minorHAnsi"/>
                <w:sz w:val="20"/>
                <w:szCs w:val="20"/>
                <w:lang w:val="en-GB" w:eastAsia="en-US" w:bidi="ar-SA"/>
                <w:rPrChange w:id="7242" w:author="薛媛媛（Grace）" w:date="2025-11-18T13:55:33Z">
                  <w:rPr>
                    <w:ins w:id="7243" w:author="薛媛媛（Grace）" w:date="2025-11-18T13:43:17Z"/>
                    <w:rFonts w:ascii="Arial" w:hAnsi="Arial" w:cs="Arial" w:eastAsiaTheme="minorHAnsi"/>
                    <w:sz w:val="20"/>
                    <w:szCs w:val="20"/>
                    <w:lang w:val="en-GB" w:eastAsia="en-US" w:bidi="ar-SA"/>
                  </w:rPr>
                </w:rPrChange>
              </w:rPr>
            </w:pPr>
          </w:p>
        </w:tc>
        <w:tc>
          <w:tcPr>
            <w:tcW w:w="3078" w:type="dxa"/>
            <w:tcMar>
              <w:top w:w="113" w:type="dxa"/>
              <w:bottom w:w="113" w:type="dxa"/>
            </w:tcMar>
          </w:tcPr>
          <w:p w14:paraId="7CCE646D">
            <w:pPr>
              <w:rPr>
                <w:rFonts w:ascii="Arial" w:hAnsi="Arial" w:cs="Arial"/>
                <w:sz w:val="20"/>
                <w:szCs w:val="20"/>
                <w:lang w:val="en-GB"/>
                <w:rPrChange w:id="7244" w:author="薛媛媛（Grace）" w:date="2025-11-18T13:55:33Z">
                  <w:rPr>
                    <w:sz w:val="20"/>
                    <w:szCs w:val="20"/>
                    <w:lang w:val="en-GB"/>
                  </w:rPr>
                </w:rPrChange>
              </w:rPr>
            </w:pPr>
          </w:p>
        </w:tc>
      </w:tr>
      <w:tr w14:paraId="7EF6E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34A528B4">
            <w:pPr>
              <w:ind w:left="172"/>
              <w:rPr>
                <w:rFonts w:ascii="Arial" w:hAnsi="Arial" w:cs="Arial"/>
                <w:sz w:val="20"/>
                <w:szCs w:val="20"/>
                <w:lang w:val="en-GB"/>
                <w:rPrChange w:id="7245" w:author="薛媛媛（Grace）" w:date="2025-11-18T13:55:33Z">
                  <w:rPr>
                    <w:sz w:val="20"/>
                    <w:szCs w:val="20"/>
                    <w:lang w:val="en-GB"/>
                  </w:rPr>
                </w:rPrChange>
              </w:rPr>
            </w:pPr>
            <w:r>
              <w:rPr>
                <w:rFonts w:ascii="Arial" w:hAnsi="Arial" w:cs="Arial"/>
                <w:sz w:val="20"/>
                <w:szCs w:val="20"/>
                <w:lang w:val="en-GB"/>
                <w:rPrChange w:id="7246" w:author="薛媛媛（Grace）" w:date="2025-11-18T13:55:33Z">
                  <w:rPr>
                    <w:sz w:val="20"/>
                    <w:szCs w:val="20"/>
                    <w:lang w:val="en-GB"/>
                  </w:rPr>
                </w:rPrChange>
              </w:rPr>
              <w:t>(f)  where applicable, information allowing the healthcare professional to verify if the device is suitable and select the corresponding software and accessories;</w:t>
            </w:r>
          </w:p>
        </w:tc>
        <w:tc>
          <w:tcPr>
            <w:tcW w:w="1198" w:type="dxa"/>
            <w:shd w:val="clear" w:color="auto" w:fill="auto"/>
            <w:tcMar>
              <w:top w:w="113" w:type="dxa"/>
              <w:bottom w:w="113" w:type="dxa"/>
            </w:tcMar>
            <w:vAlign w:val="top"/>
          </w:tcPr>
          <w:p w14:paraId="6AFD037D">
            <w:pPr>
              <w:rPr>
                <w:ins w:id="7247" w:author="薛媛媛（Grace）" w:date="2025-11-18T13:44:00Z"/>
                <w:rFonts w:hint="default" w:ascii="Arial" w:hAnsi="Arial" w:eastAsia="宋体" w:cs="Arial"/>
                <w:sz w:val="20"/>
                <w:szCs w:val="20"/>
                <w:lang w:val="en-GB" w:eastAsia="zh-CN" w:bidi="ar-SA"/>
                <w:rPrChange w:id="7248" w:author="薛媛媛（Grace）" w:date="2025-11-18T13:55:33Z">
                  <w:rPr>
                    <w:ins w:id="7249" w:author="薛媛媛（Grace）" w:date="2025-11-18T13:44:00Z"/>
                    <w:rFonts w:hint="default" w:ascii="Arial" w:hAnsi="Arial" w:eastAsia="宋体" w:cs="Arial"/>
                    <w:sz w:val="20"/>
                    <w:szCs w:val="20"/>
                    <w:lang w:val="en-GB" w:eastAsia="zh-CN" w:bidi="ar-SA"/>
                  </w:rPr>
                </w:rPrChange>
              </w:rPr>
            </w:pPr>
            <w:ins w:id="7250" w:author="薛媛媛（Grace）" w:date="2025-11-18T13:44:00Z">
              <w:r>
                <w:rPr>
                  <w:rFonts w:hint="default" w:ascii="Arial" w:hAnsi="Arial" w:cs="Arial" w:eastAsiaTheme="minorHAnsi"/>
                  <w:sz w:val="20"/>
                  <w:szCs w:val="20"/>
                  <w:lang w:val="en-GB" w:eastAsia="zh-CN"/>
                  <w:rPrChange w:id="7251"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21C2709F">
            <w:pPr>
              <w:rPr>
                <w:ins w:id="7253" w:author="薛媛媛（Grace）" w:date="2025-11-18T13:44:00Z"/>
                <w:rFonts w:hint="default" w:ascii="Arial" w:hAnsi="Arial" w:cs="Arial"/>
                <w:sz w:val="20"/>
                <w:szCs w:val="20"/>
                <w:lang w:val="en-GB" w:eastAsia="zh-CN"/>
                <w:rPrChange w:id="7254" w:author="薛媛媛（Grace）" w:date="2025-11-18T13:55:39Z">
                  <w:rPr>
                    <w:ins w:id="7255" w:author="薛媛媛（Grace）" w:date="2025-11-18T13:44:00Z"/>
                    <w:rFonts w:hint="eastAsia" w:ascii="Arial" w:hAnsi="Arial" w:cs="Arial"/>
                    <w:sz w:val="22"/>
                    <w:szCs w:val="22"/>
                    <w:lang w:val="en-GB" w:eastAsia="zh-CN"/>
                  </w:rPr>
                </w:rPrChange>
              </w:rPr>
            </w:pPr>
            <w:ins w:id="7256" w:author="薛媛媛（Grace）" w:date="2025-11-18T13:44:00Z">
              <w:r>
                <w:rPr>
                  <w:rFonts w:hint="default" w:ascii="Arial" w:hAnsi="Arial" w:cs="Arial"/>
                  <w:sz w:val="20"/>
                  <w:szCs w:val="20"/>
                  <w:lang w:val="en-GB" w:eastAsia="zh-CN"/>
                  <w:rPrChange w:id="7257" w:author="薛媛媛（Grace）" w:date="2025-11-18T13:55:39Z">
                    <w:rPr>
                      <w:rFonts w:hint="eastAsia" w:ascii="Arial" w:hAnsi="Arial" w:cs="Arial"/>
                      <w:sz w:val="22"/>
                      <w:szCs w:val="22"/>
                      <w:lang w:val="en-GB" w:eastAsia="zh-CN"/>
                    </w:rPr>
                  </w:rPrChange>
                </w:rPr>
                <w:t>EN ISO 15223-1</w:t>
              </w:r>
            </w:ins>
          </w:p>
          <w:p w14:paraId="018CFF0C">
            <w:pPr>
              <w:rPr>
                <w:ins w:id="7259" w:author="薛媛媛（Grace）" w:date="2025-11-18T13:44:00Z"/>
                <w:rFonts w:hint="default" w:ascii="Arial" w:hAnsi="Arial" w:cs="Arial"/>
                <w:sz w:val="20"/>
                <w:szCs w:val="20"/>
                <w:lang w:val="en-GB" w:eastAsia="zh-CN"/>
                <w:rPrChange w:id="7260" w:author="薛媛媛（Grace）" w:date="2025-11-18T13:55:39Z">
                  <w:rPr>
                    <w:ins w:id="7261" w:author="薛媛媛（Grace）" w:date="2025-11-18T13:44:00Z"/>
                    <w:rFonts w:hint="eastAsia" w:ascii="Arial" w:hAnsi="Arial" w:cs="Arial"/>
                    <w:sz w:val="22"/>
                    <w:szCs w:val="22"/>
                    <w:lang w:val="en-GB" w:eastAsia="zh-CN"/>
                  </w:rPr>
                </w:rPrChange>
              </w:rPr>
            </w:pPr>
            <w:ins w:id="7262" w:author="薛媛媛（Grace）" w:date="2025-11-18T13:44:00Z">
              <w:r>
                <w:rPr>
                  <w:rFonts w:hint="default" w:ascii="Arial" w:hAnsi="Arial" w:cs="Arial"/>
                  <w:sz w:val="20"/>
                  <w:szCs w:val="20"/>
                  <w:lang w:val="en-GB" w:eastAsia="zh-CN"/>
                  <w:rPrChange w:id="7263" w:author="薛媛媛（Grace）" w:date="2025-11-18T13:55:39Z">
                    <w:rPr>
                      <w:rFonts w:hint="eastAsia" w:ascii="Arial" w:hAnsi="Arial" w:cs="Arial"/>
                      <w:sz w:val="22"/>
                      <w:szCs w:val="22"/>
                      <w:lang w:val="en-GB" w:eastAsia="zh-CN"/>
                    </w:rPr>
                  </w:rPrChange>
                </w:rPr>
                <w:t>EN ISO 20417</w:t>
              </w:r>
            </w:ins>
          </w:p>
          <w:p w14:paraId="662D77C8">
            <w:pPr>
              <w:rPr>
                <w:ins w:id="7265" w:author="薛媛媛（Grace）" w:date="2025-11-18T13:44:00Z"/>
                <w:rFonts w:hint="default" w:ascii="Arial" w:hAnsi="Arial" w:cs="Arial" w:eastAsiaTheme="minorHAnsi"/>
                <w:sz w:val="20"/>
                <w:szCs w:val="20"/>
                <w:lang w:val="en-GB" w:eastAsia="zh-CN"/>
                <w:rPrChange w:id="7266" w:author="薛媛媛（Grace）" w:date="2025-11-18T13:55:39Z">
                  <w:rPr>
                    <w:ins w:id="7267" w:author="薛媛媛（Grace）" w:date="2025-11-18T13:44:00Z"/>
                    <w:rFonts w:hint="eastAsia" w:eastAsiaTheme="minorHAnsi"/>
                    <w:sz w:val="22"/>
                    <w:szCs w:val="22"/>
                    <w:lang w:val="en-GB" w:eastAsia="zh-CN"/>
                  </w:rPr>
                </w:rPrChange>
              </w:rPr>
            </w:pPr>
            <w:ins w:id="7268" w:author="薛媛媛（Grace）" w:date="2025-11-18T13:44:00Z">
              <w:r>
                <w:rPr>
                  <w:rFonts w:hint="default" w:ascii="Arial" w:hAnsi="Arial" w:cs="Arial" w:eastAsiaTheme="minorHAnsi"/>
                  <w:sz w:val="20"/>
                  <w:szCs w:val="20"/>
                  <w:lang w:val="en-GB" w:eastAsia="zh-CN"/>
                  <w:rPrChange w:id="7269" w:author="薛媛媛（Grace）" w:date="2025-11-18T13:55:39Z">
                    <w:rPr>
                      <w:rFonts w:hint="eastAsia" w:eastAsiaTheme="minorHAnsi"/>
                      <w:sz w:val="22"/>
                      <w:szCs w:val="22"/>
                      <w:lang w:val="en-GB" w:eastAsia="zh-CN"/>
                    </w:rPr>
                  </w:rPrChange>
                </w:rPr>
                <w:t>EN ISO 11608-1</w:t>
              </w:r>
            </w:ins>
          </w:p>
          <w:p w14:paraId="7721EE28">
            <w:pPr>
              <w:rPr>
                <w:ins w:id="7271" w:author="薛媛媛（Grace）" w:date="2025-11-18T13:44:00Z"/>
                <w:rFonts w:hint="default" w:ascii="Arial" w:hAnsi="Arial" w:cs="Arial"/>
                <w:sz w:val="20"/>
                <w:szCs w:val="20"/>
                <w:lang w:val="en-GB" w:eastAsia="zh-CN"/>
                <w:rPrChange w:id="7272" w:author="薛媛媛（Grace）" w:date="2025-11-18T13:55:39Z">
                  <w:rPr>
                    <w:ins w:id="7273" w:author="薛媛媛（Grace）" w:date="2025-11-18T13:44:00Z"/>
                    <w:rFonts w:hint="eastAsia" w:ascii="Arial" w:hAnsi="Arial" w:cs="Arial"/>
                    <w:sz w:val="22"/>
                    <w:szCs w:val="22"/>
                    <w:lang w:val="en-GB" w:eastAsia="zh-CN"/>
                  </w:rPr>
                </w:rPrChange>
              </w:rPr>
            </w:pPr>
          </w:p>
          <w:p w14:paraId="39A7C669">
            <w:pPr>
              <w:rPr>
                <w:ins w:id="7274" w:author="薛媛媛（Grace）" w:date="2025-11-18T13:44:00Z"/>
                <w:rFonts w:ascii="Arial" w:hAnsi="Arial" w:cs="Arial" w:eastAsiaTheme="minorHAnsi"/>
                <w:sz w:val="20"/>
                <w:szCs w:val="20"/>
                <w:lang w:val="en-GB" w:eastAsia="en-US" w:bidi="ar-SA"/>
                <w:rPrChange w:id="7275" w:author="薛媛媛（Grace）" w:date="2025-11-18T13:55:33Z">
                  <w:rPr>
                    <w:ins w:id="7276" w:author="薛媛媛（Grace）" w:date="2025-11-18T13:44:00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4DB9BFE1">
            <w:pPr>
              <w:rPr>
                <w:ins w:id="7277" w:author="薛媛媛（Grace）" w:date="2025-11-18T13:44:00Z"/>
                <w:rFonts w:hint="default" w:ascii="Arial" w:hAnsi="Arial" w:cs="Arial" w:eastAsiaTheme="minorHAnsi"/>
                <w:sz w:val="20"/>
                <w:szCs w:val="20"/>
                <w:lang w:val="en-GB" w:eastAsia="zh-CN"/>
                <w:rPrChange w:id="7278" w:author="薛媛媛（Grace）" w:date="2025-11-18T13:55:39Z">
                  <w:rPr>
                    <w:ins w:id="7279" w:author="薛媛媛（Grace）" w:date="2025-11-18T13:44:00Z"/>
                    <w:rFonts w:hint="eastAsia" w:ascii="Arial" w:hAnsi="Arial" w:cs="Arial" w:eastAsiaTheme="minorHAnsi"/>
                    <w:sz w:val="22"/>
                    <w:szCs w:val="22"/>
                    <w:lang w:val="en-GB" w:eastAsia="zh-CN"/>
                  </w:rPr>
                </w:rPrChange>
              </w:rPr>
            </w:pPr>
            <w:ins w:id="7280" w:author="薛媛媛（Grace）" w:date="2025-11-18T13:44:00Z">
              <w:r>
                <w:rPr>
                  <w:rFonts w:hint="default" w:ascii="Arial" w:hAnsi="Arial" w:cs="Arial" w:eastAsiaTheme="minorHAnsi"/>
                  <w:sz w:val="20"/>
                  <w:szCs w:val="20"/>
                  <w:lang w:val="en-GB" w:eastAsia="zh-CN"/>
                  <w:rPrChange w:id="7281" w:author="薛媛媛（Grace）" w:date="2025-11-18T13:55:39Z">
                    <w:rPr>
                      <w:rFonts w:hint="eastAsia" w:ascii="Arial" w:hAnsi="Arial" w:cs="Arial" w:eastAsiaTheme="minorHAnsi"/>
                      <w:sz w:val="22"/>
                      <w:szCs w:val="22"/>
                      <w:lang w:val="en-GB" w:eastAsia="zh-CN"/>
                    </w:rPr>
                  </w:rPrChange>
                </w:rPr>
                <w:t xml:space="preserve">Label </w:t>
              </w:r>
            </w:ins>
          </w:p>
          <w:p w14:paraId="56FFF4DE">
            <w:pPr>
              <w:rPr>
                <w:ins w:id="7283" w:author="薛媛媛（Grace）" w:date="2025-11-18T13:44:00Z"/>
                <w:rFonts w:hint="default" w:ascii="Arial" w:hAnsi="Arial" w:cs="Arial" w:eastAsiaTheme="minorHAnsi"/>
                <w:sz w:val="20"/>
                <w:szCs w:val="20"/>
                <w:lang w:val="en-GB" w:eastAsia="zh-CN"/>
                <w:rPrChange w:id="7284" w:author="薛媛媛（Grace）" w:date="2025-11-18T13:55:39Z">
                  <w:rPr>
                    <w:ins w:id="7285" w:author="薛媛媛（Grace）" w:date="2025-11-18T13:44:00Z"/>
                    <w:rFonts w:hint="default" w:ascii="Arial" w:hAnsi="Arial" w:cs="Arial" w:eastAsiaTheme="minorHAnsi"/>
                    <w:sz w:val="22"/>
                    <w:szCs w:val="22"/>
                    <w:lang w:val="en-GB" w:eastAsia="zh-CN"/>
                  </w:rPr>
                </w:rPrChange>
              </w:rPr>
            </w:pPr>
            <w:ins w:id="7286" w:author="薛媛媛（Grace）" w:date="2025-11-18T13:44:00Z">
              <w:r>
                <w:rPr>
                  <w:rFonts w:hint="default" w:ascii="Arial" w:hAnsi="Arial" w:cs="Arial" w:eastAsiaTheme="minorHAnsi"/>
                  <w:sz w:val="20"/>
                  <w:szCs w:val="20"/>
                  <w:lang w:val="en-GB" w:eastAsia="zh-CN"/>
                  <w:rPrChange w:id="7287" w:author="薛媛媛（Grace）" w:date="2025-11-18T13:55:39Z">
                    <w:rPr>
                      <w:rFonts w:hint="default" w:ascii="Arial" w:hAnsi="Arial" w:cs="Arial" w:eastAsiaTheme="minorHAnsi"/>
                      <w:sz w:val="22"/>
                      <w:szCs w:val="22"/>
                      <w:lang w:val="en-GB" w:eastAsia="zh-CN"/>
                    </w:rPr>
                  </w:rPrChange>
                </w:rPr>
                <w:t>Instruction For Use</w:t>
              </w:r>
            </w:ins>
          </w:p>
          <w:p w14:paraId="2BBFC597">
            <w:pPr>
              <w:rPr>
                <w:ins w:id="7289" w:author="薛媛媛（Grace）" w:date="2025-11-18T13:44:00Z"/>
                <w:rFonts w:hint="default" w:ascii="Arial" w:hAnsi="Arial" w:cs="Arial" w:eastAsiaTheme="minorHAnsi"/>
                <w:sz w:val="20"/>
                <w:szCs w:val="20"/>
                <w:lang w:val="en-GB" w:eastAsia="zh-CN"/>
                <w:rPrChange w:id="7290" w:author="薛媛媛（Grace）" w:date="2025-11-18T13:55:39Z">
                  <w:rPr>
                    <w:ins w:id="7291" w:author="薛媛媛（Grace）" w:date="2025-11-18T13:44:00Z"/>
                    <w:rFonts w:hint="eastAsia" w:ascii="Arial" w:hAnsi="Arial" w:cs="Arial" w:eastAsiaTheme="minorHAnsi"/>
                    <w:sz w:val="22"/>
                    <w:szCs w:val="22"/>
                    <w:lang w:val="en-GB" w:eastAsia="zh-CN"/>
                  </w:rPr>
                </w:rPrChange>
              </w:rPr>
            </w:pPr>
          </w:p>
          <w:p w14:paraId="1EE7EE76">
            <w:pPr>
              <w:rPr>
                <w:ins w:id="7292" w:author="薛媛媛（Grace）" w:date="2025-11-18T13:44:00Z"/>
                <w:rFonts w:hint="default" w:ascii="Arial" w:hAnsi="Arial" w:cs="Arial" w:eastAsiaTheme="minorHAnsi"/>
                <w:sz w:val="20"/>
                <w:szCs w:val="20"/>
                <w:lang w:val="en-US" w:eastAsia="zh-CN"/>
                <w:rPrChange w:id="7293" w:author="薛媛媛（Grace）" w:date="2025-11-18T13:55:39Z">
                  <w:rPr>
                    <w:ins w:id="7294" w:author="薛媛媛（Grace）" w:date="2025-11-18T13:44:00Z"/>
                    <w:rFonts w:hint="eastAsia" w:ascii="Arial" w:hAnsi="Arial" w:cs="Arial" w:eastAsiaTheme="minorHAnsi"/>
                    <w:sz w:val="22"/>
                    <w:szCs w:val="22"/>
                    <w:lang w:val="en-US" w:eastAsia="zh-CN"/>
                  </w:rPr>
                </w:rPrChange>
              </w:rPr>
            </w:pPr>
          </w:p>
          <w:p w14:paraId="067FE919">
            <w:pPr>
              <w:rPr>
                <w:ins w:id="7295" w:author="薛媛媛（Grace）" w:date="2025-11-18T13:44:00Z"/>
                <w:rFonts w:hint="default" w:ascii="Arial" w:hAnsi="Arial" w:cs="Arial" w:eastAsiaTheme="minorEastAsia"/>
                <w:color w:val="auto"/>
                <w:sz w:val="20"/>
                <w:szCs w:val="20"/>
                <w:lang w:val="en-US" w:eastAsia="zh-CN"/>
                <w:rPrChange w:id="7296" w:author="薛媛媛（Grace）" w:date="2025-11-18T13:55:39Z">
                  <w:rPr>
                    <w:ins w:id="7297" w:author="薛媛媛（Grace）" w:date="2025-11-18T13:44:00Z"/>
                    <w:rFonts w:hint="default" w:cs="Arial" w:eastAsiaTheme="minorEastAsia"/>
                    <w:color w:val="auto"/>
                    <w:sz w:val="22"/>
                    <w:szCs w:val="22"/>
                    <w:lang w:val="en-US" w:eastAsia="zh-CN"/>
                  </w:rPr>
                </w:rPrChange>
              </w:rPr>
            </w:pPr>
          </w:p>
          <w:p w14:paraId="72B50BA4">
            <w:pPr>
              <w:rPr>
                <w:ins w:id="7298" w:author="薛媛媛（Grace）" w:date="2025-11-18T13:44:00Z"/>
                <w:rFonts w:ascii="Arial" w:hAnsi="Arial" w:cs="Arial" w:eastAsiaTheme="minorHAnsi"/>
                <w:sz w:val="20"/>
                <w:szCs w:val="20"/>
                <w:lang w:val="en-GB" w:eastAsia="en-US" w:bidi="ar-SA"/>
                <w:rPrChange w:id="7299" w:author="薛媛媛（Grace）" w:date="2025-11-18T13:55:33Z">
                  <w:rPr>
                    <w:ins w:id="7300" w:author="薛媛媛（Grace）" w:date="2025-11-18T13:44:00Z"/>
                    <w:rFonts w:ascii="Arial" w:hAnsi="Arial" w:cs="Arial" w:eastAsiaTheme="minorHAnsi"/>
                    <w:sz w:val="20"/>
                    <w:szCs w:val="20"/>
                    <w:lang w:val="en-GB" w:eastAsia="en-US" w:bidi="ar-SA"/>
                  </w:rPr>
                </w:rPrChange>
              </w:rPr>
            </w:pPr>
          </w:p>
        </w:tc>
        <w:tc>
          <w:tcPr>
            <w:tcW w:w="3078" w:type="dxa"/>
            <w:tcMar>
              <w:top w:w="113" w:type="dxa"/>
              <w:bottom w:w="113" w:type="dxa"/>
            </w:tcMar>
          </w:tcPr>
          <w:p w14:paraId="223235A0">
            <w:pPr>
              <w:rPr>
                <w:rFonts w:ascii="Arial" w:hAnsi="Arial" w:cs="Arial"/>
                <w:sz w:val="20"/>
                <w:szCs w:val="20"/>
                <w:lang w:val="en-GB"/>
                <w:rPrChange w:id="7301" w:author="薛媛媛（Grace）" w:date="2025-11-18T13:55:33Z">
                  <w:rPr>
                    <w:sz w:val="20"/>
                    <w:szCs w:val="20"/>
                    <w:lang w:val="en-GB"/>
                  </w:rPr>
                </w:rPrChange>
              </w:rPr>
            </w:pPr>
          </w:p>
        </w:tc>
      </w:tr>
      <w:tr w14:paraId="26819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7177EE92">
            <w:pPr>
              <w:ind w:left="172"/>
              <w:rPr>
                <w:rFonts w:ascii="Arial" w:hAnsi="Arial" w:cs="Arial"/>
                <w:sz w:val="20"/>
                <w:szCs w:val="20"/>
                <w:lang w:val="en-GB"/>
                <w:rPrChange w:id="7302" w:author="薛媛媛（Grace）" w:date="2025-11-18T13:55:33Z">
                  <w:rPr>
                    <w:sz w:val="20"/>
                    <w:szCs w:val="20"/>
                    <w:lang w:val="en-GB"/>
                  </w:rPr>
                </w:rPrChange>
              </w:rPr>
            </w:pPr>
            <w:r>
              <w:rPr>
                <w:rFonts w:ascii="Arial" w:hAnsi="Arial" w:cs="Arial"/>
                <w:sz w:val="20"/>
                <w:szCs w:val="20"/>
                <w:lang w:val="en-GB"/>
                <w:rPrChange w:id="7303" w:author="薛媛媛（Grace）" w:date="2025-11-18T13:55:33Z">
                  <w:rPr>
                    <w:sz w:val="20"/>
                    <w:szCs w:val="20"/>
                    <w:lang w:val="en-GB"/>
                  </w:rPr>
                </w:rPrChange>
              </w:rPr>
              <w:t>(g)  any residual risks, contra-indications and any undesirable side-effects, including information to be conveyed to the patient in this regard;</w:t>
            </w:r>
          </w:p>
        </w:tc>
        <w:tc>
          <w:tcPr>
            <w:tcW w:w="1198" w:type="dxa"/>
            <w:shd w:val="clear" w:color="auto" w:fill="auto"/>
            <w:tcMar>
              <w:top w:w="113" w:type="dxa"/>
              <w:bottom w:w="113" w:type="dxa"/>
            </w:tcMar>
            <w:vAlign w:val="top"/>
          </w:tcPr>
          <w:p w14:paraId="5221E7DC">
            <w:pPr>
              <w:rPr>
                <w:ins w:id="7304" w:author="薛媛媛（Grace）" w:date="2025-11-18T13:44:22Z"/>
                <w:rFonts w:hint="default" w:ascii="Arial" w:hAnsi="Arial" w:eastAsia="宋体" w:cs="Arial"/>
                <w:sz w:val="20"/>
                <w:szCs w:val="20"/>
                <w:lang w:val="en-GB" w:eastAsia="zh-CN" w:bidi="ar-SA"/>
                <w:rPrChange w:id="7305" w:author="薛媛媛（Grace）" w:date="2025-11-18T13:55:33Z">
                  <w:rPr>
                    <w:ins w:id="7306" w:author="薛媛媛（Grace）" w:date="2025-11-18T13:44:22Z"/>
                    <w:rFonts w:hint="default" w:ascii="Arial" w:hAnsi="Arial" w:eastAsia="宋体" w:cs="Arial"/>
                    <w:sz w:val="20"/>
                    <w:szCs w:val="20"/>
                    <w:lang w:val="en-GB" w:eastAsia="zh-CN" w:bidi="ar-SA"/>
                  </w:rPr>
                </w:rPrChange>
              </w:rPr>
            </w:pPr>
            <w:ins w:id="7307" w:author="薛媛媛（Grace）" w:date="2025-11-18T13:44:22Z">
              <w:r>
                <w:rPr>
                  <w:rFonts w:hint="default" w:ascii="Arial" w:hAnsi="Arial" w:cs="Arial" w:eastAsiaTheme="minorHAnsi"/>
                  <w:sz w:val="20"/>
                  <w:szCs w:val="20"/>
                  <w:lang w:val="en-GB" w:eastAsia="zh-CN"/>
                  <w:rPrChange w:id="7308"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25514F86">
            <w:pPr>
              <w:rPr>
                <w:ins w:id="7310" w:author="薛媛媛（Grace）" w:date="2025-11-18T13:44:22Z"/>
                <w:rFonts w:hint="default" w:ascii="Arial" w:hAnsi="Arial" w:cs="Arial"/>
                <w:sz w:val="20"/>
                <w:szCs w:val="20"/>
                <w:lang w:val="en-GB" w:eastAsia="zh-CN"/>
                <w:rPrChange w:id="7311" w:author="薛媛媛（Grace）" w:date="2025-11-18T13:55:39Z">
                  <w:rPr>
                    <w:ins w:id="7312" w:author="薛媛媛（Grace）" w:date="2025-11-18T13:44:22Z"/>
                    <w:rFonts w:hint="eastAsia" w:ascii="Arial" w:hAnsi="Arial" w:cs="Arial"/>
                    <w:sz w:val="22"/>
                    <w:szCs w:val="22"/>
                    <w:lang w:val="en-GB" w:eastAsia="zh-CN"/>
                  </w:rPr>
                </w:rPrChange>
              </w:rPr>
            </w:pPr>
            <w:ins w:id="7313" w:author="薛媛媛（Grace）" w:date="2025-11-18T13:44:22Z">
              <w:r>
                <w:rPr>
                  <w:rFonts w:hint="default" w:ascii="Arial" w:hAnsi="Arial" w:cs="Arial"/>
                  <w:sz w:val="20"/>
                  <w:szCs w:val="20"/>
                  <w:lang w:val="en-GB" w:eastAsia="zh-CN"/>
                  <w:rPrChange w:id="7314" w:author="薛媛媛（Grace）" w:date="2025-11-18T13:55:39Z">
                    <w:rPr>
                      <w:rFonts w:hint="eastAsia" w:ascii="Arial" w:hAnsi="Arial" w:cs="Arial"/>
                      <w:sz w:val="22"/>
                      <w:szCs w:val="22"/>
                      <w:lang w:val="en-GB" w:eastAsia="zh-CN"/>
                    </w:rPr>
                  </w:rPrChange>
                </w:rPr>
                <w:t>EN ISO 15223-1</w:t>
              </w:r>
            </w:ins>
          </w:p>
          <w:p w14:paraId="18E0A178">
            <w:pPr>
              <w:rPr>
                <w:ins w:id="7316" w:author="薛媛媛（Grace）" w:date="2025-11-18T13:44:22Z"/>
                <w:rFonts w:hint="default" w:ascii="Arial" w:hAnsi="Arial" w:cs="Arial"/>
                <w:sz w:val="20"/>
                <w:szCs w:val="20"/>
                <w:lang w:val="en-GB" w:eastAsia="zh-CN"/>
                <w:rPrChange w:id="7317" w:author="薛媛媛（Grace）" w:date="2025-11-18T13:55:39Z">
                  <w:rPr>
                    <w:ins w:id="7318" w:author="薛媛媛（Grace）" w:date="2025-11-18T13:44:22Z"/>
                    <w:rFonts w:hint="eastAsia" w:ascii="Arial" w:hAnsi="Arial" w:cs="Arial"/>
                    <w:sz w:val="22"/>
                    <w:szCs w:val="22"/>
                    <w:lang w:val="en-GB" w:eastAsia="zh-CN"/>
                  </w:rPr>
                </w:rPrChange>
              </w:rPr>
            </w:pPr>
            <w:ins w:id="7319" w:author="薛媛媛（Grace）" w:date="2025-11-18T13:44:22Z">
              <w:r>
                <w:rPr>
                  <w:rFonts w:hint="default" w:ascii="Arial" w:hAnsi="Arial" w:cs="Arial"/>
                  <w:sz w:val="20"/>
                  <w:szCs w:val="20"/>
                  <w:lang w:val="en-GB" w:eastAsia="zh-CN"/>
                  <w:rPrChange w:id="7320" w:author="薛媛媛（Grace）" w:date="2025-11-18T13:55:39Z">
                    <w:rPr>
                      <w:rFonts w:hint="eastAsia" w:ascii="Arial" w:hAnsi="Arial" w:cs="Arial"/>
                      <w:sz w:val="22"/>
                      <w:szCs w:val="22"/>
                      <w:lang w:val="en-GB" w:eastAsia="zh-CN"/>
                    </w:rPr>
                  </w:rPrChange>
                </w:rPr>
                <w:t>EN ISO 20417</w:t>
              </w:r>
            </w:ins>
          </w:p>
          <w:p w14:paraId="46657718">
            <w:pPr>
              <w:rPr>
                <w:ins w:id="7322" w:author="薛媛媛（Grace）" w:date="2025-11-18T13:44:22Z"/>
                <w:rFonts w:hint="default" w:ascii="Arial" w:hAnsi="Arial" w:cs="Arial" w:eastAsiaTheme="minorHAnsi"/>
                <w:sz w:val="20"/>
                <w:szCs w:val="20"/>
                <w:lang w:val="en-GB" w:eastAsia="zh-CN"/>
                <w:rPrChange w:id="7323" w:author="薛媛媛（Grace）" w:date="2025-11-18T13:55:39Z">
                  <w:rPr>
                    <w:ins w:id="7324" w:author="薛媛媛（Grace）" w:date="2025-11-18T13:44:22Z"/>
                    <w:rFonts w:hint="eastAsia" w:eastAsiaTheme="minorHAnsi"/>
                    <w:sz w:val="22"/>
                    <w:szCs w:val="22"/>
                    <w:lang w:val="en-GB" w:eastAsia="zh-CN"/>
                  </w:rPr>
                </w:rPrChange>
              </w:rPr>
            </w:pPr>
            <w:ins w:id="7325" w:author="薛媛媛（Grace）" w:date="2025-11-18T13:44:22Z">
              <w:r>
                <w:rPr>
                  <w:rFonts w:hint="default" w:ascii="Arial" w:hAnsi="Arial" w:cs="Arial" w:eastAsiaTheme="minorHAnsi"/>
                  <w:sz w:val="20"/>
                  <w:szCs w:val="20"/>
                  <w:lang w:val="en-GB" w:eastAsia="zh-CN"/>
                  <w:rPrChange w:id="7326" w:author="薛媛媛（Grace）" w:date="2025-11-18T13:55:39Z">
                    <w:rPr>
                      <w:rFonts w:hint="eastAsia" w:eastAsiaTheme="minorHAnsi"/>
                      <w:sz w:val="22"/>
                      <w:szCs w:val="22"/>
                      <w:lang w:val="en-GB" w:eastAsia="zh-CN"/>
                    </w:rPr>
                  </w:rPrChange>
                </w:rPr>
                <w:t>EN ISO 11608-1</w:t>
              </w:r>
            </w:ins>
          </w:p>
          <w:p w14:paraId="6786FC8C">
            <w:pPr>
              <w:rPr>
                <w:ins w:id="7328" w:author="薛媛媛（Grace）" w:date="2025-11-18T13:44:22Z"/>
                <w:rFonts w:hint="default" w:ascii="Arial" w:hAnsi="Arial" w:cs="Arial"/>
                <w:sz w:val="20"/>
                <w:szCs w:val="20"/>
                <w:lang w:val="en-GB" w:eastAsia="zh-CN"/>
                <w:rPrChange w:id="7329" w:author="薛媛媛（Grace）" w:date="2025-11-18T13:55:39Z">
                  <w:rPr>
                    <w:ins w:id="7330" w:author="薛媛媛（Grace）" w:date="2025-11-18T13:44:22Z"/>
                    <w:rFonts w:hint="eastAsia" w:ascii="Arial" w:hAnsi="Arial" w:cs="Arial"/>
                    <w:sz w:val="22"/>
                    <w:szCs w:val="22"/>
                    <w:lang w:val="en-GB" w:eastAsia="zh-CN"/>
                  </w:rPr>
                </w:rPrChange>
              </w:rPr>
            </w:pPr>
          </w:p>
          <w:p w14:paraId="74C78809">
            <w:pPr>
              <w:rPr>
                <w:ins w:id="7331" w:author="薛媛媛（Grace）" w:date="2025-11-18T13:44:22Z"/>
                <w:rFonts w:ascii="Arial" w:hAnsi="Arial" w:cs="Arial" w:eastAsiaTheme="minorHAnsi"/>
                <w:sz w:val="20"/>
                <w:szCs w:val="20"/>
                <w:lang w:val="en-GB" w:eastAsia="en-US" w:bidi="ar-SA"/>
                <w:rPrChange w:id="7332" w:author="薛媛媛（Grace）" w:date="2025-11-18T13:55:33Z">
                  <w:rPr>
                    <w:ins w:id="7333" w:author="薛媛媛（Grace）" w:date="2025-11-18T13:44:22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5D6F7EB5">
            <w:pPr>
              <w:rPr>
                <w:ins w:id="7334" w:author="薛媛媛（Grace）" w:date="2025-11-18T13:44:22Z"/>
                <w:rFonts w:hint="default" w:ascii="Arial" w:hAnsi="Arial" w:cs="Arial" w:eastAsiaTheme="minorHAnsi"/>
                <w:sz w:val="20"/>
                <w:szCs w:val="20"/>
                <w:lang w:val="en-GB" w:eastAsia="zh-CN"/>
                <w:rPrChange w:id="7335" w:author="薛媛媛（Grace）" w:date="2025-11-18T13:55:39Z">
                  <w:rPr>
                    <w:ins w:id="7336" w:author="薛媛媛（Grace）" w:date="2025-11-18T13:44:22Z"/>
                    <w:rFonts w:hint="eastAsia" w:ascii="Arial" w:hAnsi="Arial" w:cs="Arial" w:eastAsiaTheme="minorHAnsi"/>
                    <w:sz w:val="22"/>
                    <w:szCs w:val="22"/>
                    <w:lang w:val="en-GB" w:eastAsia="zh-CN"/>
                  </w:rPr>
                </w:rPrChange>
              </w:rPr>
            </w:pPr>
            <w:ins w:id="7337" w:author="薛媛媛（Grace）" w:date="2025-11-18T13:44:22Z">
              <w:r>
                <w:rPr>
                  <w:rFonts w:hint="default" w:ascii="Arial" w:hAnsi="Arial" w:cs="Arial" w:eastAsiaTheme="minorHAnsi"/>
                  <w:sz w:val="20"/>
                  <w:szCs w:val="20"/>
                  <w:lang w:val="en-GB" w:eastAsia="zh-CN"/>
                  <w:rPrChange w:id="7338" w:author="薛媛媛（Grace）" w:date="2025-11-18T13:55:39Z">
                    <w:rPr>
                      <w:rFonts w:hint="eastAsia" w:ascii="Arial" w:hAnsi="Arial" w:cs="Arial" w:eastAsiaTheme="minorHAnsi"/>
                      <w:sz w:val="22"/>
                      <w:szCs w:val="22"/>
                      <w:lang w:val="en-GB" w:eastAsia="zh-CN"/>
                    </w:rPr>
                  </w:rPrChange>
                </w:rPr>
                <w:t xml:space="preserve">Label </w:t>
              </w:r>
            </w:ins>
          </w:p>
          <w:p w14:paraId="7DB6FD45">
            <w:pPr>
              <w:rPr>
                <w:ins w:id="7340" w:author="薛媛媛（Grace）" w:date="2025-11-18T13:44:22Z"/>
                <w:rFonts w:hint="default" w:ascii="Arial" w:hAnsi="Arial" w:cs="Arial" w:eastAsiaTheme="minorHAnsi"/>
                <w:sz w:val="20"/>
                <w:szCs w:val="20"/>
                <w:lang w:val="en-GB" w:eastAsia="zh-CN"/>
                <w:rPrChange w:id="7341" w:author="薛媛媛（Grace）" w:date="2025-11-18T13:55:39Z">
                  <w:rPr>
                    <w:ins w:id="7342" w:author="薛媛媛（Grace）" w:date="2025-11-18T13:44:22Z"/>
                    <w:rFonts w:hint="default" w:ascii="Arial" w:hAnsi="Arial" w:cs="Arial" w:eastAsiaTheme="minorHAnsi"/>
                    <w:sz w:val="22"/>
                    <w:szCs w:val="22"/>
                    <w:lang w:val="en-GB" w:eastAsia="zh-CN"/>
                  </w:rPr>
                </w:rPrChange>
              </w:rPr>
            </w:pPr>
            <w:ins w:id="7343" w:author="薛媛媛（Grace）" w:date="2025-11-18T13:44:22Z">
              <w:r>
                <w:rPr>
                  <w:rFonts w:hint="default" w:ascii="Arial" w:hAnsi="Arial" w:cs="Arial" w:eastAsiaTheme="minorHAnsi"/>
                  <w:sz w:val="20"/>
                  <w:szCs w:val="20"/>
                  <w:lang w:val="en-GB" w:eastAsia="zh-CN"/>
                  <w:rPrChange w:id="7344" w:author="薛媛媛（Grace）" w:date="2025-11-18T13:55:39Z">
                    <w:rPr>
                      <w:rFonts w:hint="default" w:ascii="Arial" w:hAnsi="Arial" w:cs="Arial" w:eastAsiaTheme="minorHAnsi"/>
                      <w:sz w:val="22"/>
                      <w:szCs w:val="22"/>
                      <w:lang w:val="en-GB" w:eastAsia="zh-CN"/>
                    </w:rPr>
                  </w:rPrChange>
                </w:rPr>
                <w:t>Instruction For Use</w:t>
              </w:r>
            </w:ins>
          </w:p>
          <w:p w14:paraId="6910D7F3">
            <w:pPr>
              <w:rPr>
                <w:ins w:id="7346" w:author="薛媛媛（Grace）" w:date="2025-11-18T13:44:22Z"/>
                <w:rFonts w:hint="default" w:ascii="Arial" w:hAnsi="Arial" w:cs="Arial" w:eastAsiaTheme="minorHAnsi"/>
                <w:sz w:val="20"/>
                <w:szCs w:val="20"/>
                <w:lang w:val="en-GB" w:eastAsia="zh-CN"/>
                <w:rPrChange w:id="7347" w:author="薛媛媛（Grace）" w:date="2025-11-18T13:55:39Z">
                  <w:rPr>
                    <w:ins w:id="7348" w:author="薛媛媛（Grace）" w:date="2025-11-18T13:44:22Z"/>
                    <w:rFonts w:hint="eastAsia" w:ascii="Arial" w:hAnsi="Arial" w:cs="Arial" w:eastAsiaTheme="minorHAnsi"/>
                    <w:sz w:val="22"/>
                    <w:szCs w:val="22"/>
                    <w:lang w:val="en-GB" w:eastAsia="zh-CN"/>
                  </w:rPr>
                </w:rPrChange>
              </w:rPr>
            </w:pPr>
          </w:p>
          <w:p w14:paraId="259403CC">
            <w:pPr>
              <w:rPr>
                <w:ins w:id="7349" w:author="薛媛媛（Grace）" w:date="2025-11-18T13:44:22Z"/>
                <w:rFonts w:hint="default" w:ascii="Arial" w:hAnsi="Arial" w:cs="Arial" w:eastAsiaTheme="minorHAnsi"/>
                <w:sz w:val="20"/>
                <w:szCs w:val="20"/>
                <w:lang w:val="en-US" w:eastAsia="zh-CN"/>
                <w:rPrChange w:id="7350" w:author="薛媛媛（Grace）" w:date="2025-11-18T13:55:39Z">
                  <w:rPr>
                    <w:ins w:id="7351" w:author="薛媛媛（Grace）" w:date="2025-11-18T13:44:22Z"/>
                    <w:rFonts w:hint="eastAsia" w:ascii="Arial" w:hAnsi="Arial" w:cs="Arial" w:eastAsiaTheme="minorHAnsi"/>
                    <w:sz w:val="22"/>
                    <w:szCs w:val="22"/>
                    <w:lang w:val="en-US" w:eastAsia="zh-CN"/>
                  </w:rPr>
                </w:rPrChange>
              </w:rPr>
            </w:pPr>
          </w:p>
          <w:p w14:paraId="0F58EDAA">
            <w:pPr>
              <w:rPr>
                <w:ins w:id="7352" w:author="薛媛媛（Grace）" w:date="2025-11-18T13:44:22Z"/>
                <w:rFonts w:hint="default" w:ascii="Arial" w:hAnsi="Arial" w:cs="Arial" w:eastAsiaTheme="minorEastAsia"/>
                <w:color w:val="auto"/>
                <w:sz w:val="20"/>
                <w:szCs w:val="20"/>
                <w:lang w:val="en-US" w:eastAsia="zh-CN"/>
                <w:rPrChange w:id="7353" w:author="薛媛媛（Grace）" w:date="2025-11-18T13:55:39Z">
                  <w:rPr>
                    <w:ins w:id="7354" w:author="薛媛媛（Grace）" w:date="2025-11-18T13:44:22Z"/>
                    <w:rFonts w:hint="default" w:cs="Arial" w:eastAsiaTheme="minorEastAsia"/>
                    <w:color w:val="auto"/>
                    <w:sz w:val="22"/>
                    <w:szCs w:val="22"/>
                    <w:lang w:val="en-US" w:eastAsia="zh-CN"/>
                  </w:rPr>
                </w:rPrChange>
              </w:rPr>
            </w:pPr>
          </w:p>
          <w:p w14:paraId="0AF3C328">
            <w:pPr>
              <w:rPr>
                <w:ins w:id="7355" w:author="薛媛媛（Grace）" w:date="2025-11-18T13:44:22Z"/>
                <w:rFonts w:ascii="Arial" w:hAnsi="Arial" w:cs="Arial" w:eastAsiaTheme="minorHAnsi"/>
                <w:sz w:val="20"/>
                <w:szCs w:val="20"/>
                <w:lang w:val="en-GB" w:eastAsia="en-US" w:bidi="ar-SA"/>
                <w:rPrChange w:id="7356" w:author="薛媛媛（Grace）" w:date="2025-11-18T13:55:33Z">
                  <w:rPr>
                    <w:ins w:id="7357" w:author="薛媛媛（Grace）" w:date="2025-11-18T13:44:22Z"/>
                    <w:rFonts w:ascii="Arial" w:hAnsi="Arial" w:cs="Arial" w:eastAsiaTheme="minorHAnsi"/>
                    <w:sz w:val="20"/>
                    <w:szCs w:val="20"/>
                    <w:lang w:val="en-GB" w:eastAsia="en-US" w:bidi="ar-SA"/>
                  </w:rPr>
                </w:rPrChange>
              </w:rPr>
            </w:pPr>
          </w:p>
        </w:tc>
        <w:tc>
          <w:tcPr>
            <w:tcW w:w="3078" w:type="dxa"/>
            <w:tcMar>
              <w:top w:w="113" w:type="dxa"/>
              <w:bottom w:w="113" w:type="dxa"/>
            </w:tcMar>
          </w:tcPr>
          <w:p w14:paraId="11305B9A">
            <w:pPr>
              <w:rPr>
                <w:rFonts w:ascii="Arial" w:hAnsi="Arial" w:cs="Arial"/>
                <w:sz w:val="20"/>
                <w:szCs w:val="20"/>
                <w:lang w:val="en-GB"/>
                <w:rPrChange w:id="7358" w:author="薛媛媛（Grace）" w:date="2025-11-18T13:55:33Z">
                  <w:rPr>
                    <w:sz w:val="20"/>
                    <w:szCs w:val="20"/>
                    <w:lang w:val="en-GB"/>
                  </w:rPr>
                </w:rPrChange>
              </w:rPr>
            </w:pPr>
          </w:p>
        </w:tc>
      </w:tr>
      <w:tr w14:paraId="2A22E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1FDA6052">
            <w:pPr>
              <w:ind w:left="172"/>
              <w:rPr>
                <w:rFonts w:ascii="Arial" w:hAnsi="Arial" w:cs="Arial"/>
                <w:sz w:val="20"/>
                <w:szCs w:val="20"/>
                <w:lang w:val="en-GB"/>
                <w:rPrChange w:id="7359" w:author="薛媛媛（Grace）" w:date="2025-11-18T13:55:33Z">
                  <w:rPr>
                    <w:sz w:val="20"/>
                    <w:szCs w:val="20"/>
                    <w:lang w:val="en-GB"/>
                  </w:rPr>
                </w:rPrChange>
              </w:rPr>
            </w:pPr>
            <w:r>
              <w:rPr>
                <w:rFonts w:ascii="Arial" w:hAnsi="Arial" w:cs="Arial"/>
                <w:sz w:val="20"/>
                <w:szCs w:val="20"/>
                <w:lang w:val="en-GB"/>
                <w:rPrChange w:id="7360" w:author="薛媛媛（Grace）" w:date="2025-11-18T13:55:33Z">
                  <w:rPr>
                    <w:sz w:val="20"/>
                    <w:szCs w:val="20"/>
                    <w:lang w:val="en-GB"/>
                  </w:rPr>
                </w:rPrChange>
              </w:rPr>
              <w:t>(h)  specifications the user requires to use the device appropriately, e.g. if the device has a measuring function, the degree of accuracy claimed for it;</w:t>
            </w:r>
          </w:p>
        </w:tc>
        <w:tc>
          <w:tcPr>
            <w:tcW w:w="1198" w:type="dxa"/>
            <w:shd w:val="clear" w:color="auto" w:fill="auto"/>
            <w:tcMar>
              <w:top w:w="113" w:type="dxa"/>
              <w:bottom w:w="113" w:type="dxa"/>
            </w:tcMar>
            <w:vAlign w:val="top"/>
          </w:tcPr>
          <w:p w14:paraId="6B6F5C72">
            <w:pPr>
              <w:rPr>
                <w:ins w:id="7361" w:author="薛媛媛（Grace）" w:date="2025-11-18T13:44:45Z"/>
                <w:rFonts w:hint="default" w:ascii="Arial" w:hAnsi="Arial" w:eastAsia="宋体" w:cs="Arial"/>
                <w:sz w:val="20"/>
                <w:szCs w:val="20"/>
                <w:lang w:val="en-GB" w:eastAsia="zh-CN" w:bidi="ar-SA"/>
                <w:rPrChange w:id="7362" w:author="薛媛媛（Grace）" w:date="2025-11-18T13:55:33Z">
                  <w:rPr>
                    <w:ins w:id="7363" w:author="薛媛媛（Grace）" w:date="2025-11-18T13:44:45Z"/>
                    <w:rFonts w:hint="default" w:ascii="Arial" w:hAnsi="Arial" w:eastAsia="宋体" w:cs="Arial"/>
                    <w:sz w:val="20"/>
                    <w:szCs w:val="20"/>
                    <w:lang w:val="en-GB" w:eastAsia="zh-CN" w:bidi="ar-SA"/>
                  </w:rPr>
                </w:rPrChange>
              </w:rPr>
            </w:pPr>
            <w:ins w:id="7364" w:author="薛媛媛（Grace）" w:date="2025-11-18T13:44:45Z">
              <w:r>
                <w:rPr>
                  <w:rFonts w:hint="default" w:ascii="Arial" w:hAnsi="Arial" w:cs="Arial" w:eastAsiaTheme="minorHAnsi"/>
                  <w:sz w:val="20"/>
                  <w:szCs w:val="20"/>
                  <w:lang w:val="en-GB" w:eastAsia="zh-CN"/>
                  <w:rPrChange w:id="7365"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6052514E">
            <w:pPr>
              <w:rPr>
                <w:ins w:id="7367" w:author="薛媛媛（Grace）" w:date="2025-11-18T13:44:45Z"/>
                <w:rFonts w:hint="default" w:ascii="Arial" w:hAnsi="Arial" w:cs="Arial"/>
                <w:sz w:val="20"/>
                <w:szCs w:val="20"/>
                <w:lang w:val="en-GB" w:eastAsia="zh-CN"/>
                <w:rPrChange w:id="7368" w:author="薛媛媛（Grace）" w:date="2025-11-18T13:55:39Z">
                  <w:rPr>
                    <w:ins w:id="7369" w:author="薛媛媛（Grace）" w:date="2025-11-18T13:44:45Z"/>
                    <w:rFonts w:hint="eastAsia" w:ascii="Arial" w:hAnsi="Arial" w:cs="Arial"/>
                    <w:sz w:val="22"/>
                    <w:szCs w:val="22"/>
                    <w:lang w:val="en-GB" w:eastAsia="zh-CN"/>
                  </w:rPr>
                </w:rPrChange>
              </w:rPr>
            </w:pPr>
            <w:ins w:id="7370" w:author="薛媛媛（Grace）" w:date="2025-11-18T13:44:45Z">
              <w:r>
                <w:rPr>
                  <w:rFonts w:hint="default" w:ascii="Arial" w:hAnsi="Arial" w:cs="Arial"/>
                  <w:sz w:val="20"/>
                  <w:szCs w:val="20"/>
                  <w:lang w:val="en-GB" w:eastAsia="zh-CN"/>
                  <w:rPrChange w:id="7371" w:author="薛媛媛（Grace）" w:date="2025-11-18T13:55:39Z">
                    <w:rPr>
                      <w:rFonts w:hint="eastAsia" w:ascii="Arial" w:hAnsi="Arial" w:cs="Arial"/>
                      <w:sz w:val="22"/>
                      <w:szCs w:val="22"/>
                      <w:lang w:val="en-GB" w:eastAsia="zh-CN"/>
                    </w:rPr>
                  </w:rPrChange>
                </w:rPr>
                <w:t>EN ISO 15223-1</w:t>
              </w:r>
            </w:ins>
          </w:p>
          <w:p w14:paraId="22C25C1A">
            <w:pPr>
              <w:rPr>
                <w:ins w:id="7373" w:author="薛媛媛（Grace）" w:date="2025-11-18T13:44:45Z"/>
                <w:rFonts w:hint="default" w:ascii="Arial" w:hAnsi="Arial" w:cs="Arial"/>
                <w:sz w:val="20"/>
                <w:szCs w:val="20"/>
                <w:lang w:val="en-GB" w:eastAsia="zh-CN"/>
                <w:rPrChange w:id="7374" w:author="薛媛媛（Grace）" w:date="2025-11-18T13:55:39Z">
                  <w:rPr>
                    <w:ins w:id="7375" w:author="薛媛媛（Grace）" w:date="2025-11-18T13:44:45Z"/>
                    <w:rFonts w:hint="eastAsia" w:ascii="Arial" w:hAnsi="Arial" w:cs="Arial"/>
                    <w:sz w:val="22"/>
                    <w:szCs w:val="22"/>
                    <w:lang w:val="en-GB" w:eastAsia="zh-CN"/>
                  </w:rPr>
                </w:rPrChange>
              </w:rPr>
            </w:pPr>
            <w:ins w:id="7376" w:author="薛媛媛（Grace）" w:date="2025-11-18T13:44:45Z">
              <w:r>
                <w:rPr>
                  <w:rFonts w:hint="default" w:ascii="Arial" w:hAnsi="Arial" w:cs="Arial"/>
                  <w:sz w:val="20"/>
                  <w:szCs w:val="20"/>
                  <w:lang w:val="en-GB" w:eastAsia="zh-CN"/>
                  <w:rPrChange w:id="7377" w:author="薛媛媛（Grace）" w:date="2025-11-18T13:55:39Z">
                    <w:rPr>
                      <w:rFonts w:hint="eastAsia" w:ascii="Arial" w:hAnsi="Arial" w:cs="Arial"/>
                      <w:sz w:val="22"/>
                      <w:szCs w:val="22"/>
                      <w:lang w:val="en-GB" w:eastAsia="zh-CN"/>
                    </w:rPr>
                  </w:rPrChange>
                </w:rPr>
                <w:t>EN ISO 20417</w:t>
              </w:r>
            </w:ins>
          </w:p>
          <w:p w14:paraId="05191C4E">
            <w:pPr>
              <w:rPr>
                <w:ins w:id="7379" w:author="薛媛媛（Grace）" w:date="2025-11-18T13:44:45Z"/>
                <w:rFonts w:hint="default" w:ascii="Arial" w:hAnsi="Arial" w:cs="Arial" w:eastAsiaTheme="minorHAnsi"/>
                <w:sz w:val="20"/>
                <w:szCs w:val="20"/>
                <w:lang w:val="en-GB" w:eastAsia="zh-CN"/>
                <w:rPrChange w:id="7380" w:author="薛媛媛（Grace）" w:date="2025-11-18T13:55:39Z">
                  <w:rPr>
                    <w:ins w:id="7381" w:author="薛媛媛（Grace）" w:date="2025-11-18T13:44:45Z"/>
                    <w:rFonts w:hint="eastAsia" w:eastAsiaTheme="minorHAnsi"/>
                    <w:sz w:val="22"/>
                    <w:szCs w:val="22"/>
                    <w:lang w:val="en-GB" w:eastAsia="zh-CN"/>
                  </w:rPr>
                </w:rPrChange>
              </w:rPr>
            </w:pPr>
            <w:ins w:id="7382" w:author="薛媛媛（Grace）" w:date="2025-11-18T13:44:45Z">
              <w:r>
                <w:rPr>
                  <w:rFonts w:hint="default" w:ascii="Arial" w:hAnsi="Arial" w:cs="Arial" w:eastAsiaTheme="minorHAnsi"/>
                  <w:sz w:val="20"/>
                  <w:szCs w:val="20"/>
                  <w:lang w:val="en-GB" w:eastAsia="zh-CN"/>
                  <w:rPrChange w:id="7383" w:author="薛媛媛（Grace）" w:date="2025-11-18T13:55:39Z">
                    <w:rPr>
                      <w:rFonts w:hint="eastAsia" w:eastAsiaTheme="minorHAnsi"/>
                      <w:sz w:val="22"/>
                      <w:szCs w:val="22"/>
                      <w:lang w:val="en-GB" w:eastAsia="zh-CN"/>
                    </w:rPr>
                  </w:rPrChange>
                </w:rPr>
                <w:t>EN ISO 11608-1</w:t>
              </w:r>
            </w:ins>
          </w:p>
          <w:p w14:paraId="0B6EBA61">
            <w:pPr>
              <w:rPr>
                <w:ins w:id="7385" w:author="薛媛媛（Grace）" w:date="2025-11-18T13:44:45Z"/>
                <w:rFonts w:hint="default" w:ascii="Arial" w:hAnsi="Arial" w:cs="Arial"/>
                <w:sz w:val="20"/>
                <w:szCs w:val="20"/>
                <w:lang w:val="en-GB" w:eastAsia="zh-CN"/>
                <w:rPrChange w:id="7386" w:author="薛媛媛（Grace）" w:date="2025-11-18T13:55:39Z">
                  <w:rPr>
                    <w:ins w:id="7387" w:author="薛媛媛（Grace）" w:date="2025-11-18T13:44:45Z"/>
                    <w:rFonts w:hint="eastAsia" w:ascii="Arial" w:hAnsi="Arial" w:cs="Arial"/>
                    <w:sz w:val="22"/>
                    <w:szCs w:val="22"/>
                    <w:lang w:val="en-GB" w:eastAsia="zh-CN"/>
                  </w:rPr>
                </w:rPrChange>
              </w:rPr>
            </w:pPr>
          </w:p>
          <w:p w14:paraId="623A043B">
            <w:pPr>
              <w:rPr>
                <w:ins w:id="7388" w:author="薛媛媛（Grace）" w:date="2025-11-18T13:44:45Z"/>
                <w:rFonts w:ascii="Arial" w:hAnsi="Arial" w:cs="Arial" w:eastAsiaTheme="minorHAnsi"/>
                <w:sz w:val="20"/>
                <w:szCs w:val="20"/>
                <w:lang w:val="en-GB" w:eastAsia="en-US" w:bidi="ar-SA"/>
                <w:rPrChange w:id="7389" w:author="薛媛媛（Grace）" w:date="2025-11-18T13:55:33Z">
                  <w:rPr>
                    <w:ins w:id="7390" w:author="薛媛媛（Grace）" w:date="2025-11-18T13:44:45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265B3351">
            <w:pPr>
              <w:rPr>
                <w:ins w:id="7391" w:author="薛媛媛（Grace）" w:date="2025-11-18T13:44:45Z"/>
                <w:rFonts w:hint="default" w:ascii="Arial" w:hAnsi="Arial" w:cs="Arial" w:eastAsiaTheme="minorHAnsi"/>
                <w:sz w:val="20"/>
                <w:szCs w:val="20"/>
                <w:lang w:val="en-GB" w:eastAsia="zh-CN"/>
                <w:rPrChange w:id="7392" w:author="薛媛媛（Grace）" w:date="2025-11-18T13:55:39Z">
                  <w:rPr>
                    <w:ins w:id="7393" w:author="薛媛媛（Grace）" w:date="2025-11-18T13:44:45Z"/>
                    <w:rFonts w:hint="eastAsia" w:ascii="Arial" w:hAnsi="Arial" w:cs="Arial" w:eastAsiaTheme="minorHAnsi"/>
                    <w:sz w:val="22"/>
                    <w:szCs w:val="22"/>
                    <w:lang w:val="en-GB" w:eastAsia="zh-CN"/>
                  </w:rPr>
                </w:rPrChange>
              </w:rPr>
            </w:pPr>
            <w:ins w:id="7394" w:author="薛媛媛（Grace）" w:date="2025-11-18T13:44:45Z">
              <w:r>
                <w:rPr>
                  <w:rFonts w:hint="default" w:ascii="Arial" w:hAnsi="Arial" w:cs="Arial" w:eastAsiaTheme="minorHAnsi"/>
                  <w:sz w:val="20"/>
                  <w:szCs w:val="20"/>
                  <w:lang w:val="en-GB" w:eastAsia="zh-CN"/>
                  <w:rPrChange w:id="7395" w:author="薛媛媛（Grace）" w:date="2025-11-18T13:55:39Z">
                    <w:rPr>
                      <w:rFonts w:hint="eastAsia" w:ascii="Arial" w:hAnsi="Arial" w:cs="Arial" w:eastAsiaTheme="minorHAnsi"/>
                      <w:sz w:val="22"/>
                      <w:szCs w:val="22"/>
                      <w:lang w:val="en-GB" w:eastAsia="zh-CN"/>
                    </w:rPr>
                  </w:rPrChange>
                </w:rPr>
                <w:t xml:space="preserve">Label </w:t>
              </w:r>
            </w:ins>
          </w:p>
          <w:p w14:paraId="1F9505F4">
            <w:pPr>
              <w:rPr>
                <w:ins w:id="7397" w:author="薛媛媛（Grace）" w:date="2025-11-18T13:44:45Z"/>
                <w:rFonts w:hint="default" w:ascii="Arial" w:hAnsi="Arial" w:cs="Arial" w:eastAsiaTheme="minorHAnsi"/>
                <w:sz w:val="20"/>
                <w:szCs w:val="20"/>
                <w:lang w:val="en-GB" w:eastAsia="zh-CN"/>
                <w:rPrChange w:id="7398" w:author="薛媛媛（Grace）" w:date="2025-11-18T13:55:39Z">
                  <w:rPr>
                    <w:ins w:id="7399" w:author="薛媛媛（Grace）" w:date="2025-11-18T13:44:45Z"/>
                    <w:rFonts w:hint="default" w:ascii="Arial" w:hAnsi="Arial" w:cs="Arial" w:eastAsiaTheme="minorHAnsi"/>
                    <w:sz w:val="22"/>
                    <w:szCs w:val="22"/>
                    <w:lang w:val="en-GB" w:eastAsia="zh-CN"/>
                  </w:rPr>
                </w:rPrChange>
              </w:rPr>
            </w:pPr>
            <w:ins w:id="7400" w:author="薛媛媛（Grace）" w:date="2025-11-18T13:44:45Z">
              <w:r>
                <w:rPr>
                  <w:rFonts w:hint="default" w:ascii="Arial" w:hAnsi="Arial" w:cs="Arial" w:eastAsiaTheme="minorHAnsi"/>
                  <w:sz w:val="20"/>
                  <w:szCs w:val="20"/>
                  <w:lang w:val="en-GB" w:eastAsia="zh-CN"/>
                  <w:rPrChange w:id="7401" w:author="薛媛媛（Grace）" w:date="2025-11-18T13:55:39Z">
                    <w:rPr>
                      <w:rFonts w:hint="default" w:ascii="Arial" w:hAnsi="Arial" w:cs="Arial" w:eastAsiaTheme="minorHAnsi"/>
                      <w:sz w:val="22"/>
                      <w:szCs w:val="22"/>
                      <w:lang w:val="en-GB" w:eastAsia="zh-CN"/>
                    </w:rPr>
                  </w:rPrChange>
                </w:rPr>
                <w:t>Instruction For Use</w:t>
              </w:r>
            </w:ins>
          </w:p>
          <w:p w14:paraId="79C5C1A1">
            <w:pPr>
              <w:rPr>
                <w:ins w:id="7403" w:author="薛媛媛（Grace）" w:date="2025-11-18T13:44:45Z"/>
                <w:rFonts w:hint="default" w:ascii="Arial" w:hAnsi="Arial" w:cs="Arial" w:eastAsiaTheme="minorHAnsi"/>
                <w:sz w:val="20"/>
                <w:szCs w:val="20"/>
                <w:lang w:val="en-GB" w:eastAsia="zh-CN"/>
                <w:rPrChange w:id="7404" w:author="薛媛媛（Grace）" w:date="2025-11-18T13:55:39Z">
                  <w:rPr>
                    <w:ins w:id="7405" w:author="薛媛媛（Grace）" w:date="2025-11-18T13:44:45Z"/>
                    <w:rFonts w:hint="eastAsia" w:ascii="Arial" w:hAnsi="Arial" w:cs="Arial" w:eastAsiaTheme="minorHAnsi"/>
                    <w:sz w:val="22"/>
                    <w:szCs w:val="22"/>
                    <w:lang w:val="en-GB" w:eastAsia="zh-CN"/>
                  </w:rPr>
                </w:rPrChange>
              </w:rPr>
            </w:pPr>
          </w:p>
          <w:p w14:paraId="51A949C7">
            <w:pPr>
              <w:rPr>
                <w:ins w:id="7406" w:author="薛媛媛（Grace）" w:date="2025-11-18T13:44:45Z"/>
                <w:rFonts w:hint="default" w:ascii="Arial" w:hAnsi="Arial" w:cs="Arial" w:eastAsiaTheme="minorHAnsi"/>
                <w:sz w:val="20"/>
                <w:szCs w:val="20"/>
                <w:lang w:val="en-US" w:eastAsia="zh-CN"/>
                <w:rPrChange w:id="7407" w:author="薛媛媛（Grace）" w:date="2025-11-18T13:55:39Z">
                  <w:rPr>
                    <w:ins w:id="7408" w:author="薛媛媛（Grace）" w:date="2025-11-18T13:44:45Z"/>
                    <w:rFonts w:hint="eastAsia" w:ascii="Arial" w:hAnsi="Arial" w:cs="Arial" w:eastAsiaTheme="minorHAnsi"/>
                    <w:sz w:val="22"/>
                    <w:szCs w:val="22"/>
                    <w:lang w:val="en-US" w:eastAsia="zh-CN"/>
                  </w:rPr>
                </w:rPrChange>
              </w:rPr>
            </w:pPr>
          </w:p>
          <w:p w14:paraId="7FD74E81">
            <w:pPr>
              <w:rPr>
                <w:ins w:id="7409" w:author="薛媛媛（Grace）" w:date="2025-11-18T13:44:45Z"/>
                <w:rFonts w:hint="default" w:ascii="Arial" w:hAnsi="Arial" w:cs="Arial" w:eastAsiaTheme="minorEastAsia"/>
                <w:color w:val="auto"/>
                <w:sz w:val="20"/>
                <w:szCs w:val="20"/>
                <w:lang w:val="en-US" w:eastAsia="zh-CN"/>
                <w:rPrChange w:id="7410" w:author="薛媛媛（Grace）" w:date="2025-11-18T13:55:39Z">
                  <w:rPr>
                    <w:ins w:id="7411" w:author="薛媛媛（Grace）" w:date="2025-11-18T13:44:45Z"/>
                    <w:rFonts w:hint="default" w:cs="Arial" w:eastAsiaTheme="minorEastAsia"/>
                    <w:color w:val="auto"/>
                    <w:sz w:val="22"/>
                    <w:szCs w:val="22"/>
                    <w:lang w:val="en-US" w:eastAsia="zh-CN"/>
                  </w:rPr>
                </w:rPrChange>
              </w:rPr>
            </w:pPr>
          </w:p>
          <w:p w14:paraId="647FE6F3">
            <w:pPr>
              <w:rPr>
                <w:ins w:id="7412" w:author="薛媛媛（Grace）" w:date="2025-11-18T13:44:45Z"/>
                <w:rFonts w:ascii="Arial" w:hAnsi="Arial" w:cs="Arial" w:eastAsiaTheme="minorHAnsi"/>
                <w:sz w:val="20"/>
                <w:szCs w:val="20"/>
                <w:lang w:val="en-GB" w:eastAsia="en-US" w:bidi="ar-SA"/>
                <w:rPrChange w:id="7413" w:author="薛媛媛（Grace）" w:date="2025-11-18T13:55:33Z">
                  <w:rPr>
                    <w:ins w:id="7414" w:author="薛媛媛（Grace）" w:date="2025-11-18T13:44:45Z"/>
                    <w:rFonts w:ascii="Arial" w:hAnsi="Arial" w:cs="Arial" w:eastAsiaTheme="minorHAnsi"/>
                    <w:sz w:val="20"/>
                    <w:szCs w:val="20"/>
                    <w:lang w:val="en-GB" w:eastAsia="en-US" w:bidi="ar-SA"/>
                  </w:rPr>
                </w:rPrChange>
              </w:rPr>
            </w:pPr>
          </w:p>
        </w:tc>
        <w:tc>
          <w:tcPr>
            <w:tcW w:w="3078" w:type="dxa"/>
            <w:tcMar>
              <w:top w:w="113" w:type="dxa"/>
              <w:bottom w:w="113" w:type="dxa"/>
            </w:tcMar>
          </w:tcPr>
          <w:p w14:paraId="60573D2A">
            <w:pPr>
              <w:rPr>
                <w:rFonts w:ascii="Arial" w:hAnsi="Arial" w:cs="Arial"/>
                <w:sz w:val="20"/>
                <w:szCs w:val="20"/>
                <w:lang w:val="en-GB"/>
                <w:rPrChange w:id="7415" w:author="薛媛媛（Grace）" w:date="2025-11-18T13:55:33Z">
                  <w:rPr>
                    <w:sz w:val="20"/>
                    <w:szCs w:val="20"/>
                    <w:lang w:val="en-GB"/>
                  </w:rPr>
                </w:rPrChange>
              </w:rPr>
            </w:pPr>
          </w:p>
        </w:tc>
      </w:tr>
      <w:tr w14:paraId="0C214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480F31EA">
            <w:pPr>
              <w:ind w:left="172"/>
              <w:rPr>
                <w:rFonts w:ascii="Arial" w:hAnsi="Arial" w:cs="Arial"/>
                <w:sz w:val="20"/>
                <w:szCs w:val="20"/>
                <w:lang w:val="en-GB"/>
                <w:rPrChange w:id="7416" w:author="薛媛媛（Grace）" w:date="2025-11-18T13:55:33Z">
                  <w:rPr>
                    <w:sz w:val="20"/>
                    <w:szCs w:val="20"/>
                    <w:lang w:val="en-GB"/>
                  </w:rPr>
                </w:rPrChange>
              </w:rPr>
            </w:pPr>
            <w:r>
              <w:rPr>
                <w:rFonts w:ascii="Arial" w:hAnsi="Arial" w:cs="Arial"/>
                <w:sz w:val="20"/>
                <w:szCs w:val="20"/>
                <w:lang w:val="en-GB"/>
                <w:rPrChange w:id="7417" w:author="薛媛媛（Grace）" w:date="2025-11-18T13:55:33Z">
                  <w:rPr>
                    <w:sz w:val="20"/>
                    <w:szCs w:val="20"/>
                    <w:lang w:val="en-GB"/>
                  </w:rPr>
                </w:rPrChange>
              </w:rPr>
              <w:t>(i)  details of any preparatory treatment or handling of the device before it is ready for use or during its use, such as sterilisation, final assembly, calibration, etc., including the levels of disinfection required to ensure patient safety and all available methods for achieving those levels of disinfection;</w:t>
            </w:r>
          </w:p>
        </w:tc>
        <w:tc>
          <w:tcPr>
            <w:tcW w:w="1198" w:type="dxa"/>
            <w:shd w:val="clear" w:color="auto" w:fill="auto"/>
            <w:tcMar>
              <w:top w:w="113" w:type="dxa"/>
              <w:bottom w:w="113" w:type="dxa"/>
            </w:tcMar>
            <w:vAlign w:val="top"/>
          </w:tcPr>
          <w:p w14:paraId="651D4DE6">
            <w:pPr>
              <w:rPr>
                <w:ins w:id="7418" w:author="薛媛媛（Grace）" w:date="2025-11-18T13:44:53Z"/>
                <w:rFonts w:hint="default" w:ascii="Arial" w:hAnsi="Arial" w:eastAsia="宋体" w:cs="Arial"/>
                <w:sz w:val="20"/>
                <w:szCs w:val="20"/>
                <w:lang w:val="en-GB" w:eastAsia="zh-CN" w:bidi="ar-SA"/>
                <w:rPrChange w:id="7419" w:author="薛媛媛（Grace）" w:date="2025-11-18T13:55:33Z">
                  <w:rPr>
                    <w:ins w:id="7420" w:author="薛媛媛（Grace）" w:date="2025-11-18T13:44:53Z"/>
                    <w:rFonts w:hint="default" w:ascii="Arial" w:hAnsi="Arial" w:eastAsia="宋体" w:cs="Arial"/>
                    <w:sz w:val="20"/>
                    <w:szCs w:val="20"/>
                    <w:lang w:val="en-GB" w:eastAsia="zh-CN" w:bidi="ar-SA"/>
                  </w:rPr>
                </w:rPrChange>
              </w:rPr>
            </w:pPr>
            <w:ins w:id="7421" w:author="薛媛媛（Grace）" w:date="2025-11-18T13:44:53Z">
              <w:r>
                <w:rPr>
                  <w:rFonts w:hint="default" w:ascii="Arial" w:hAnsi="Arial" w:cs="Arial" w:eastAsiaTheme="minorHAnsi"/>
                  <w:sz w:val="20"/>
                  <w:szCs w:val="20"/>
                  <w:lang w:val="en-GB" w:eastAsia="zh-CN"/>
                  <w:rPrChange w:id="7422"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2E2CF3EE">
            <w:pPr>
              <w:rPr>
                <w:ins w:id="7424" w:author="薛媛媛（Grace）" w:date="2025-11-18T13:44:53Z"/>
                <w:rFonts w:hint="default" w:ascii="Arial" w:hAnsi="Arial" w:cs="Arial"/>
                <w:sz w:val="20"/>
                <w:szCs w:val="20"/>
                <w:lang w:val="en-GB" w:eastAsia="zh-CN"/>
                <w:rPrChange w:id="7425" w:author="薛媛媛（Grace）" w:date="2025-11-18T13:55:39Z">
                  <w:rPr>
                    <w:ins w:id="7426" w:author="薛媛媛（Grace）" w:date="2025-11-18T13:44:53Z"/>
                    <w:rFonts w:hint="eastAsia" w:ascii="Arial" w:hAnsi="Arial" w:cs="Arial"/>
                    <w:sz w:val="22"/>
                    <w:szCs w:val="22"/>
                    <w:lang w:val="en-GB" w:eastAsia="zh-CN"/>
                  </w:rPr>
                </w:rPrChange>
              </w:rPr>
            </w:pPr>
            <w:ins w:id="7427" w:author="薛媛媛（Grace）" w:date="2025-11-18T13:44:53Z">
              <w:r>
                <w:rPr>
                  <w:rFonts w:hint="default" w:ascii="Arial" w:hAnsi="Arial" w:cs="Arial"/>
                  <w:sz w:val="20"/>
                  <w:szCs w:val="20"/>
                  <w:lang w:val="en-GB" w:eastAsia="zh-CN"/>
                  <w:rPrChange w:id="7428" w:author="薛媛媛（Grace）" w:date="2025-11-18T13:55:39Z">
                    <w:rPr>
                      <w:rFonts w:hint="eastAsia" w:ascii="Arial" w:hAnsi="Arial" w:cs="Arial"/>
                      <w:sz w:val="22"/>
                      <w:szCs w:val="22"/>
                      <w:lang w:val="en-GB" w:eastAsia="zh-CN"/>
                    </w:rPr>
                  </w:rPrChange>
                </w:rPr>
                <w:t>EN ISO 15223-1</w:t>
              </w:r>
            </w:ins>
          </w:p>
          <w:p w14:paraId="70CCD406">
            <w:pPr>
              <w:rPr>
                <w:ins w:id="7430" w:author="薛媛媛（Grace）" w:date="2025-11-18T13:44:53Z"/>
                <w:rFonts w:hint="default" w:ascii="Arial" w:hAnsi="Arial" w:cs="Arial"/>
                <w:sz w:val="20"/>
                <w:szCs w:val="20"/>
                <w:lang w:val="en-GB" w:eastAsia="zh-CN"/>
                <w:rPrChange w:id="7431" w:author="薛媛媛（Grace）" w:date="2025-11-18T13:55:39Z">
                  <w:rPr>
                    <w:ins w:id="7432" w:author="薛媛媛（Grace）" w:date="2025-11-18T13:44:53Z"/>
                    <w:rFonts w:hint="eastAsia" w:ascii="Arial" w:hAnsi="Arial" w:cs="Arial"/>
                    <w:sz w:val="22"/>
                    <w:szCs w:val="22"/>
                    <w:lang w:val="en-GB" w:eastAsia="zh-CN"/>
                  </w:rPr>
                </w:rPrChange>
              </w:rPr>
            </w:pPr>
            <w:ins w:id="7433" w:author="薛媛媛（Grace）" w:date="2025-11-18T13:44:53Z">
              <w:r>
                <w:rPr>
                  <w:rFonts w:hint="default" w:ascii="Arial" w:hAnsi="Arial" w:cs="Arial"/>
                  <w:sz w:val="20"/>
                  <w:szCs w:val="20"/>
                  <w:lang w:val="en-GB" w:eastAsia="zh-CN"/>
                  <w:rPrChange w:id="7434" w:author="薛媛媛（Grace）" w:date="2025-11-18T13:55:39Z">
                    <w:rPr>
                      <w:rFonts w:hint="eastAsia" w:ascii="Arial" w:hAnsi="Arial" w:cs="Arial"/>
                      <w:sz w:val="22"/>
                      <w:szCs w:val="22"/>
                      <w:lang w:val="en-GB" w:eastAsia="zh-CN"/>
                    </w:rPr>
                  </w:rPrChange>
                </w:rPr>
                <w:t>EN ISO 20417</w:t>
              </w:r>
            </w:ins>
          </w:p>
          <w:p w14:paraId="5CEDF1CF">
            <w:pPr>
              <w:rPr>
                <w:ins w:id="7436" w:author="薛媛媛（Grace）" w:date="2025-11-18T13:44:53Z"/>
                <w:rFonts w:hint="default" w:ascii="Arial" w:hAnsi="Arial" w:cs="Arial" w:eastAsiaTheme="minorHAnsi"/>
                <w:sz w:val="20"/>
                <w:szCs w:val="20"/>
                <w:lang w:val="en-GB" w:eastAsia="zh-CN"/>
                <w:rPrChange w:id="7437" w:author="薛媛媛（Grace）" w:date="2025-11-18T13:55:39Z">
                  <w:rPr>
                    <w:ins w:id="7438" w:author="薛媛媛（Grace）" w:date="2025-11-18T13:44:53Z"/>
                    <w:rFonts w:hint="eastAsia" w:eastAsiaTheme="minorHAnsi"/>
                    <w:sz w:val="22"/>
                    <w:szCs w:val="22"/>
                    <w:lang w:val="en-GB" w:eastAsia="zh-CN"/>
                  </w:rPr>
                </w:rPrChange>
              </w:rPr>
            </w:pPr>
            <w:ins w:id="7439" w:author="薛媛媛（Grace）" w:date="2025-11-18T13:44:53Z">
              <w:r>
                <w:rPr>
                  <w:rFonts w:hint="default" w:ascii="Arial" w:hAnsi="Arial" w:cs="Arial" w:eastAsiaTheme="minorHAnsi"/>
                  <w:sz w:val="20"/>
                  <w:szCs w:val="20"/>
                  <w:lang w:val="en-GB" w:eastAsia="zh-CN"/>
                  <w:rPrChange w:id="7440" w:author="薛媛媛（Grace）" w:date="2025-11-18T13:55:39Z">
                    <w:rPr>
                      <w:rFonts w:hint="eastAsia" w:eastAsiaTheme="minorHAnsi"/>
                      <w:sz w:val="22"/>
                      <w:szCs w:val="22"/>
                      <w:lang w:val="en-GB" w:eastAsia="zh-CN"/>
                    </w:rPr>
                  </w:rPrChange>
                </w:rPr>
                <w:t>EN ISO 11608-1</w:t>
              </w:r>
            </w:ins>
          </w:p>
          <w:p w14:paraId="0BDBD167">
            <w:pPr>
              <w:rPr>
                <w:ins w:id="7442" w:author="薛媛媛（Grace）" w:date="2025-11-18T13:44:53Z"/>
                <w:rFonts w:hint="default" w:ascii="Arial" w:hAnsi="Arial" w:cs="Arial"/>
                <w:sz w:val="20"/>
                <w:szCs w:val="20"/>
                <w:lang w:val="en-GB" w:eastAsia="zh-CN"/>
                <w:rPrChange w:id="7443" w:author="薛媛媛（Grace）" w:date="2025-11-18T13:55:39Z">
                  <w:rPr>
                    <w:ins w:id="7444" w:author="薛媛媛（Grace）" w:date="2025-11-18T13:44:53Z"/>
                    <w:rFonts w:hint="eastAsia" w:ascii="Arial" w:hAnsi="Arial" w:cs="Arial"/>
                    <w:sz w:val="22"/>
                    <w:szCs w:val="22"/>
                    <w:lang w:val="en-GB" w:eastAsia="zh-CN"/>
                  </w:rPr>
                </w:rPrChange>
              </w:rPr>
            </w:pPr>
          </w:p>
          <w:p w14:paraId="6186D341">
            <w:pPr>
              <w:rPr>
                <w:ins w:id="7445" w:author="薛媛媛（Grace）" w:date="2025-11-18T13:44:53Z"/>
                <w:rFonts w:ascii="Arial" w:hAnsi="Arial" w:cs="Arial" w:eastAsiaTheme="minorHAnsi"/>
                <w:sz w:val="20"/>
                <w:szCs w:val="20"/>
                <w:lang w:val="en-GB" w:eastAsia="en-US" w:bidi="ar-SA"/>
                <w:rPrChange w:id="7446" w:author="薛媛媛（Grace）" w:date="2025-11-18T13:55:33Z">
                  <w:rPr>
                    <w:ins w:id="7447" w:author="薛媛媛（Grace）" w:date="2025-11-18T13:44:53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651D28BB">
            <w:pPr>
              <w:rPr>
                <w:ins w:id="7448" w:author="薛媛媛（Grace）" w:date="2025-11-18T13:44:53Z"/>
                <w:rFonts w:hint="default" w:ascii="Arial" w:hAnsi="Arial" w:cs="Arial" w:eastAsiaTheme="minorHAnsi"/>
                <w:sz w:val="20"/>
                <w:szCs w:val="20"/>
                <w:lang w:val="en-GB" w:eastAsia="zh-CN"/>
                <w:rPrChange w:id="7449" w:author="薛媛媛（Grace）" w:date="2025-11-18T13:55:39Z">
                  <w:rPr>
                    <w:ins w:id="7450" w:author="薛媛媛（Grace）" w:date="2025-11-18T13:44:53Z"/>
                    <w:rFonts w:hint="eastAsia" w:ascii="Arial" w:hAnsi="Arial" w:cs="Arial" w:eastAsiaTheme="minorHAnsi"/>
                    <w:sz w:val="22"/>
                    <w:szCs w:val="22"/>
                    <w:lang w:val="en-GB" w:eastAsia="zh-CN"/>
                  </w:rPr>
                </w:rPrChange>
              </w:rPr>
            </w:pPr>
            <w:ins w:id="7451" w:author="薛媛媛（Grace）" w:date="2025-11-18T13:44:53Z">
              <w:r>
                <w:rPr>
                  <w:rFonts w:hint="default" w:ascii="Arial" w:hAnsi="Arial" w:cs="Arial" w:eastAsiaTheme="minorHAnsi"/>
                  <w:sz w:val="20"/>
                  <w:szCs w:val="20"/>
                  <w:lang w:val="en-GB" w:eastAsia="zh-CN"/>
                  <w:rPrChange w:id="7452" w:author="薛媛媛（Grace）" w:date="2025-11-18T13:55:39Z">
                    <w:rPr>
                      <w:rFonts w:hint="eastAsia" w:ascii="Arial" w:hAnsi="Arial" w:cs="Arial" w:eastAsiaTheme="minorHAnsi"/>
                      <w:sz w:val="22"/>
                      <w:szCs w:val="22"/>
                      <w:lang w:val="en-GB" w:eastAsia="zh-CN"/>
                    </w:rPr>
                  </w:rPrChange>
                </w:rPr>
                <w:t xml:space="preserve">Label </w:t>
              </w:r>
            </w:ins>
          </w:p>
          <w:p w14:paraId="6A230383">
            <w:pPr>
              <w:rPr>
                <w:ins w:id="7454" w:author="薛媛媛（Grace）" w:date="2025-11-18T13:44:53Z"/>
                <w:rFonts w:hint="default" w:ascii="Arial" w:hAnsi="Arial" w:cs="Arial" w:eastAsiaTheme="minorHAnsi"/>
                <w:sz w:val="20"/>
                <w:szCs w:val="20"/>
                <w:lang w:val="en-GB" w:eastAsia="zh-CN"/>
                <w:rPrChange w:id="7455" w:author="薛媛媛（Grace）" w:date="2025-11-18T13:55:39Z">
                  <w:rPr>
                    <w:ins w:id="7456" w:author="薛媛媛（Grace）" w:date="2025-11-18T13:44:53Z"/>
                    <w:rFonts w:hint="default" w:ascii="Arial" w:hAnsi="Arial" w:cs="Arial" w:eastAsiaTheme="minorHAnsi"/>
                    <w:sz w:val="22"/>
                    <w:szCs w:val="22"/>
                    <w:lang w:val="en-GB" w:eastAsia="zh-CN"/>
                  </w:rPr>
                </w:rPrChange>
              </w:rPr>
            </w:pPr>
            <w:ins w:id="7457" w:author="薛媛媛（Grace）" w:date="2025-11-18T13:44:53Z">
              <w:r>
                <w:rPr>
                  <w:rFonts w:hint="default" w:ascii="Arial" w:hAnsi="Arial" w:cs="Arial" w:eastAsiaTheme="minorHAnsi"/>
                  <w:sz w:val="20"/>
                  <w:szCs w:val="20"/>
                  <w:lang w:val="en-GB" w:eastAsia="zh-CN"/>
                  <w:rPrChange w:id="7458" w:author="薛媛媛（Grace）" w:date="2025-11-18T13:55:39Z">
                    <w:rPr>
                      <w:rFonts w:hint="default" w:ascii="Arial" w:hAnsi="Arial" w:cs="Arial" w:eastAsiaTheme="minorHAnsi"/>
                      <w:sz w:val="22"/>
                      <w:szCs w:val="22"/>
                      <w:lang w:val="en-GB" w:eastAsia="zh-CN"/>
                    </w:rPr>
                  </w:rPrChange>
                </w:rPr>
                <w:t>Instruction For Use</w:t>
              </w:r>
            </w:ins>
          </w:p>
          <w:p w14:paraId="3A28436A">
            <w:pPr>
              <w:rPr>
                <w:ins w:id="7460" w:author="薛媛媛（Grace）" w:date="2025-11-18T13:44:53Z"/>
                <w:rFonts w:hint="default" w:ascii="Arial" w:hAnsi="Arial" w:cs="Arial" w:eastAsiaTheme="minorHAnsi"/>
                <w:sz w:val="20"/>
                <w:szCs w:val="20"/>
                <w:lang w:val="en-GB" w:eastAsia="zh-CN"/>
                <w:rPrChange w:id="7461" w:author="薛媛媛（Grace）" w:date="2025-11-18T13:55:39Z">
                  <w:rPr>
                    <w:ins w:id="7462" w:author="薛媛媛（Grace）" w:date="2025-11-18T13:44:53Z"/>
                    <w:rFonts w:hint="eastAsia" w:ascii="Arial" w:hAnsi="Arial" w:cs="Arial" w:eastAsiaTheme="minorHAnsi"/>
                    <w:sz w:val="22"/>
                    <w:szCs w:val="22"/>
                    <w:lang w:val="en-GB" w:eastAsia="zh-CN"/>
                  </w:rPr>
                </w:rPrChange>
              </w:rPr>
            </w:pPr>
          </w:p>
          <w:p w14:paraId="79227732">
            <w:pPr>
              <w:rPr>
                <w:ins w:id="7463" w:author="薛媛媛（Grace）" w:date="2025-11-18T13:44:53Z"/>
                <w:rFonts w:hint="default" w:ascii="Arial" w:hAnsi="Arial" w:cs="Arial" w:eastAsiaTheme="minorHAnsi"/>
                <w:sz w:val="20"/>
                <w:szCs w:val="20"/>
                <w:lang w:val="en-US" w:eastAsia="zh-CN"/>
                <w:rPrChange w:id="7464" w:author="薛媛媛（Grace）" w:date="2025-11-18T13:55:39Z">
                  <w:rPr>
                    <w:ins w:id="7465" w:author="薛媛媛（Grace）" w:date="2025-11-18T13:44:53Z"/>
                    <w:rFonts w:hint="eastAsia" w:ascii="Arial" w:hAnsi="Arial" w:cs="Arial" w:eastAsiaTheme="minorHAnsi"/>
                    <w:sz w:val="22"/>
                    <w:szCs w:val="22"/>
                    <w:lang w:val="en-US" w:eastAsia="zh-CN"/>
                  </w:rPr>
                </w:rPrChange>
              </w:rPr>
            </w:pPr>
          </w:p>
          <w:p w14:paraId="49F26B65">
            <w:pPr>
              <w:rPr>
                <w:ins w:id="7466" w:author="薛媛媛（Grace）" w:date="2025-11-18T13:44:53Z"/>
                <w:rFonts w:hint="default" w:ascii="Arial" w:hAnsi="Arial" w:cs="Arial" w:eastAsiaTheme="minorEastAsia"/>
                <w:color w:val="auto"/>
                <w:sz w:val="20"/>
                <w:szCs w:val="20"/>
                <w:lang w:val="en-US" w:eastAsia="zh-CN"/>
                <w:rPrChange w:id="7467" w:author="薛媛媛（Grace）" w:date="2025-11-18T13:55:39Z">
                  <w:rPr>
                    <w:ins w:id="7468" w:author="薛媛媛（Grace）" w:date="2025-11-18T13:44:53Z"/>
                    <w:rFonts w:hint="default" w:cs="Arial" w:eastAsiaTheme="minorEastAsia"/>
                    <w:color w:val="auto"/>
                    <w:sz w:val="22"/>
                    <w:szCs w:val="22"/>
                    <w:lang w:val="en-US" w:eastAsia="zh-CN"/>
                  </w:rPr>
                </w:rPrChange>
              </w:rPr>
            </w:pPr>
          </w:p>
          <w:p w14:paraId="75D94F74">
            <w:pPr>
              <w:rPr>
                <w:ins w:id="7469" w:author="薛媛媛（Grace）" w:date="2025-11-18T13:44:53Z"/>
                <w:rFonts w:ascii="Arial" w:hAnsi="Arial" w:cs="Arial" w:eastAsiaTheme="minorHAnsi"/>
                <w:sz w:val="20"/>
                <w:szCs w:val="20"/>
                <w:lang w:val="en-GB" w:eastAsia="en-US" w:bidi="ar-SA"/>
                <w:rPrChange w:id="7470" w:author="薛媛媛（Grace）" w:date="2025-11-18T13:55:33Z">
                  <w:rPr>
                    <w:ins w:id="7471" w:author="薛媛媛（Grace）" w:date="2025-11-18T13:44:53Z"/>
                    <w:rFonts w:ascii="Arial" w:hAnsi="Arial" w:cs="Arial" w:eastAsiaTheme="minorHAnsi"/>
                    <w:sz w:val="20"/>
                    <w:szCs w:val="20"/>
                    <w:lang w:val="en-GB" w:eastAsia="en-US" w:bidi="ar-SA"/>
                  </w:rPr>
                </w:rPrChange>
              </w:rPr>
            </w:pPr>
          </w:p>
        </w:tc>
        <w:tc>
          <w:tcPr>
            <w:tcW w:w="3078" w:type="dxa"/>
            <w:tcMar>
              <w:top w:w="113" w:type="dxa"/>
              <w:bottom w:w="113" w:type="dxa"/>
            </w:tcMar>
          </w:tcPr>
          <w:p w14:paraId="1E6AA1CD">
            <w:pPr>
              <w:rPr>
                <w:rFonts w:ascii="Arial" w:hAnsi="Arial" w:cs="Arial"/>
                <w:sz w:val="20"/>
                <w:szCs w:val="20"/>
                <w:lang w:val="en-GB"/>
                <w:rPrChange w:id="7472" w:author="薛媛媛（Grace）" w:date="2025-11-18T13:55:33Z">
                  <w:rPr>
                    <w:sz w:val="20"/>
                    <w:szCs w:val="20"/>
                    <w:lang w:val="en-GB"/>
                  </w:rPr>
                </w:rPrChange>
              </w:rPr>
            </w:pPr>
          </w:p>
        </w:tc>
      </w:tr>
      <w:tr w14:paraId="05FAF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089AC28E">
            <w:pPr>
              <w:ind w:left="172"/>
              <w:rPr>
                <w:rFonts w:ascii="Arial" w:hAnsi="Arial" w:cs="Arial"/>
                <w:sz w:val="20"/>
                <w:szCs w:val="20"/>
                <w:lang w:val="en-GB"/>
                <w:rPrChange w:id="7473" w:author="薛媛媛（Grace）" w:date="2025-11-18T13:55:33Z">
                  <w:rPr>
                    <w:sz w:val="20"/>
                    <w:szCs w:val="20"/>
                    <w:lang w:val="en-GB"/>
                  </w:rPr>
                </w:rPrChange>
              </w:rPr>
            </w:pPr>
            <w:r>
              <w:rPr>
                <w:rFonts w:ascii="Arial" w:hAnsi="Arial" w:cs="Arial"/>
                <w:sz w:val="20"/>
                <w:szCs w:val="20"/>
                <w:lang w:val="en-GB"/>
                <w:rPrChange w:id="7474" w:author="薛媛媛（Grace）" w:date="2025-11-18T13:55:33Z">
                  <w:rPr>
                    <w:sz w:val="20"/>
                    <w:szCs w:val="20"/>
                    <w:lang w:val="en-GB"/>
                  </w:rPr>
                </w:rPrChange>
              </w:rPr>
              <w:t>(j)  any requirements for special facilities, or special training, or particular qualifications of the device user and/or other persons;</w:t>
            </w:r>
          </w:p>
        </w:tc>
        <w:tc>
          <w:tcPr>
            <w:tcW w:w="1198" w:type="dxa"/>
            <w:shd w:val="clear" w:color="auto" w:fill="auto"/>
            <w:tcMar>
              <w:top w:w="113" w:type="dxa"/>
              <w:bottom w:w="113" w:type="dxa"/>
            </w:tcMar>
            <w:vAlign w:val="top"/>
          </w:tcPr>
          <w:p w14:paraId="19CD61B0">
            <w:pPr>
              <w:rPr>
                <w:ins w:id="7475" w:author="薛媛媛（Grace）" w:date="2025-11-18T13:44:59Z"/>
                <w:rFonts w:hint="default" w:ascii="Arial" w:hAnsi="Arial" w:eastAsia="宋体" w:cs="Arial"/>
                <w:sz w:val="20"/>
                <w:szCs w:val="20"/>
                <w:lang w:val="en-GB" w:eastAsia="zh-CN" w:bidi="ar-SA"/>
                <w:rPrChange w:id="7476" w:author="薛媛媛（Grace）" w:date="2025-11-18T13:55:33Z">
                  <w:rPr>
                    <w:ins w:id="7477" w:author="薛媛媛（Grace）" w:date="2025-11-18T13:44:59Z"/>
                    <w:rFonts w:hint="default" w:ascii="Arial" w:hAnsi="Arial" w:eastAsia="宋体" w:cs="Arial"/>
                    <w:sz w:val="20"/>
                    <w:szCs w:val="20"/>
                    <w:lang w:val="en-GB" w:eastAsia="zh-CN" w:bidi="ar-SA"/>
                  </w:rPr>
                </w:rPrChange>
              </w:rPr>
            </w:pPr>
            <w:ins w:id="7478" w:author="薛媛媛（Grace）" w:date="2025-11-18T13:44:59Z">
              <w:r>
                <w:rPr>
                  <w:rFonts w:hint="default" w:ascii="Arial" w:hAnsi="Arial" w:cs="Arial" w:eastAsiaTheme="minorHAnsi"/>
                  <w:sz w:val="20"/>
                  <w:szCs w:val="20"/>
                  <w:lang w:val="en-GB" w:eastAsia="zh-CN"/>
                  <w:rPrChange w:id="7479"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1149FB38">
            <w:pPr>
              <w:rPr>
                <w:ins w:id="7481" w:author="薛媛媛（Grace）" w:date="2025-11-18T13:44:59Z"/>
                <w:rFonts w:hint="default" w:ascii="Arial" w:hAnsi="Arial" w:cs="Arial"/>
                <w:sz w:val="20"/>
                <w:szCs w:val="20"/>
                <w:lang w:val="en-GB" w:eastAsia="zh-CN"/>
                <w:rPrChange w:id="7482" w:author="薛媛媛（Grace）" w:date="2025-11-18T13:55:39Z">
                  <w:rPr>
                    <w:ins w:id="7483" w:author="薛媛媛（Grace）" w:date="2025-11-18T13:44:59Z"/>
                    <w:rFonts w:hint="eastAsia" w:ascii="Arial" w:hAnsi="Arial" w:cs="Arial"/>
                    <w:sz w:val="22"/>
                    <w:szCs w:val="22"/>
                    <w:lang w:val="en-GB" w:eastAsia="zh-CN"/>
                  </w:rPr>
                </w:rPrChange>
              </w:rPr>
            </w:pPr>
            <w:ins w:id="7484" w:author="薛媛媛（Grace）" w:date="2025-11-18T13:44:59Z">
              <w:r>
                <w:rPr>
                  <w:rFonts w:hint="default" w:ascii="Arial" w:hAnsi="Arial" w:cs="Arial"/>
                  <w:sz w:val="20"/>
                  <w:szCs w:val="20"/>
                  <w:lang w:val="en-GB" w:eastAsia="zh-CN"/>
                  <w:rPrChange w:id="7485" w:author="薛媛媛（Grace）" w:date="2025-11-18T13:55:39Z">
                    <w:rPr>
                      <w:rFonts w:hint="eastAsia" w:ascii="Arial" w:hAnsi="Arial" w:cs="Arial"/>
                      <w:sz w:val="22"/>
                      <w:szCs w:val="22"/>
                      <w:lang w:val="en-GB" w:eastAsia="zh-CN"/>
                    </w:rPr>
                  </w:rPrChange>
                </w:rPr>
                <w:t>EN ISO 15223-1</w:t>
              </w:r>
            </w:ins>
          </w:p>
          <w:p w14:paraId="19A24057">
            <w:pPr>
              <w:rPr>
                <w:ins w:id="7487" w:author="薛媛媛（Grace）" w:date="2025-11-18T13:44:59Z"/>
                <w:rFonts w:hint="default" w:ascii="Arial" w:hAnsi="Arial" w:cs="Arial"/>
                <w:sz w:val="20"/>
                <w:szCs w:val="20"/>
                <w:lang w:val="en-GB" w:eastAsia="zh-CN"/>
                <w:rPrChange w:id="7488" w:author="薛媛媛（Grace）" w:date="2025-11-18T13:55:39Z">
                  <w:rPr>
                    <w:ins w:id="7489" w:author="薛媛媛（Grace）" w:date="2025-11-18T13:44:59Z"/>
                    <w:rFonts w:hint="eastAsia" w:ascii="Arial" w:hAnsi="Arial" w:cs="Arial"/>
                    <w:sz w:val="22"/>
                    <w:szCs w:val="22"/>
                    <w:lang w:val="en-GB" w:eastAsia="zh-CN"/>
                  </w:rPr>
                </w:rPrChange>
              </w:rPr>
            </w:pPr>
            <w:ins w:id="7490" w:author="薛媛媛（Grace）" w:date="2025-11-18T13:44:59Z">
              <w:r>
                <w:rPr>
                  <w:rFonts w:hint="default" w:ascii="Arial" w:hAnsi="Arial" w:cs="Arial"/>
                  <w:sz w:val="20"/>
                  <w:szCs w:val="20"/>
                  <w:lang w:val="en-GB" w:eastAsia="zh-CN"/>
                  <w:rPrChange w:id="7491" w:author="薛媛媛（Grace）" w:date="2025-11-18T13:55:39Z">
                    <w:rPr>
                      <w:rFonts w:hint="eastAsia" w:ascii="Arial" w:hAnsi="Arial" w:cs="Arial"/>
                      <w:sz w:val="22"/>
                      <w:szCs w:val="22"/>
                      <w:lang w:val="en-GB" w:eastAsia="zh-CN"/>
                    </w:rPr>
                  </w:rPrChange>
                </w:rPr>
                <w:t>EN ISO 20417</w:t>
              </w:r>
            </w:ins>
          </w:p>
          <w:p w14:paraId="113CE2B2">
            <w:pPr>
              <w:rPr>
                <w:ins w:id="7493" w:author="薛媛媛（Grace）" w:date="2025-11-18T13:44:59Z"/>
                <w:rFonts w:hint="default" w:ascii="Arial" w:hAnsi="Arial" w:cs="Arial" w:eastAsiaTheme="minorHAnsi"/>
                <w:sz w:val="20"/>
                <w:szCs w:val="20"/>
                <w:lang w:val="en-GB" w:eastAsia="zh-CN"/>
                <w:rPrChange w:id="7494" w:author="薛媛媛（Grace）" w:date="2025-11-18T13:55:39Z">
                  <w:rPr>
                    <w:ins w:id="7495" w:author="薛媛媛（Grace）" w:date="2025-11-18T13:44:59Z"/>
                    <w:rFonts w:hint="eastAsia" w:eastAsiaTheme="minorHAnsi"/>
                    <w:sz w:val="22"/>
                    <w:szCs w:val="22"/>
                    <w:lang w:val="en-GB" w:eastAsia="zh-CN"/>
                  </w:rPr>
                </w:rPrChange>
              </w:rPr>
            </w:pPr>
            <w:ins w:id="7496" w:author="薛媛媛（Grace）" w:date="2025-11-18T13:44:59Z">
              <w:r>
                <w:rPr>
                  <w:rFonts w:hint="default" w:ascii="Arial" w:hAnsi="Arial" w:cs="Arial" w:eastAsiaTheme="minorHAnsi"/>
                  <w:sz w:val="20"/>
                  <w:szCs w:val="20"/>
                  <w:lang w:val="en-GB" w:eastAsia="zh-CN"/>
                  <w:rPrChange w:id="7497" w:author="薛媛媛（Grace）" w:date="2025-11-18T13:55:39Z">
                    <w:rPr>
                      <w:rFonts w:hint="eastAsia" w:eastAsiaTheme="minorHAnsi"/>
                      <w:sz w:val="22"/>
                      <w:szCs w:val="22"/>
                      <w:lang w:val="en-GB" w:eastAsia="zh-CN"/>
                    </w:rPr>
                  </w:rPrChange>
                </w:rPr>
                <w:t>EN ISO 11608-1</w:t>
              </w:r>
            </w:ins>
          </w:p>
          <w:p w14:paraId="542E1D18">
            <w:pPr>
              <w:rPr>
                <w:ins w:id="7499" w:author="薛媛媛（Grace）" w:date="2025-11-18T13:44:59Z"/>
                <w:rFonts w:hint="default" w:ascii="Arial" w:hAnsi="Arial" w:cs="Arial"/>
                <w:sz w:val="20"/>
                <w:szCs w:val="20"/>
                <w:lang w:val="en-GB" w:eastAsia="zh-CN"/>
                <w:rPrChange w:id="7500" w:author="薛媛媛（Grace）" w:date="2025-11-18T13:55:39Z">
                  <w:rPr>
                    <w:ins w:id="7501" w:author="薛媛媛（Grace）" w:date="2025-11-18T13:44:59Z"/>
                    <w:rFonts w:hint="eastAsia" w:ascii="Arial" w:hAnsi="Arial" w:cs="Arial"/>
                    <w:sz w:val="22"/>
                    <w:szCs w:val="22"/>
                    <w:lang w:val="en-GB" w:eastAsia="zh-CN"/>
                  </w:rPr>
                </w:rPrChange>
              </w:rPr>
            </w:pPr>
          </w:p>
          <w:p w14:paraId="59F15AEB">
            <w:pPr>
              <w:rPr>
                <w:ins w:id="7502" w:author="薛媛媛（Grace）" w:date="2025-11-18T13:44:59Z"/>
                <w:rFonts w:ascii="Arial" w:hAnsi="Arial" w:cs="Arial" w:eastAsiaTheme="minorHAnsi"/>
                <w:sz w:val="20"/>
                <w:szCs w:val="20"/>
                <w:lang w:val="en-GB" w:eastAsia="en-US" w:bidi="ar-SA"/>
                <w:rPrChange w:id="7503" w:author="薛媛媛（Grace）" w:date="2025-11-18T13:55:33Z">
                  <w:rPr>
                    <w:ins w:id="7504" w:author="薛媛媛（Grace）" w:date="2025-11-18T13:44:59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02B53486">
            <w:pPr>
              <w:rPr>
                <w:ins w:id="7505" w:author="薛媛媛（Grace）" w:date="2025-11-18T13:44:59Z"/>
                <w:rFonts w:hint="default" w:ascii="Arial" w:hAnsi="Arial" w:cs="Arial" w:eastAsiaTheme="minorHAnsi"/>
                <w:sz w:val="20"/>
                <w:szCs w:val="20"/>
                <w:lang w:val="en-GB" w:eastAsia="zh-CN"/>
                <w:rPrChange w:id="7506" w:author="薛媛媛（Grace）" w:date="2025-11-18T13:55:39Z">
                  <w:rPr>
                    <w:ins w:id="7507" w:author="薛媛媛（Grace）" w:date="2025-11-18T13:44:59Z"/>
                    <w:rFonts w:hint="eastAsia" w:ascii="Arial" w:hAnsi="Arial" w:cs="Arial" w:eastAsiaTheme="minorHAnsi"/>
                    <w:sz w:val="22"/>
                    <w:szCs w:val="22"/>
                    <w:lang w:val="en-GB" w:eastAsia="zh-CN"/>
                  </w:rPr>
                </w:rPrChange>
              </w:rPr>
            </w:pPr>
            <w:ins w:id="7508" w:author="薛媛媛（Grace）" w:date="2025-11-18T13:44:59Z">
              <w:r>
                <w:rPr>
                  <w:rFonts w:hint="default" w:ascii="Arial" w:hAnsi="Arial" w:cs="Arial" w:eastAsiaTheme="minorHAnsi"/>
                  <w:sz w:val="20"/>
                  <w:szCs w:val="20"/>
                  <w:lang w:val="en-GB" w:eastAsia="zh-CN"/>
                  <w:rPrChange w:id="7509" w:author="薛媛媛（Grace）" w:date="2025-11-18T13:55:39Z">
                    <w:rPr>
                      <w:rFonts w:hint="eastAsia" w:ascii="Arial" w:hAnsi="Arial" w:cs="Arial" w:eastAsiaTheme="minorHAnsi"/>
                      <w:sz w:val="22"/>
                      <w:szCs w:val="22"/>
                      <w:lang w:val="en-GB" w:eastAsia="zh-CN"/>
                    </w:rPr>
                  </w:rPrChange>
                </w:rPr>
                <w:t xml:space="preserve">Label </w:t>
              </w:r>
            </w:ins>
          </w:p>
          <w:p w14:paraId="3E84D903">
            <w:pPr>
              <w:rPr>
                <w:ins w:id="7511" w:author="薛媛媛（Grace）" w:date="2025-11-18T13:44:59Z"/>
                <w:rFonts w:hint="default" w:ascii="Arial" w:hAnsi="Arial" w:cs="Arial" w:eastAsiaTheme="minorHAnsi"/>
                <w:sz w:val="20"/>
                <w:szCs w:val="20"/>
                <w:lang w:val="en-GB" w:eastAsia="zh-CN"/>
                <w:rPrChange w:id="7512" w:author="薛媛媛（Grace）" w:date="2025-11-18T13:55:39Z">
                  <w:rPr>
                    <w:ins w:id="7513" w:author="薛媛媛（Grace）" w:date="2025-11-18T13:44:59Z"/>
                    <w:rFonts w:hint="default" w:ascii="Arial" w:hAnsi="Arial" w:cs="Arial" w:eastAsiaTheme="minorHAnsi"/>
                    <w:sz w:val="22"/>
                    <w:szCs w:val="22"/>
                    <w:lang w:val="en-GB" w:eastAsia="zh-CN"/>
                  </w:rPr>
                </w:rPrChange>
              </w:rPr>
            </w:pPr>
            <w:ins w:id="7514" w:author="薛媛媛（Grace）" w:date="2025-11-18T13:44:59Z">
              <w:r>
                <w:rPr>
                  <w:rFonts w:hint="default" w:ascii="Arial" w:hAnsi="Arial" w:cs="Arial" w:eastAsiaTheme="minorHAnsi"/>
                  <w:sz w:val="20"/>
                  <w:szCs w:val="20"/>
                  <w:lang w:val="en-GB" w:eastAsia="zh-CN"/>
                  <w:rPrChange w:id="7515" w:author="薛媛媛（Grace）" w:date="2025-11-18T13:55:39Z">
                    <w:rPr>
                      <w:rFonts w:hint="default" w:ascii="Arial" w:hAnsi="Arial" w:cs="Arial" w:eastAsiaTheme="minorHAnsi"/>
                      <w:sz w:val="22"/>
                      <w:szCs w:val="22"/>
                      <w:lang w:val="en-GB" w:eastAsia="zh-CN"/>
                    </w:rPr>
                  </w:rPrChange>
                </w:rPr>
                <w:t>Instruction For Use</w:t>
              </w:r>
            </w:ins>
          </w:p>
          <w:p w14:paraId="0DA4F405">
            <w:pPr>
              <w:rPr>
                <w:ins w:id="7517" w:author="薛媛媛（Grace）" w:date="2025-11-18T13:44:59Z"/>
                <w:rFonts w:hint="default" w:ascii="Arial" w:hAnsi="Arial" w:cs="Arial" w:eastAsiaTheme="minorHAnsi"/>
                <w:sz w:val="20"/>
                <w:szCs w:val="20"/>
                <w:lang w:val="en-GB" w:eastAsia="zh-CN"/>
                <w:rPrChange w:id="7518" w:author="薛媛媛（Grace）" w:date="2025-11-18T13:55:39Z">
                  <w:rPr>
                    <w:ins w:id="7519" w:author="薛媛媛（Grace）" w:date="2025-11-18T13:44:59Z"/>
                    <w:rFonts w:hint="eastAsia" w:ascii="Arial" w:hAnsi="Arial" w:cs="Arial" w:eastAsiaTheme="minorHAnsi"/>
                    <w:sz w:val="22"/>
                    <w:szCs w:val="22"/>
                    <w:lang w:val="en-GB" w:eastAsia="zh-CN"/>
                  </w:rPr>
                </w:rPrChange>
              </w:rPr>
            </w:pPr>
          </w:p>
          <w:p w14:paraId="14AFC3DB">
            <w:pPr>
              <w:rPr>
                <w:ins w:id="7520" w:author="薛媛媛（Grace）" w:date="2025-11-18T13:44:59Z"/>
                <w:rFonts w:hint="default" w:ascii="Arial" w:hAnsi="Arial" w:cs="Arial" w:eastAsiaTheme="minorHAnsi"/>
                <w:sz w:val="20"/>
                <w:szCs w:val="20"/>
                <w:lang w:val="en-US" w:eastAsia="zh-CN"/>
                <w:rPrChange w:id="7521" w:author="薛媛媛（Grace）" w:date="2025-11-18T13:55:39Z">
                  <w:rPr>
                    <w:ins w:id="7522" w:author="薛媛媛（Grace）" w:date="2025-11-18T13:44:59Z"/>
                    <w:rFonts w:hint="eastAsia" w:ascii="Arial" w:hAnsi="Arial" w:cs="Arial" w:eastAsiaTheme="minorHAnsi"/>
                    <w:sz w:val="22"/>
                    <w:szCs w:val="22"/>
                    <w:lang w:val="en-US" w:eastAsia="zh-CN"/>
                  </w:rPr>
                </w:rPrChange>
              </w:rPr>
            </w:pPr>
          </w:p>
          <w:p w14:paraId="34596F60">
            <w:pPr>
              <w:rPr>
                <w:ins w:id="7523" w:author="薛媛媛（Grace）" w:date="2025-11-18T13:44:59Z"/>
                <w:rFonts w:hint="default" w:ascii="Arial" w:hAnsi="Arial" w:cs="Arial" w:eastAsiaTheme="minorEastAsia"/>
                <w:color w:val="auto"/>
                <w:sz w:val="20"/>
                <w:szCs w:val="20"/>
                <w:lang w:val="en-US" w:eastAsia="zh-CN"/>
                <w:rPrChange w:id="7524" w:author="薛媛媛（Grace）" w:date="2025-11-18T13:55:39Z">
                  <w:rPr>
                    <w:ins w:id="7525" w:author="薛媛媛（Grace）" w:date="2025-11-18T13:44:59Z"/>
                    <w:rFonts w:hint="default" w:cs="Arial" w:eastAsiaTheme="minorEastAsia"/>
                    <w:color w:val="auto"/>
                    <w:sz w:val="22"/>
                    <w:szCs w:val="22"/>
                    <w:lang w:val="en-US" w:eastAsia="zh-CN"/>
                  </w:rPr>
                </w:rPrChange>
              </w:rPr>
            </w:pPr>
          </w:p>
          <w:p w14:paraId="413AB225">
            <w:pPr>
              <w:rPr>
                <w:ins w:id="7526" w:author="薛媛媛（Grace）" w:date="2025-11-18T13:44:59Z"/>
                <w:rFonts w:ascii="Arial" w:hAnsi="Arial" w:cs="Arial" w:eastAsiaTheme="minorHAnsi"/>
                <w:sz w:val="20"/>
                <w:szCs w:val="20"/>
                <w:lang w:val="en-GB" w:eastAsia="en-US" w:bidi="ar-SA"/>
                <w:rPrChange w:id="7527" w:author="薛媛媛（Grace）" w:date="2025-11-18T13:55:33Z">
                  <w:rPr>
                    <w:ins w:id="7528" w:author="薛媛媛（Grace）" w:date="2025-11-18T13:44:59Z"/>
                    <w:rFonts w:ascii="Arial" w:hAnsi="Arial" w:cs="Arial" w:eastAsiaTheme="minorHAnsi"/>
                    <w:sz w:val="20"/>
                    <w:szCs w:val="20"/>
                    <w:lang w:val="en-GB" w:eastAsia="en-US" w:bidi="ar-SA"/>
                  </w:rPr>
                </w:rPrChange>
              </w:rPr>
            </w:pPr>
          </w:p>
        </w:tc>
        <w:tc>
          <w:tcPr>
            <w:tcW w:w="3078" w:type="dxa"/>
            <w:tcMar>
              <w:top w:w="113" w:type="dxa"/>
              <w:bottom w:w="113" w:type="dxa"/>
            </w:tcMar>
          </w:tcPr>
          <w:p w14:paraId="2EF79538">
            <w:pPr>
              <w:rPr>
                <w:rFonts w:ascii="Arial" w:hAnsi="Arial" w:cs="Arial"/>
                <w:sz w:val="20"/>
                <w:szCs w:val="20"/>
                <w:lang w:val="en-GB"/>
                <w:rPrChange w:id="7529" w:author="薛媛媛（Grace）" w:date="2025-11-18T13:55:33Z">
                  <w:rPr>
                    <w:sz w:val="20"/>
                    <w:szCs w:val="20"/>
                    <w:lang w:val="en-GB"/>
                  </w:rPr>
                </w:rPrChange>
              </w:rPr>
            </w:pPr>
          </w:p>
        </w:tc>
      </w:tr>
      <w:tr w14:paraId="382A6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57BFEE06">
            <w:pPr>
              <w:ind w:left="172"/>
              <w:rPr>
                <w:rFonts w:ascii="Arial" w:hAnsi="Arial" w:cs="Arial"/>
                <w:sz w:val="20"/>
                <w:szCs w:val="20"/>
                <w:lang w:val="en-GB"/>
                <w:rPrChange w:id="7530" w:author="薛媛媛（Grace）" w:date="2025-11-18T13:55:33Z">
                  <w:rPr>
                    <w:sz w:val="20"/>
                    <w:szCs w:val="20"/>
                    <w:lang w:val="en-GB"/>
                  </w:rPr>
                </w:rPrChange>
              </w:rPr>
            </w:pPr>
            <w:r>
              <w:rPr>
                <w:rFonts w:ascii="Arial" w:hAnsi="Arial" w:cs="Arial"/>
                <w:sz w:val="20"/>
                <w:szCs w:val="20"/>
                <w:lang w:val="en-GB"/>
                <w:rPrChange w:id="7531" w:author="薛媛媛（Grace）" w:date="2025-11-18T13:55:33Z">
                  <w:rPr>
                    <w:sz w:val="20"/>
                    <w:szCs w:val="20"/>
                    <w:lang w:val="en-GB"/>
                  </w:rPr>
                </w:rPrChange>
              </w:rPr>
              <w:t>(k)  the information needed to verify whether the device is properly installed and is ready to perform safely and as intended by the manufacturer, together with, where relevant:</w:t>
            </w:r>
          </w:p>
          <w:p w14:paraId="6E9FFDF0">
            <w:pPr>
              <w:ind w:left="172"/>
              <w:rPr>
                <w:rFonts w:ascii="Arial" w:hAnsi="Arial" w:cs="Arial"/>
                <w:sz w:val="20"/>
                <w:szCs w:val="20"/>
                <w:lang w:val="en-GB"/>
                <w:rPrChange w:id="7532" w:author="薛媛媛（Grace）" w:date="2025-11-18T13:55:33Z">
                  <w:rPr>
                    <w:sz w:val="20"/>
                    <w:szCs w:val="20"/>
                    <w:lang w:val="en-GB"/>
                  </w:rPr>
                </w:rPrChange>
              </w:rPr>
            </w:pPr>
            <w:r>
              <w:rPr>
                <w:rFonts w:ascii="Arial" w:hAnsi="Arial" w:cs="Arial"/>
                <w:sz w:val="20"/>
                <w:szCs w:val="20"/>
                <w:lang w:val="en-GB"/>
                <w:rPrChange w:id="7533" w:author="薛媛媛（Grace）" w:date="2025-11-18T13:55:33Z">
                  <w:rPr>
                    <w:sz w:val="20"/>
                    <w:szCs w:val="20"/>
                    <w:lang w:val="en-GB"/>
                  </w:rPr>
                </w:rPrChange>
              </w:rPr>
              <w:t>—  details of the nature, and frequency, of preventive and regular maintenance, and of any preparatory cleaning or disinfection,</w:t>
            </w:r>
          </w:p>
          <w:p w14:paraId="477011E0">
            <w:pPr>
              <w:ind w:left="172"/>
              <w:rPr>
                <w:rFonts w:ascii="Arial" w:hAnsi="Arial" w:cs="Arial"/>
                <w:sz w:val="20"/>
                <w:szCs w:val="20"/>
                <w:lang w:val="en-GB"/>
                <w:rPrChange w:id="7534" w:author="薛媛媛（Grace）" w:date="2025-11-18T13:55:33Z">
                  <w:rPr>
                    <w:sz w:val="20"/>
                    <w:szCs w:val="20"/>
                    <w:lang w:val="en-GB"/>
                  </w:rPr>
                </w:rPrChange>
              </w:rPr>
            </w:pPr>
            <w:r>
              <w:rPr>
                <w:rFonts w:ascii="Arial" w:hAnsi="Arial" w:cs="Arial"/>
                <w:sz w:val="20"/>
                <w:szCs w:val="20"/>
                <w:lang w:val="en-GB"/>
                <w:rPrChange w:id="7535" w:author="薛媛媛（Grace）" w:date="2025-11-18T13:55:33Z">
                  <w:rPr>
                    <w:sz w:val="20"/>
                    <w:szCs w:val="20"/>
                    <w:lang w:val="en-GB"/>
                  </w:rPr>
                </w:rPrChange>
              </w:rPr>
              <w:t>—  identification of any consumable components and how to replace them,</w:t>
            </w:r>
          </w:p>
          <w:p w14:paraId="7A7EE912">
            <w:pPr>
              <w:ind w:left="172"/>
              <w:rPr>
                <w:rFonts w:ascii="Arial" w:hAnsi="Arial" w:cs="Arial"/>
                <w:sz w:val="20"/>
                <w:szCs w:val="20"/>
                <w:lang w:val="en-GB"/>
                <w:rPrChange w:id="7536" w:author="薛媛媛（Grace）" w:date="2025-11-18T13:55:33Z">
                  <w:rPr>
                    <w:sz w:val="20"/>
                    <w:szCs w:val="20"/>
                    <w:lang w:val="en-GB"/>
                  </w:rPr>
                </w:rPrChange>
              </w:rPr>
            </w:pPr>
            <w:r>
              <w:rPr>
                <w:rFonts w:ascii="Arial" w:hAnsi="Arial" w:cs="Arial"/>
                <w:sz w:val="20"/>
                <w:szCs w:val="20"/>
                <w:lang w:val="en-GB"/>
                <w:rPrChange w:id="7537" w:author="薛媛媛（Grace）" w:date="2025-11-18T13:55:33Z">
                  <w:rPr>
                    <w:sz w:val="20"/>
                    <w:szCs w:val="20"/>
                    <w:lang w:val="en-GB"/>
                  </w:rPr>
                </w:rPrChange>
              </w:rPr>
              <w:t>—  information on any necessary calibration to ensure that the device operates properly and safely during its intended lifetime, and</w:t>
            </w:r>
          </w:p>
          <w:p w14:paraId="54F0D7C2">
            <w:pPr>
              <w:ind w:left="172"/>
              <w:rPr>
                <w:rFonts w:ascii="Arial" w:hAnsi="Arial" w:cs="Arial"/>
                <w:sz w:val="20"/>
                <w:szCs w:val="20"/>
                <w:lang w:val="en-GB"/>
                <w:rPrChange w:id="7538" w:author="薛媛媛（Grace）" w:date="2025-11-18T13:55:33Z">
                  <w:rPr>
                    <w:sz w:val="20"/>
                    <w:szCs w:val="20"/>
                    <w:lang w:val="en-GB"/>
                  </w:rPr>
                </w:rPrChange>
              </w:rPr>
            </w:pPr>
            <w:r>
              <w:rPr>
                <w:rFonts w:ascii="Arial" w:hAnsi="Arial" w:cs="Arial"/>
                <w:sz w:val="20"/>
                <w:szCs w:val="20"/>
                <w:lang w:val="en-GB"/>
                <w:rPrChange w:id="7539" w:author="薛媛媛（Grace）" w:date="2025-11-18T13:55:33Z">
                  <w:rPr>
                    <w:sz w:val="20"/>
                    <w:szCs w:val="20"/>
                    <w:lang w:val="en-GB"/>
                  </w:rPr>
                </w:rPrChange>
              </w:rPr>
              <w:t>—  methods for eliminating the risks encountered by persons involved in installing, calibrating or servicing devices;</w:t>
            </w:r>
          </w:p>
        </w:tc>
        <w:tc>
          <w:tcPr>
            <w:tcW w:w="1198" w:type="dxa"/>
            <w:shd w:val="clear" w:color="auto" w:fill="auto"/>
            <w:tcMar>
              <w:top w:w="113" w:type="dxa"/>
              <w:bottom w:w="113" w:type="dxa"/>
            </w:tcMar>
            <w:vAlign w:val="top"/>
          </w:tcPr>
          <w:p w14:paraId="66498ED2">
            <w:pPr>
              <w:rPr>
                <w:ins w:id="7540" w:author="薛媛媛（Grace）" w:date="2025-11-18T13:46:04Z"/>
                <w:rFonts w:hint="default" w:ascii="Arial" w:hAnsi="Arial" w:eastAsia="宋体" w:cs="Arial"/>
                <w:sz w:val="20"/>
                <w:szCs w:val="20"/>
                <w:lang w:val="en-GB" w:eastAsia="zh-CN" w:bidi="ar-SA"/>
                <w:rPrChange w:id="7541" w:author="薛媛媛（Grace）" w:date="2025-11-18T13:55:33Z">
                  <w:rPr>
                    <w:ins w:id="7542" w:author="薛媛媛（Grace）" w:date="2025-11-18T13:46:04Z"/>
                    <w:rFonts w:hint="default" w:ascii="Arial" w:hAnsi="Arial" w:eastAsia="宋体" w:cs="Arial"/>
                    <w:sz w:val="20"/>
                    <w:szCs w:val="20"/>
                    <w:lang w:val="en-GB" w:eastAsia="zh-CN" w:bidi="ar-SA"/>
                  </w:rPr>
                </w:rPrChange>
              </w:rPr>
            </w:pPr>
            <w:ins w:id="7543" w:author="薛媛媛（Grace）" w:date="2025-11-18T13:46:04Z">
              <w:r>
                <w:rPr>
                  <w:rFonts w:hint="default" w:ascii="Arial" w:hAnsi="Arial" w:cs="Arial" w:eastAsiaTheme="minorHAnsi"/>
                  <w:sz w:val="20"/>
                  <w:szCs w:val="20"/>
                  <w:lang w:val="en-GB" w:eastAsia="zh-CN"/>
                  <w:rPrChange w:id="7544"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535160F0">
            <w:pPr>
              <w:rPr>
                <w:ins w:id="7546" w:author="薛媛媛（Grace）" w:date="2025-11-18T13:46:04Z"/>
                <w:rFonts w:hint="default" w:ascii="Arial" w:hAnsi="Arial" w:cs="Arial"/>
                <w:sz w:val="20"/>
                <w:szCs w:val="20"/>
                <w:lang w:val="en-GB" w:eastAsia="zh-CN"/>
                <w:rPrChange w:id="7547" w:author="薛媛媛（Grace）" w:date="2025-11-18T13:55:39Z">
                  <w:rPr>
                    <w:ins w:id="7548" w:author="薛媛媛（Grace）" w:date="2025-11-18T13:46:04Z"/>
                    <w:rFonts w:hint="eastAsia" w:ascii="Arial" w:hAnsi="Arial" w:cs="Arial"/>
                    <w:sz w:val="22"/>
                    <w:szCs w:val="22"/>
                    <w:lang w:val="en-GB" w:eastAsia="zh-CN"/>
                  </w:rPr>
                </w:rPrChange>
              </w:rPr>
            </w:pPr>
            <w:ins w:id="7549" w:author="薛媛媛（Grace）" w:date="2025-11-18T13:46:04Z">
              <w:r>
                <w:rPr>
                  <w:rFonts w:hint="default" w:ascii="Arial" w:hAnsi="Arial" w:cs="Arial"/>
                  <w:sz w:val="20"/>
                  <w:szCs w:val="20"/>
                  <w:lang w:val="en-GB" w:eastAsia="zh-CN"/>
                  <w:rPrChange w:id="7550" w:author="薛媛媛（Grace）" w:date="2025-11-18T13:55:39Z">
                    <w:rPr>
                      <w:rFonts w:hint="eastAsia" w:ascii="Arial" w:hAnsi="Arial" w:cs="Arial"/>
                      <w:sz w:val="22"/>
                      <w:szCs w:val="22"/>
                      <w:lang w:val="en-GB" w:eastAsia="zh-CN"/>
                    </w:rPr>
                  </w:rPrChange>
                </w:rPr>
                <w:t>EN ISO 15223-1</w:t>
              </w:r>
            </w:ins>
          </w:p>
          <w:p w14:paraId="3DA1A02A">
            <w:pPr>
              <w:rPr>
                <w:ins w:id="7552" w:author="薛媛媛（Grace）" w:date="2025-11-18T13:46:04Z"/>
                <w:rFonts w:hint="default" w:ascii="Arial" w:hAnsi="Arial" w:cs="Arial"/>
                <w:sz w:val="20"/>
                <w:szCs w:val="20"/>
                <w:lang w:val="en-GB" w:eastAsia="zh-CN"/>
                <w:rPrChange w:id="7553" w:author="薛媛媛（Grace）" w:date="2025-11-18T13:55:39Z">
                  <w:rPr>
                    <w:ins w:id="7554" w:author="薛媛媛（Grace）" w:date="2025-11-18T13:46:04Z"/>
                    <w:rFonts w:hint="eastAsia" w:ascii="Arial" w:hAnsi="Arial" w:cs="Arial"/>
                    <w:sz w:val="22"/>
                    <w:szCs w:val="22"/>
                    <w:lang w:val="en-GB" w:eastAsia="zh-CN"/>
                  </w:rPr>
                </w:rPrChange>
              </w:rPr>
            </w:pPr>
            <w:ins w:id="7555" w:author="薛媛媛（Grace）" w:date="2025-11-18T13:46:04Z">
              <w:r>
                <w:rPr>
                  <w:rFonts w:hint="default" w:ascii="Arial" w:hAnsi="Arial" w:cs="Arial"/>
                  <w:sz w:val="20"/>
                  <w:szCs w:val="20"/>
                  <w:lang w:val="en-GB" w:eastAsia="zh-CN"/>
                  <w:rPrChange w:id="7556" w:author="薛媛媛（Grace）" w:date="2025-11-18T13:55:39Z">
                    <w:rPr>
                      <w:rFonts w:hint="eastAsia" w:ascii="Arial" w:hAnsi="Arial" w:cs="Arial"/>
                      <w:sz w:val="22"/>
                      <w:szCs w:val="22"/>
                      <w:lang w:val="en-GB" w:eastAsia="zh-CN"/>
                    </w:rPr>
                  </w:rPrChange>
                </w:rPr>
                <w:t>EN ISO 20417</w:t>
              </w:r>
            </w:ins>
          </w:p>
          <w:p w14:paraId="1EA349CF">
            <w:pPr>
              <w:rPr>
                <w:ins w:id="7558" w:author="薛媛媛（Grace）" w:date="2025-11-18T13:46:04Z"/>
                <w:rFonts w:hint="default" w:ascii="Arial" w:hAnsi="Arial" w:cs="Arial" w:eastAsiaTheme="minorHAnsi"/>
                <w:sz w:val="20"/>
                <w:szCs w:val="20"/>
                <w:lang w:val="en-GB" w:eastAsia="zh-CN"/>
                <w:rPrChange w:id="7559" w:author="薛媛媛（Grace）" w:date="2025-11-18T13:55:39Z">
                  <w:rPr>
                    <w:ins w:id="7560" w:author="薛媛媛（Grace）" w:date="2025-11-18T13:46:04Z"/>
                    <w:rFonts w:hint="eastAsia" w:eastAsiaTheme="minorHAnsi"/>
                    <w:sz w:val="22"/>
                    <w:szCs w:val="22"/>
                    <w:lang w:val="en-GB" w:eastAsia="zh-CN"/>
                  </w:rPr>
                </w:rPrChange>
              </w:rPr>
            </w:pPr>
            <w:ins w:id="7561" w:author="薛媛媛（Grace）" w:date="2025-11-18T13:46:04Z">
              <w:r>
                <w:rPr>
                  <w:rFonts w:hint="default" w:ascii="Arial" w:hAnsi="Arial" w:cs="Arial" w:eastAsiaTheme="minorHAnsi"/>
                  <w:sz w:val="20"/>
                  <w:szCs w:val="20"/>
                  <w:lang w:val="en-GB" w:eastAsia="zh-CN"/>
                  <w:rPrChange w:id="7562" w:author="薛媛媛（Grace）" w:date="2025-11-18T13:55:39Z">
                    <w:rPr>
                      <w:rFonts w:hint="eastAsia" w:eastAsiaTheme="minorHAnsi"/>
                      <w:sz w:val="22"/>
                      <w:szCs w:val="22"/>
                      <w:lang w:val="en-GB" w:eastAsia="zh-CN"/>
                    </w:rPr>
                  </w:rPrChange>
                </w:rPr>
                <w:t>EN ISO 11608-1</w:t>
              </w:r>
            </w:ins>
          </w:p>
          <w:p w14:paraId="2425FF92">
            <w:pPr>
              <w:rPr>
                <w:ins w:id="7564" w:author="薛媛媛（Grace）" w:date="2025-11-18T13:46:04Z"/>
                <w:rFonts w:hint="default" w:ascii="Arial" w:hAnsi="Arial" w:cs="Arial"/>
                <w:sz w:val="20"/>
                <w:szCs w:val="20"/>
                <w:lang w:val="en-GB" w:eastAsia="zh-CN"/>
                <w:rPrChange w:id="7565" w:author="薛媛媛（Grace）" w:date="2025-11-18T13:55:39Z">
                  <w:rPr>
                    <w:ins w:id="7566" w:author="薛媛媛（Grace）" w:date="2025-11-18T13:46:04Z"/>
                    <w:rFonts w:hint="eastAsia" w:ascii="Arial" w:hAnsi="Arial" w:cs="Arial"/>
                    <w:sz w:val="22"/>
                    <w:szCs w:val="22"/>
                    <w:lang w:val="en-GB" w:eastAsia="zh-CN"/>
                  </w:rPr>
                </w:rPrChange>
              </w:rPr>
            </w:pPr>
          </w:p>
          <w:p w14:paraId="6A60B549">
            <w:pPr>
              <w:rPr>
                <w:ins w:id="7567" w:author="薛媛媛（Grace）" w:date="2025-11-18T13:46:04Z"/>
                <w:rFonts w:ascii="Arial" w:hAnsi="Arial" w:cs="Arial" w:eastAsiaTheme="minorHAnsi"/>
                <w:sz w:val="20"/>
                <w:szCs w:val="20"/>
                <w:lang w:val="en-GB" w:eastAsia="en-US" w:bidi="ar-SA"/>
                <w:rPrChange w:id="7568" w:author="薛媛媛（Grace）" w:date="2025-11-18T13:55:33Z">
                  <w:rPr>
                    <w:ins w:id="7569" w:author="薛媛媛（Grace）" w:date="2025-11-18T13:46:04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2F386680">
            <w:pPr>
              <w:rPr>
                <w:ins w:id="7570" w:author="薛媛媛（Grace）" w:date="2025-11-18T13:46:04Z"/>
                <w:rFonts w:hint="default" w:ascii="Arial" w:hAnsi="Arial" w:cs="Arial" w:eastAsiaTheme="minorHAnsi"/>
                <w:sz w:val="20"/>
                <w:szCs w:val="20"/>
                <w:lang w:val="en-GB" w:eastAsia="zh-CN"/>
                <w:rPrChange w:id="7571" w:author="薛媛媛（Grace）" w:date="2025-11-18T13:55:39Z">
                  <w:rPr>
                    <w:ins w:id="7572" w:author="薛媛媛（Grace）" w:date="2025-11-18T13:46:04Z"/>
                    <w:rFonts w:hint="eastAsia" w:ascii="Arial" w:hAnsi="Arial" w:cs="Arial" w:eastAsiaTheme="minorHAnsi"/>
                    <w:sz w:val="22"/>
                    <w:szCs w:val="22"/>
                    <w:lang w:val="en-GB" w:eastAsia="zh-CN"/>
                  </w:rPr>
                </w:rPrChange>
              </w:rPr>
            </w:pPr>
            <w:ins w:id="7573" w:author="薛媛媛（Grace）" w:date="2025-11-18T13:46:04Z">
              <w:r>
                <w:rPr>
                  <w:rFonts w:hint="default" w:ascii="Arial" w:hAnsi="Arial" w:cs="Arial" w:eastAsiaTheme="minorHAnsi"/>
                  <w:sz w:val="20"/>
                  <w:szCs w:val="20"/>
                  <w:lang w:val="en-GB" w:eastAsia="zh-CN"/>
                  <w:rPrChange w:id="7574" w:author="薛媛媛（Grace）" w:date="2025-11-18T13:55:39Z">
                    <w:rPr>
                      <w:rFonts w:hint="eastAsia" w:ascii="Arial" w:hAnsi="Arial" w:cs="Arial" w:eastAsiaTheme="minorHAnsi"/>
                      <w:sz w:val="22"/>
                      <w:szCs w:val="22"/>
                      <w:lang w:val="en-GB" w:eastAsia="zh-CN"/>
                    </w:rPr>
                  </w:rPrChange>
                </w:rPr>
                <w:t xml:space="preserve">Label </w:t>
              </w:r>
            </w:ins>
          </w:p>
          <w:p w14:paraId="6207B9D0">
            <w:pPr>
              <w:rPr>
                <w:ins w:id="7576" w:author="薛媛媛（Grace）" w:date="2025-11-18T13:46:04Z"/>
                <w:rFonts w:hint="default" w:ascii="Arial" w:hAnsi="Arial" w:cs="Arial" w:eastAsiaTheme="minorHAnsi"/>
                <w:sz w:val="20"/>
                <w:szCs w:val="20"/>
                <w:lang w:val="en-GB" w:eastAsia="zh-CN"/>
                <w:rPrChange w:id="7577" w:author="薛媛媛（Grace）" w:date="2025-11-18T13:55:39Z">
                  <w:rPr>
                    <w:ins w:id="7578" w:author="薛媛媛（Grace）" w:date="2025-11-18T13:46:04Z"/>
                    <w:rFonts w:hint="default" w:ascii="Arial" w:hAnsi="Arial" w:cs="Arial" w:eastAsiaTheme="minorHAnsi"/>
                    <w:sz w:val="22"/>
                    <w:szCs w:val="22"/>
                    <w:lang w:val="en-GB" w:eastAsia="zh-CN"/>
                  </w:rPr>
                </w:rPrChange>
              </w:rPr>
            </w:pPr>
            <w:ins w:id="7579" w:author="薛媛媛（Grace）" w:date="2025-11-18T13:46:04Z">
              <w:r>
                <w:rPr>
                  <w:rFonts w:hint="default" w:ascii="Arial" w:hAnsi="Arial" w:cs="Arial" w:eastAsiaTheme="minorHAnsi"/>
                  <w:sz w:val="20"/>
                  <w:szCs w:val="20"/>
                  <w:lang w:val="en-GB" w:eastAsia="zh-CN"/>
                  <w:rPrChange w:id="7580" w:author="薛媛媛（Grace）" w:date="2025-11-18T13:55:39Z">
                    <w:rPr>
                      <w:rFonts w:hint="default" w:ascii="Arial" w:hAnsi="Arial" w:cs="Arial" w:eastAsiaTheme="minorHAnsi"/>
                      <w:sz w:val="22"/>
                      <w:szCs w:val="22"/>
                      <w:lang w:val="en-GB" w:eastAsia="zh-CN"/>
                    </w:rPr>
                  </w:rPrChange>
                </w:rPr>
                <w:t>Instruction For Use</w:t>
              </w:r>
            </w:ins>
          </w:p>
          <w:p w14:paraId="60727E7C">
            <w:pPr>
              <w:rPr>
                <w:ins w:id="7582" w:author="薛媛媛（Grace）" w:date="2025-11-18T13:46:04Z"/>
                <w:rFonts w:hint="default" w:ascii="Arial" w:hAnsi="Arial" w:cs="Arial" w:eastAsiaTheme="minorHAnsi"/>
                <w:sz w:val="20"/>
                <w:szCs w:val="20"/>
                <w:lang w:val="en-GB" w:eastAsia="zh-CN"/>
                <w:rPrChange w:id="7583" w:author="薛媛媛（Grace）" w:date="2025-11-18T13:55:39Z">
                  <w:rPr>
                    <w:ins w:id="7584" w:author="薛媛媛（Grace）" w:date="2025-11-18T13:46:04Z"/>
                    <w:rFonts w:hint="eastAsia" w:ascii="Arial" w:hAnsi="Arial" w:cs="Arial" w:eastAsiaTheme="minorHAnsi"/>
                    <w:sz w:val="22"/>
                    <w:szCs w:val="22"/>
                    <w:lang w:val="en-GB" w:eastAsia="zh-CN"/>
                  </w:rPr>
                </w:rPrChange>
              </w:rPr>
            </w:pPr>
          </w:p>
          <w:p w14:paraId="0943CF1C">
            <w:pPr>
              <w:rPr>
                <w:ins w:id="7585" w:author="薛媛媛（Grace）" w:date="2025-11-18T13:46:04Z"/>
                <w:rFonts w:hint="default" w:ascii="Arial" w:hAnsi="Arial" w:cs="Arial" w:eastAsiaTheme="minorHAnsi"/>
                <w:sz w:val="20"/>
                <w:szCs w:val="20"/>
                <w:lang w:val="en-US" w:eastAsia="zh-CN"/>
                <w:rPrChange w:id="7586" w:author="薛媛媛（Grace）" w:date="2025-11-18T13:55:39Z">
                  <w:rPr>
                    <w:ins w:id="7587" w:author="薛媛媛（Grace）" w:date="2025-11-18T13:46:04Z"/>
                    <w:rFonts w:hint="eastAsia" w:ascii="Arial" w:hAnsi="Arial" w:cs="Arial" w:eastAsiaTheme="minorHAnsi"/>
                    <w:sz w:val="22"/>
                    <w:szCs w:val="22"/>
                    <w:lang w:val="en-US" w:eastAsia="zh-CN"/>
                  </w:rPr>
                </w:rPrChange>
              </w:rPr>
            </w:pPr>
          </w:p>
          <w:p w14:paraId="634C4C7B">
            <w:pPr>
              <w:rPr>
                <w:ins w:id="7588" w:author="薛媛媛（Grace）" w:date="2025-11-18T13:46:04Z"/>
                <w:rFonts w:hint="default" w:ascii="Arial" w:hAnsi="Arial" w:cs="Arial" w:eastAsiaTheme="minorEastAsia"/>
                <w:color w:val="auto"/>
                <w:sz w:val="20"/>
                <w:szCs w:val="20"/>
                <w:lang w:val="en-US" w:eastAsia="zh-CN"/>
                <w:rPrChange w:id="7589" w:author="薛媛媛（Grace）" w:date="2025-11-18T13:55:39Z">
                  <w:rPr>
                    <w:ins w:id="7590" w:author="薛媛媛（Grace）" w:date="2025-11-18T13:46:04Z"/>
                    <w:rFonts w:hint="default" w:cs="Arial" w:eastAsiaTheme="minorEastAsia"/>
                    <w:color w:val="auto"/>
                    <w:sz w:val="22"/>
                    <w:szCs w:val="22"/>
                    <w:lang w:val="en-US" w:eastAsia="zh-CN"/>
                  </w:rPr>
                </w:rPrChange>
              </w:rPr>
            </w:pPr>
          </w:p>
          <w:p w14:paraId="466D50CE">
            <w:pPr>
              <w:rPr>
                <w:ins w:id="7591" w:author="薛媛媛（Grace）" w:date="2025-11-18T13:46:04Z"/>
                <w:rFonts w:ascii="Arial" w:hAnsi="Arial" w:cs="Arial" w:eastAsiaTheme="minorHAnsi"/>
                <w:sz w:val="20"/>
                <w:szCs w:val="20"/>
                <w:lang w:val="en-GB" w:eastAsia="en-US" w:bidi="ar-SA"/>
                <w:rPrChange w:id="7592" w:author="薛媛媛（Grace）" w:date="2025-11-18T13:55:33Z">
                  <w:rPr>
                    <w:ins w:id="7593" w:author="薛媛媛（Grace）" w:date="2025-11-18T13:46:04Z"/>
                    <w:rFonts w:ascii="Arial" w:hAnsi="Arial" w:cs="Arial" w:eastAsiaTheme="minorHAnsi"/>
                    <w:sz w:val="20"/>
                    <w:szCs w:val="20"/>
                    <w:lang w:val="en-GB" w:eastAsia="en-US" w:bidi="ar-SA"/>
                  </w:rPr>
                </w:rPrChange>
              </w:rPr>
            </w:pPr>
          </w:p>
        </w:tc>
        <w:tc>
          <w:tcPr>
            <w:tcW w:w="3078" w:type="dxa"/>
            <w:tcMar>
              <w:top w:w="113" w:type="dxa"/>
              <w:bottom w:w="113" w:type="dxa"/>
            </w:tcMar>
          </w:tcPr>
          <w:p w14:paraId="7C598DE5">
            <w:pPr>
              <w:rPr>
                <w:rFonts w:ascii="Arial" w:hAnsi="Arial" w:cs="Arial"/>
                <w:sz w:val="20"/>
                <w:szCs w:val="20"/>
                <w:lang w:val="en-GB"/>
                <w:rPrChange w:id="7594" w:author="薛媛媛（Grace）" w:date="2025-11-18T13:55:33Z">
                  <w:rPr>
                    <w:sz w:val="20"/>
                    <w:szCs w:val="20"/>
                    <w:lang w:val="en-GB"/>
                  </w:rPr>
                </w:rPrChange>
              </w:rPr>
            </w:pPr>
          </w:p>
        </w:tc>
      </w:tr>
      <w:tr w14:paraId="10805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420FC3D1">
            <w:pPr>
              <w:ind w:left="172"/>
              <w:rPr>
                <w:rFonts w:ascii="Arial" w:hAnsi="Arial" w:cs="Arial"/>
                <w:sz w:val="20"/>
                <w:szCs w:val="20"/>
                <w:lang w:val="en-GB"/>
                <w:rPrChange w:id="7595" w:author="薛媛媛（Grace）" w:date="2025-11-18T13:55:33Z">
                  <w:rPr>
                    <w:sz w:val="20"/>
                    <w:szCs w:val="20"/>
                    <w:lang w:val="en-GB"/>
                  </w:rPr>
                </w:rPrChange>
              </w:rPr>
            </w:pPr>
            <w:r>
              <w:rPr>
                <w:rFonts w:ascii="Arial" w:hAnsi="Arial" w:cs="Arial"/>
                <w:sz w:val="20"/>
                <w:szCs w:val="20"/>
                <w:lang w:val="en-GB"/>
                <w:rPrChange w:id="7596" w:author="薛媛媛（Grace）" w:date="2025-11-18T13:55:33Z">
                  <w:rPr>
                    <w:sz w:val="20"/>
                    <w:szCs w:val="20"/>
                    <w:lang w:val="en-GB"/>
                  </w:rPr>
                </w:rPrChange>
              </w:rPr>
              <w:t>(l)  if the device is supplied sterile, instructions in the event of the sterile packaging being damaged or unintentionally opened before use;</w:t>
            </w:r>
          </w:p>
        </w:tc>
        <w:tc>
          <w:tcPr>
            <w:tcW w:w="1198" w:type="dxa"/>
            <w:shd w:val="clear" w:color="auto" w:fill="auto"/>
            <w:tcMar>
              <w:top w:w="113" w:type="dxa"/>
              <w:bottom w:w="113" w:type="dxa"/>
            </w:tcMar>
            <w:vAlign w:val="top"/>
          </w:tcPr>
          <w:p w14:paraId="52237326">
            <w:pPr>
              <w:rPr>
                <w:ins w:id="7597" w:author="薛媛媛（Grace）" w:date="2025-11-18T13:46:18Z"/>
                <w:rFonts w:ascii="Arial" w:hAnsi="Arial" w:cs="Arial" w:eastAsiaTheme="minorHAnsi"/>
                <w:sz w:val="20"/>
                <w:szCs w:val="20"/>
                <w:lang w:val="en-GB" w:eastAsia="en-US" w:bidi="ar-SA"/>
                <w:rPrChange w:id="7598" w:author="薛媛媛（Grace）" w:date="2025-11-18T13:55:33Z">
                  <w:rPr>
                    <w:ins w:id="7599" w:author="薛媛媛（Grace）" w:date="2025-11-18T13:46:18Z"/>
                    <w:rFonts w:ascii="Arial" w:hAnsi="Arial" w:cs="Arial" w:eastAsiaTheme="minorHAnsi"/>
                    <w:sz w:val="20"/>
                    <w:szCs w:val="20"/>
                    <w:lang w:val="en-GB" w:eastAsia="en-US" w:bidi="ar-SA"/>
                  </w:rPr>
                </w:rPrChange>
              </w:rPr>
            </w:pPr>
            <w:ins w:id="7600" w:author="薛媛媛（Grace）" w:date="2025-11-18T13:46:18Z">
              <w:r>
                <w:rPr>
                  <w:rFonts w:hint="default" w:ascii="Arial" w:hAnsi="Arial" w:eastAsia="宋体" w:cs="Arial"/>
                  <w:sz w:val="20"/>
                  <w:szCs w:val="20"/>
                  <w:lang w:val="en-US" w:eastAsia="zh-CN"/>
                  <w:rPrChange w:id="7601" w:author="薛媛媛（Grace）" w:date="2025-11-18T13:55:33Z">
                    <w:rPr>
                      <w:rFonts w:hint="eastAsia" w:eastAsia="宋体"/>
                      <w:sz w:val="20"/>
                      <w:szCs w:val="20"/>
                      <w:lang w:val="en-US" w:eastAsia="zh-CN"/>
                    </w:rPr>
                  </w:rPrChange>
                </w:rPr>
                <w:t>No</w:t>
              </w:r>
            </w:ins>
          </w:p>
        </w:tc>
        <w:tc>
          <w:tcPr>
            <w:tcW w:w="3078" w:type="dxa"/>
            <w:shd w:val="clear" w:color="auto" w:fill="auto"/>
            <w:tcMar>
              <w:top w:w="113" w:type="dxa"/>
              <w:bottom w:w="113" w:type="dxa"/>
            </w:tcMar>
            <w:vAlign w:val="top"/>
          </w:tcPr>
          <w:p w14:paraId="1F5B73AF">
            <w:pPr>
              <w:rPr>
                <w:ins w:id="7603" w:author="薛媛媛（Grace）" w:date="2025-11-18T13:46:18Z"/>
                <w:rFonts w:ascii="Arial" w:hAnsi="Arial" w:cs="Arial" w:eastAsiaTheme="minorHAnsi"/>
                <w:sz w:val="20"/>
                <w:szCs w:val="20"/>
                <w:lang w:val="en-GB" w:eastAsia="en-US" w:bidi="ar-SA"/>
                <w:rPrChange w:id="7604" w:author="薛媛媛（Grace）" w:date="2025-11-18T13:55:33Z">
                  <w:rPr>
                    <w:ins w:id="7605" w:author="薛媛媛（Grace）" w:date="2025-11-18T13:46:18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128755BF">
            <w:pPr>
              <w:rPr>
                <w:ins w:id="7606" w:author="薛媛媛（Grace）" w:date="2025-11-18T13:46:18Z"/>
                <w:rFonts w:ascii="Arial" w:hAnsi="Arial" w:cs="Arial" w:eastAsiaTheme="minorHAnsi"/>
                <w:sz w:val="20"/>
                <w:szCs w:val="20"/>
                <w:lang w:val="en-GB" w:eastAsia="en-US" w:bidi="ar-SA"/>
                <w:rPrChange w:id="7607" w:author="薛媛媛（Grace）" w:date="2025-11-18T13:55:33Z">
                  <w:rPr>
                    <w:ins w:id="7608" w:author="薛媛媛（Grace）" w:date="2025-11-18T13:46:18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349B8343">
            <w:pPr>
              <w:rPr>
                <w:ins w:id="7609" w:author="薛媛媛（Grace）" w:date="2025-11-18T13:46:18Z"/>
                <w:rFonts w:ascii="Arial" w:hAnsi="Arial" w:cs="Arial" w:eastAsiaTheme="minorHAnsi"/>
                <w:sz w:val="20"/>
                <w:szCs w:val="20"/>
                <w:lang w:val="en-GB" w:eastAsia="en-US" w:bidi="ar-SA"/>
                <w:rPrChange w:id="7610" w:author="薛媛媛（Grace）" w:date="2025-11-18T13:55:33Z">
                  <w:rPr>
                    <w:ins w:id="7611" w:author="薛媛媛（Grace）" w:date="2025-11-18T13:46:18Z"/>
                    <w:rFonts w:ascii="Arial" w:hAnsi="Arial" w:cs="Arial" w:eastAsiaTheme="minorHAnsi"/>
                    <w:sz w:val="20"/>
                    <w:szCs w:val="20"/>
                    <w:lang w:val="en-GB" w:eastAsia="en-US" w:bidi="ar-SA"/>
                  </w:rPr>
                </w:rPrChange>
              </w:rPr>
            </w:pPr>
            <w:ins w:id="7612" w:author="薛媛媛（Grace）" w:date="2025-11-18T13:46:18Z">
              <w:r>
                <w:rPr>
                  <w:rFonts w:ascii="Arial" w:hAnsi="Arial" w:eastAsia="等线" w:cs="Arial"/>
                  <w:sz w:val="20"/>
                  <w:szCs w:val="20"/>
                  <w:lang w:eastAsia="zh-CN"/>
                  <w:rPrChange w:id="7613" w:author="薛媛媛（Grace）" w:date="2025-11-18T13:55:39Z">
                    <w:rPr>
                      <w:rFonts w:ascii="Calibri" w:hAnsi="Calibri" w:eastAsia="等线" w:cs="Calibri"/>
                      <w:sz w:val="20"/>
                      <w:lang w:eastAsia="zh-CN"/>
                    </w:rPr>
                  </w:rPrChange>
                </w:rPr>
                <w:t>Non</w:t>
              </w:r>
            </w:ins>
            <w:ins w:id="7615" w:author="薛媛媛（Grace）" w:date="2025-11-18T13:46:18Z">
              <w:r>
                <w:rPr>
                  <w:rFonts w:hint="default" w:ascii="Arial" w:hAnsi="Arial" w:eastAsia="等线" w:cs="Arial"/>
                  <w:sz w:val="20"/>
                  <w:szCs w:val="20"/>
                  <w:lang w:val="en-US" w:eastAsia="zh-CN"/>
                  <w:rPrChange w:id="7616" w:author="薛媛媛（Grace）" w:date="2025-11-18T13:55:39Z">
                    <w:rPr>
                      <w:rFonts w:hint="eastAsia" w:ascii="Calibri" w:hAnsi="Calibri" w:eastAsia="等线" w:cs="Calibri"/>
                      <w:sz w:val="20"/>
                      <w:lang w:val="en-US" w:eastAsia="zh-CN"/>
                    </w:rPr>
                  </w:rPrChange>
                </w:rPr>
                <w:t>-</w:t>
              </w:r>
            </w:ins>
            <w:ins w:id="7618" w:author="薛媛媛（Grace）" w:date="2025-11-18T13:46:18Z">
              <w:r>
                <w:rPr>
                  <w:rFonts w:ascii="Arial" w:hAnsi="Arial" w:eastAsia="等线" w:cs="Arial"/>
                  <w:sz w:val="20"/>
                  <w:szCs w:val="20"/>
                  <w:lang w:eastAsia="zh-CN"/>
                  <w:rPrChange w:id="7619" w:author="薛媛媛（Grace）" w:date="2025-11-18T13:55:39Z">
                    <w:rPr>
                      <w:rFonts w:ascii="Calibri" w:hAnsi="Calibri" w:eastAsia="等线" w:cs="Calibri"/>
                      <w:sz w:val="20"/>
                      <w:lang w:eastAsia="zh-CN"/>
                    </w:rPr>
                  </w:rPrChange>
                </w:rPr>
                <w:t xml:space="preserve"> sterile device</w:t>
              </w:r>
            </w:ins>
          </w:p>
        </w:tc>
      </w:tr>
      <w:tr w14:paraId="5A3A0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62266E98">
            <w:pPr>
              <w:ind w:left="172"/>
              <w:rPr>
                <w:rFonts w:ascii="Arial" w:hAnsi="Arial" w:cs="Arial"/>
                <w:sz w:val="20"/>
                <w:szCs w:val="20"/>
                <w:lang w:val="en-GB"/>
                <w:rPrChange w:id="7621" w:author="薛媛媛（Grace）" w:date="2025-11-18T13:55:33Z">
                  <w:rPr>
                    <w:sz w:val="20"/>
                    <w:szCs w:val="20"/>
                    <w:lang w:val="en-GB"/>
                  </w:rPr>
                </w:rPrChange>
              </w:rPr>
            </w:pPr>
            <w:r>
              <w:rPr>
                <w:rFonts w:ascii="Arial" w:hAnsi="Arial" w:cs="Arial"/>
                <w:sz w:val="20"/>
                <w:szCs w:val="20"/>
                <w:lang w:val="en-GB"/>
                <w:rPrChange w:id="7622" w:author="薛媛媛（Grace）" w:date="2025-11-18T13:55:33Z">
                  <w:rPr>
                    <w:sz w:val="20"/>
                    <w:szCs w:val="20"/>
                    <w:lang w:val="en-GB"/>
                  </w:rPr>
                </w:rPrChange>
              </w:rPr>
              <w:t>(m)  if the device is supplied non-sterile with the intention that it is sterilised before use, the appropriate instructions for sterilisation;</w:t>
            </w:r>
          </w:p>
        </w:tc>
        <w:tc>
          <w:tcPr>
            <w:tcW w:w="1198" w:type="dxa"/>
            <w:shd w:val="clear" w:color="auto" w:fill="auto"/>
            <w:tcMar>
              <w:top w:w="113" w:type="dxa"/>
              <w:bottom w:w="113" w:type="dxa"/>
            </w:tcMar>
            <w:vAlign w:val="top"/>
          </w:tcPr>
          <w:p w14:paraId="0EC8922F">
            <w:pPr>
              <w:rPr>
                <w:ins w:id="7623" w:author="薛媛媛（Grace）" w:date="2025-11-18T13:46:53Z"/>
                <w:rFonts w:hint="default" w:ascii="Arial" w:hAnsi="Arial" w:eastAsia="宋体" w:cs="Arial"/>
                <w:sz w:val="20"/>
                <w:szCs w:val="20"/>
                <w:lang w:val="en-GB" w:eastAsia="zh-CN" w:bidi="ar-SA"/>
                <w:rPrChange w:id="7624" w:author="薛媛媛（Grace）" w:date="2025-11-18T13:55:33Z">
                  <w:rPr>
                    <w:ins w:id="7625" w:author="薛媛媛（Grace）" w:date="2025-11-18T13:46:53Z"/>
                    <w:rFonts w:hint="default" w:ascii="Arial" w:hAnsi="Arial" w:eastAsia="宋体" w:cs="Arial"/>
                    <w:sz w:val="20"/>
                    <w:szCs w:val="20"/>
                    <w:lang w:val="en-GB" w:eastAsia="zh-CN" w:bidi="ar-SA"/>
                  </w:rPr>
                </w:rPrChange>
              </w:rPr>
            </w:pPr>
            <w:ins w:id="7626" w:author="薛媛媛（Grace）" w:date="2025-11-18T13:46:53Z">
              <w:r>
                <w:rPr>
                  <w:rFonts w:hint="default" w:ascii="Arial" w:hAnsi="Arial" w:cs="Arial" w:eastAsiaTheme="minorHAnsi"/>
                  <w:sz w:val="20"/>
                  <w:szCs w:val="20"/>
                  <w:lang w:val="en-GB" w:eastAsia="zh-CN"/>
                  <w:rPrChange w:id="7627"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76427B7A">
            <w:pPr>
              <w:rPr>
                <w:ins w:id="7629" w:author="薛媛媛（Grace）" w:date="2025-11-18T13:46:53Z"/>
                <w:rFonts w:hint="default" w:ascii="Arial" w:hAnsi="Arial" w:cs="Arial"/>
                <w:sz w:val="20"/>
                <w:szCs w:val="20"/>
                <w:lang w:val="en-GB" w:eastAsia="zh-CN"/>
                <w:rPrChange w:id="7630" w:author="薛媛媛（Grace）" w:date="2025-11-18T13:55:39Z">
                  <w:rPr>
                    <w:ins w:id="7631" w:author="薛媛媛（Grace）" w:date="2025-11-18T13:46:53Z"/>
                    <w:rFonts w:hint="eastAsia" w:ascii="Arial" w:hAnsi="Arial" w:cs="Arial"/>
                    <w:sz w:val="22"/>
                    <w:szCs w:val="22"/>
                    <w:lang w:val="en-GB" w:eastAsia="zh-CN"/>
                  </w:rPr>
                </w:rPrChange>
              </w:rPr>
            </w:pPr>
            <w:ins w:id="7632" w:author="薛媛媛（Grace）" w:date="2025-11-18T13:46:53Z">
              <w:r>
                <w:rPr>
                  <w:rFonts w:hint="default" w:ascii="Arial" w:hAnsi="Arial" w:cs="Arial"/>
                  <w:sz w:val="20"/>
                  <w:szCs w:val="20"/>
                  <w:lang w:val="en-GB" w:eastAsia="zh-CN"/>
                  <w:rPrChange w:id="7633" w:author="薛媛媛（Grace）" w:date="2025-11-18T13:55:39Z">
                    <w:rPr>
                      <w:rFonts w:hint="eastAsia" w:ascii="Arial" w:hAnsi="Arial" w:cs="Arial"/>
                      <w:sz w:val="22"/>
                      <w:szCs w:val="22"/>
                      <w:lang w:val="en-GB" w:eastAsia="zh-CN"/>
                    </w:rPr>
                  </w:rPrChange>
                </w:rPr>
                <w:t>EN ISO 15223-1</w:t>
              </w:r>
            </w:ins>
          </w:p>
          <w:p w14:paraId="49087C38">
            <w:pPr>
              <w:rPr>
                <w:ins w:id="7635" w:author="薛媛媛（Grace）" w:date="2025-11-18T13:46:53Z"/>
                <w:rFonts w:hint="default" w:ascii="Arial" w:hAnsi="Arial" w:cs="Arial"/>
                <w:sz w:val="20"/>
                <w:szCs w:val="20"/>
                <w:lang w:val="en-GB" w:eastAsia="zh-CN"/>
                <w:rPrChange w:id="7636" w:author="薛媛媛（Grace）" w:date="2025-11-18T13:55:39Z">
                  <w:rPr>
                    <w:ins w:id="7637" w:author="薛媛媛（Grace）" w:date="2025-11-18T13:46:53Z"/>
                    <w:rFonts w:hint="eastAsia" w:ascii="Arial" w:hAnsi="Arial" w:cs="Arial"/>
                    <w:sz w:val="22"/>
                    <w:szCs w:val="22"/>
                    <w:lang w:val="en-GB" w:eastAsia="zh-CN"/>
                  </w:rPr>
                </w:rPrChange>
              </w:rPr>
            </w:pPr>
            <w:ins w:id="7638" w:author="薛媛媛（Grace）" w:date="2025-11-18T13:46:53Z">
              <w:r>
                <w:rPr>
                  <w:rFonts w:hint="default" w:ascii="Arial" w:hAnsi="Arial" w:cs="Arial"/>
                  <w:sz w:val="20"/>
                  <w:szCs w:val="20"/>
                  <w:lang w:val="en-GB" w:eastAsia="zh-CN"/>
                  <w:rPrChange w:id="7639" w:author="薛媛媛（Grace）" w:date="2025-11-18T13:55:39Z">
                    <w:rPr>
                      <w:rFonts w:hint="eastAsia" w:ascii="Arial" w:hAnsi="Arial" w:cs="Arial"/>
                      <w:sz w:val="22"/>
                      <w:szCs w:val="22"/>
                      <w:lang w:val="en-GB" w:eastAsia="zh-CN"/>
                    </w:rPr>
                  </w:rPrChange>
                </w:rPr>
                <w:t>EN ISO 20417</w:t>
              </w:r>
            </w:ins>
          </w:p>
          <w:p w14:paraId="3EC61A26">
            <w:pPr>
              <w:rPr>
                <w:ins w:id="7641" w:author="薛媛媛（Grace）" w:date="2025-11-18T13:46:53Z"/>
                <w:rFonts w:hint="default" w:ascii="Arial" w:hAnsi="Arial" w:cs="Arial" w:eastAsiaTheme="minorHAnsi"/>
                <w:sz w:val="20"/>
                <w:szCs w:val="20"/>
                <w:lang w:val="en-GB" w:eastAsia="zh-CN"/>
                <w:rPrChange w:id="7642" w:author="薛媛媛（Grace）" w:date="2025-11-18T13:55:39Z">
                  <w:rPr>
                    <w:ins w:id="7643" w:author="薛媛媛（Grace）" w:date="2025-11-18T13:46:53Z"/>
                    <w:rFonts w:hint="eastAsia" w:eastAsiaTheme="minorHAnsi"/>
                    <w:sz w:val="22"/>
                    <w:szCs w:val="22"/>
                    <w:lang w:val="en-GB" w:eastAsia="zh-CN"/>
                  </w:rPr>
                </w:rPrChange>
              </w:rPr>
            </w:pPr>
            <w:ins w:id="7644" w:author="薛媛媛（Grace）" w:date="2025-11-18T13:46:53Z">
              <w:r>
                <w:rPr>
                  <w:rFonts w:hint="default" w:ascii="Arial" w:hAnsi="Arial" w:cs="Arial" w:eastAsiaTheme="minorHAnsi"/>
                  <w:sz w:val="20"/>
                  <w:szCs w:val="20"/>
                  <w:lang w:val="en-GB" w:eastAsia="zh-CN"/>
                  <w:rPrChange w:id="7645" w:author="薛媛媛（Grace）" w:date="2025-11-18T13:55:39Z">
                    <w:rPr>
                      <w:rFonts w:hint="eastAsia" w:eastAsiaTheme="minorHAnsi"/>
                      <w:sz w:val="22"/>
                      <w:szCs w:val="22"/>
                      <w:lang w:val="en-GB" w:eastAsia="zh-CN"/>
                    </w:rPr>
                  </w:rPrChange>
                </w:rPr>
                <w:t>EN ISO 11608-1</w:t>
              </w:r>
            </w:ins>
          </w:p>
          <w:p w14:paraId="76D2DE84">
            <w:pPr>
              <w:rPr>
                <w:ins w:id="7647" w:author="薛媛媛（Grace）" w:date="2025-11-18T13:46:53Z"/>
                <w:rFonts w:hint="default" w:ascii="Arial" w:hAnsi="Arial" w:cs="Arial"/>
                <w:sz w:val="20"/>
                <w:szCs w:val="20"/>
                <w:lang w:val="en-GB" w:eastAsia="zh-CN"/>
                <w:rPrChange w:id="7648" w:author="薛媛媛（Grace）" w:date="2025-11-18T13:55:39Z">
                  <w:rPr>
                    <w:ins w:id="7649" w:author="薛媛媛（Grace）" w:date="2025-11-18T13:46:53Z"/>
                    <w:rFonts w:hint="eastAsia" w:ascii="Arial" w:hAnsi="Arial" w:cs="Arial"/>
                    <w:sz w:val="22"/>
                    <w:szCs w:val="22"/>
                    <w:lang w:val="en-GB" w:eastAsia="zh-CN"/>
                  </w:rPr>
                </w:rPrChange>
              </w:rPr>
            </w:pPr>
          </w:p>
          <w:p w14:paraId="77126D5A">
            <w:pPr>
              <w:rPr>
                <w:ins w:id="7650" w:author="薛媛媛（Grace）" w:date="2025-11-18T13:46:53Z"/>
                <w:rFonts w:ascii="Arial" w:hAnsi="Arial" w:cs="Arial" w:eastAsiaTheme="minorHAnsi"/>
                <w:sz w:val="20"/>
                <w:szCs w:val="20"/>
                <w:lang w:val="en-GB" w:eastAsia="en-US" w:bidi="ar-SA"/>
                <w:rPrChange w:id="7651" w:author="薛媛媛（Grace）" w:date="2025-11-18T13:55:33Z">
                  <w:rPr>
                    <w:ins w:id="7652" w:author="薛媛媛（Grace）" w:date="2025-11-18T13:46:53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56A21051">
            <w:pPr>
              <w:rPr>
                <w:ins w:id="7653" w:author="薛媛媛（Grace）" w:date="2025-11-18T13:46:53Z"/>
                <w:rFonts w:hint="default" w:ascii="Arial" w:hAnsi="Arial" w:cs="Arial" w:eastAsiaTheme="minorHAnsi"/>
                <w:sz w:val="20"/>
                <w:szCs w:val="20"/>
                <w:lang w:val="en-GB" w:eastAsia="zh-CN"/>
                <w:rPrChange w:id="7654" w:author="薛媛媛（Grace）" w:date="2025-11-18T13:55:39Z">
                  <w:rPr>
                    <w:ins w:id="7655" w:author="薛媛媛（Grace）" w:date="2025-11-18T13:46:53Z"/>
                    <w:rFonts w:hint="eastAsia" w:ascii="Arial" w:hAnsi="Arial" w:cs="Arial" w:eastAsiaTheme="minorHAnsi"/>
                    <w:sz w:val="22"/>
                    <w:szCs w:val="22"/>
                    <w:lang w:val="en-GB" w:eastAsia="zh-CN"/>
                  </w:rPr>
                </w:rPrChange>
              </w:rPr>
            </w:pPr>
            <w:ins w:id="7656" w:author="薛媛媛（Grace）" w:date="2025-11-18T13:46:53Z">
              <w:r>
                <w:rPr>
                  <w:rFonts w:hint="default" w:ascii="Arial" w:hAnsi="Arial" w:cs="Arial" w:eastAsiaTheme="minorHAnsi"/>
                  <w:sz w:val="20"/>
                  <w:szCs w:val="20"/>
                  <w:lang w:val="en-GB" w:eastAsia="zh-CN"/>
                  <w:rPrChange w:id="7657" w:author="薛媛媛（Grace）" w:date="2025-11-18T13:55:39Z">
                    <w:rPr>
                      <w:rFonts w:hint="eastAsia" w:ascii="Arial" w:hAnsi="Arial" w:cs="Arial" w:eastAsiaTheme="minorHAnsi"/>
                      <w:sz w:val="22"/>
                      <w:szCs w:val="22"/>
                      <w:lang w:val="en-GB" w:eastAsia="zh-CN"/>
                    </w:rPr>
                  </w:rPrChange>
                </w:rPr>
                <w:t xml:space="preserve">Label </w:t>
              </w:r>
            </w:ins>
          </w:p>
          <w:p w14:paraId="44E6B22B">
            <w:pPr>
              <w:rPr>
                <w:ins w:id="7659" w:author="薛媛媛（Grace）" w:date="2025-11-18T13:46:53Z"/>
                <w:rFonts w:hint="default" w:ascii="Arial" w:hAnsi="Arial" w:cs="Arial" w:eastAsiaTheme="minorHAnsi"/>
                <w:sz w:val="20"/>
                <w:szCs w:val="20"/>
                <w:lang w:val="en-GB" w:eastAsia="zh-CN"/>
                <w:rPrChange w:id="7660" w:author="薛媛媛（Grace）" w:date="2025-11-18T13:55:39Z">
                  <w:rPr>
                    <w:ins w:id="7661" w:author="薛媛媛（Grace）" w:date="2025-11-18T13:46:53Z"/>
                    <w:rFonts w:hint="default" w:ascii="Arial" w:hAnsi="Arial" w:cs="Arial" w:eastAsiaTheme="minorHAnsi"/>
                    <w:sz w:val="22"/>
                    <w:szCs w:val="22"/>
                    <w:lang w:val="en-GB" w:eastAsia="zh-CN"/>
                  </w:rPr>
                </w:rPrChange>
              </w:rPr>
            </w:pPr>
            <w:ins w:id="7662" w:author="薛媛媛（Grace）" w:date="2025-11-18T13:46:53Z">
              <w:r>
                <w:rPr>
                  <w:rFonts w:hint="default" w:ascii="Arial" w:hAnsi="Arial" w:cs="Arial" w:eastAsiaTheme="minorHAnsi"/>
                  <w:sz w:val="20"/>
                  <w:szCs w:val="20"/>
                  <w:lang w:val="en-GB" w:eastAsia="zh-CN"/>
                  <w:rPrChange w:id="7663" w:author="薛媛媛（Grace）" w:date="2025-11-18T13:55:39Z">
                    <w:rPr>
                      <w:rFonts w:hint="default" w:ascii="Arial" w:hAnsi="Arial" w:cs="Arial" w:eastAsiaTheme="minorHAnsi"/>
                      <w:sz w:val="22"/>
                      <w:szCs w:val="22"/>
                      <w:lang w:val="en-GB" w:eastAsia="zh-CN"/>
                    </w:rPr>
                  </w:rPrChange>
                </w:rPr>
                <w:t>Instruction For Use</w:t>
              </w:r>
            </w:ins>
          </w:p>
          <w:p w14:paraId="0AB7C7A6">
            <w:pPr>
              <w:rPr>
                <w:ins w:id="7665" w:author="薛媛媛（Grace）" w:date="2025-11-18T13:46:53Z"/>
                <w:rFonts w:hint="default" w:ascii="Arial" w:hAnsi="Arial" w:cs="Arial" w:eastAsiaTheme="minorHAnsi"/>
                <w:sz w:val="20"/>
                <w:szCs w:val="20"/>
                <w:lang w:val="en-GB" w:eastAsia="zh-CN"/>
                <w:rPrChange w:id="7666" w:author="薛媛媛（Grace）" w:date="2025-11-18T13:55:39Z">
                  <w:rPr>
                    <w:ins w:id="7667" w:author="薛媛媛（Grace）" w:date="2025-11-18T13:46:53Z"/>
                    <w:rFonts w:hint="eastAsia" w:ascii="Arial" w:hAnsi="Arial" w:cs="Arial" w:eastAsiaTheme="minorHAnsi"/>
                    <w:sz w:val="22"/>
                    <w:szCs w:val="22"/>
                    <w:lang w:val="en-GB" w:eastAsia="zh-CN"/>
                  </w:rPr>
                </w:rPrChange>
              </w:rPr>
            </w:pPr>
          </w:p>
          <w:p w14:paraId="358565B0">
            <w:pPr>
              <w:rPr>
                <w:ins w:id="7668" w:author="薛媛媛（Grace）" w:date="2025-11-18T13:46:53Z"/>
                <w:rFonts w:hint="default" w:ascii="Arial" w:hAnsi="Arial" w:cs="Arial" w:eastAsiaTheme="minorHAnsi"/>
                <w:sz w:val="20"/>
                <w:szCs w:val="20"/>
                <w:lang w:val="en-US" w:eastAsia="zh-CN"/>
                <w:rPrChange w:id="7669" w:author="薛媛媛（Grace）" w:date="2025-11-18T13:55:39Z">
                  <w:rPr>
                    <w:ins w:id="7670" w:author="薛媛媛（Grace）" w:date="2025-11-18T13:46:53Z"/>
                    <w:rFonts w:hint="eastAsia" w:ascii="Arial" w:hAnsi="Arial" w:cs="Arial" w:eastAsiaTheme="minorHAnsi"/>
                    <w:sz w:val="22"/>
                    <w:szCs w:val="22"/>
                    <w:lang w:val="en-US" w:eastAsia="zh-CN"/>
                  </w:rPr>
                </w:rPrChange>
              </w:rPr>
            </w:pPr>
          </w:p>
          <w:p w14:paraId="67C0AF38">
            <w:pPr>
              <w:rPr>
                <w:ins w:id="7671" w:author="薛媛媛（Grace）" w:date="2025-11-18T13:46:53Z"/>
                <w:rFonts w:hint="default" w:ascii="Arial" w:hAnsi="Arial" w:cs="Arial" w:eastAsiaTheme="minorEastAsia"/>
                <w:color w:val="auto"/>
                <w:sz w:val="20"/>
                <w:szCs w:val="20"/>
                <w:lang w:val="en-US" w:eastAsia="zh-CN"/>
                <w:rPrChange w:id="7672" w:author="薛媛媛（Grace）" w:date="2025-11-18T13:55:39Z">
                  <w:rPr>
                    <w:ins w:id="7673" w:author="薛媛媛（Grace）" w:date="2025-11-18T13:46:53Z"/>
                    <w:rFonts w:hint="default" w:cs="Arial" w:eastAsiaTheme="minorEastAsia"/>
                    <w:color w:val="auto"/>
                    <w:sz w:val="22"/>
                    <w:szCs w:val="22"/>
                    <w:lang w:val="en-US" w:eastAsia="zh-CN"/>
                  </w:rPr>
                </w:rPrChange>
              </w:rPr>
            </w:pPr>
          </w:p>
          <w:p w14:paraId="6AE7576F">
            <w:pPr>
              <w:rPr>
                <w:ins w:id="7674" w:author="薛媛媛（Grace）" w:date="2025-11-18T13:46:53Z"/>
                <w:rFonts w:ascii="Arial" w:hAnsi="Arial" w:cs="Arial" w:eastAsiaTheme="minorHAnsi"/>
                <w:sz w:val="20"/>
                <w:szCs w:val="20"/>
                <w:lang w:val="en-GB" w:eastAsia="en-US" w:bidi="ar-SA"/>
                <w:rPrChange w:id="7675" w:author="薛媛媛（Grace）" w:date="2025-11-18T13:55:33Z">
                  <w:rPr>
                    <w:ins w:id="7676" w:author="薛媛媛（Grace）" w:date="2025-11-18T13:46:53Z"/>
                    <w:rFonts w:ascii="Arial" w:hAnsi="Arial" w:cs="Arial" w:eastAsiaTheme="minorHAnsi"/>
                    <w:sz w:val="20"/>
                    <w:szCs w:val="20"/>
                    <w:lang w:val="en-GB" w:eastAsia="en-US" w:bidi="ar-SA"/>
                  </w:rPr>
                </w:rPrChange>
              </w:rPr>
            </w:pPr>
          </w:p>
        </w:tc>
        <w:tc>
          <w:tcPr>
            <w:tcW w:w="3078" w:type="dxa"/>
            <w:tcMar>
              <w:top w:w="113" w:type="dxa"/>
              <w:bottom w:w="113" w:type="dxa"/>
            </w:tcMar>
          </w:tcPr>
          <w:p w14:paraId="3B38FB56">
            <w:pPr>
              <w:rPr>
                <w:rFonts w:ascii="Arial" w:hAnsi="Arial" w:cs="Arial"/>
                <w:sz w:val="20"/>
                <w:szCs w:val="20"/>
                <w:lang w:val="en-GB"/>
                <w:rPrChange w:id="7677" w:author="薛媛媛（Grace）" w:date="2025-11-18T13:55:33Z">
                  <w:rPr>
                    <w:sz w:val="20"/>
                    <w:szCs w:val="20"/>
                    <w:lang w:val="en-GB"/>
                  </w:rPr>
                </w:rPrChange>
              </w:rPr>
            </w:pPr>
          </w:p>
        </w:tc>
      </w:tr>
      <w:tr w14:paraId="6621F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1CA122E3">
            <w:pPr>
              <w:ind w:left="172"/>
              <w:rPr>
                <w:rFonts w:ascii="Arial" w:hAnsi="Arial" w:cs="Arial"/>
                <w:sz w:val="20"/>
                <w:szCs w:val="20"/>
                <w:lang w:val="en-GB"/>
                <w:rPrChange w:id="7678" w:author="薛媛媛（Grace）" w:date="2025-11-18T13:55:33Z">
                  <w:rPr>
                    <w:sz w:val="20"/>
                    <w:szCs w:val="20"/>
                    <w:lang w:val="en-GB"/>
                  </w:rPr>
                </w:rPrChange>
              </w:rPr>
            </w:pPr>
            <w:r>
              <w:rPr>
                <w:rFonts w:ascii="Arial" w:hAnsi="Arial" w:cs="Arial"/>
                <w:sz w:val="20"/>
                <w:szCs w:val="20"/>
                <w:lang w:val="en-GB"/>
                <w:rPrChange w:id="7679" w:author="薛媛媛（Grace）" w:date="2025-11-18T13:55:33Z">
                  <w:rPr>
                    <w:sz w:val="20"/>
                    <w:szCs w:val="20"/>
                    <w:lang w:val="en-GB"/>
                  </w:rPr>
                </w:rPrChange>
              </w:rPr>
              <w:t>(n)  if the device is reusable, information on the appropriate processes for allowing reuse, including cleaning, disinfection, packaging and, where appropriate, the validated method of re-sterilisation appropriate to the Member State or Member States in which the device has been placed on the market. Information shall be provided to identify when the device should no longer be reused, e.g. signs of material degradation or the maximum number of allowable reuses;</w:t>
            </w:r>
          </w:p>
        </w:tc>
        <w:tc>
          <w:tcPr>
            <w:tcW w:w="1198" w:type="dxa"/>
            <w:shd w:val="clear" w:color="auto" w:fill="auto"/>
            <w:tcMar>
              <w:top w:w="113" w:type="dxa"/>
              <w:bottom w:w="113" w:type="dxa"/>
            </w:tcMar>
            <w:vAlign w:val="top"/>
          </w:tcPr>
          <w:p w14:paraId="77914BCB">
            <w:pPr>
              <w:rPr>
                <w:ins w:id="7680" w:author="薛媛媛（Grace）" w:date="2025-11-18T13:47:01Z"/>
                <w:rFonts w:ascii="Arial" w:hAnsi="Arial" w:cs="Arial" w:eastAsiaTheme="minorHAnsi"/>
                <w:sz w:val="20"/>
                <w:szCs w:val="20"/>
                <w:lang w:val="en-GB" w:eastAsia="en-US" w:bidi="ar-SA"/>
                <w:rPrChange w:id="7681" w:author="薛媛媛（Grace）" w:date="2025-11-18T13:55:33Z">
                  <w:rPr>
                    <w:ins w:id="7682" w:author="薛媛媛（Grace）" w:date="2025-11-18T13:47:01Z"/>
                    <w:rFonts w:ascii="Arial" w:hAnsi="Arial" w:cs="Arial" w:eastAsiaTheme="minorHAnsi"/>
                    <w:sz w:val="20"/>
                    <w:szCs w:val="20"/>
                    <w:lang w:val="en-GB" w:eastAsia="en-US" w:bidi="ar-SA"/>
                  </w:rPr>
                </w:rPrChange>
              </w:rPr>
            </w:pPr>
            <w:ins w:id="7683" w:author="薛媛媛（Grace）" w:date="2025-11-18T13:47:01Z">
              <w:r>
                <w:rPr>
                  <w:rFonts w:hint="default" w:ascii="Arial" w:hAnsi="Arial" w:eastAsia="宋体" w:cs="Arial"/>
                  <w:sz w:val="20"/>
                  <w:szCs w:val="20"/>
                  <w:lang w:val="en-US" w:eastAsia="zh-CN"/>
                  <w:rPrChange w:id="7684" w:author="薛媛媛（Grace）" w:date="2025-11-18T13:55:33Z">
                    <w:rPr>
                      <w:rFonts w:hint="eastAsia" w:eastAsia="宋体"/>
                      <w:sz w:val="20"/>
                      <w:szCs w:val="20"/>
                      <w:lang w:val="en-US" w:eastAsia="zh-CN"/>
                    </w:rPr>
                  </w:rPrChange>
                </w:rPr>
                <w:t>No</w:t>
              </w:r>
            </w:ins>
          </w:p>
        </w:tc>
        <w:tc>
          <w:tcPr>
            <w:tcW w:w="3078" w:type="dxa"/>
            <w:shd w:val="clear" w:color="auto" w:fill="auto"/>
            <w:tcMar>
              <w:top w:w="113" w:type="dxa"/>
              <w:bottom w:w="113" w:type="dxa"/>
            </w:tcMar>
            <w:vAlign w:val="top"/>
          </w:tcPr>
          <w:p w14:paraId="20AF7E02">
            <w:pPr>
              <w:rPr>
                <w:ins w:id="7686" w:author="薛媛媛（Grace）" w:date="2025-11-18T13:47:01Z"/>
                <w:rFonts w:ascii="Arial" w:hAnsi="Arial" w:cs="Arial" w:eastAsiaTheme="minorHAnsi"/>
                <w:sz w:val="20"/>
                <w:szCs w:val="20"/>
                <w:lang w:val="en-GB" w:eastAsia="en-US" w:bidi="ar-SA"/>
                <w:rPrChange w:id="7687" w:author="薛媛媛（Grace）" w:date="2025-11-18T13:55:33Z">
                  <w:rPr>
                    <w:ins w:id="7688" w:author="薛媛媛（Grace）" w:date="2025-11-18T13:47:01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19BD6105">
            <w:pPr>
              <w:rPr>
                <w:ins w:id="7689" w:author="薛媛媛（Grace）" w:date="2025-11-18T13:47:01Z"/>
                <w:rFonts w:ascii="Arial" w:hAnsi="Arial" w:cs="Arial" w:eastAsiaTheme="minorHAnsi"/>
                <w:sz w:val="20"/>
                <w:szCs w:val="20"/>
                <w:lang w:val="en-GB" w:eastAsia="en-US" w:bidi="ar-SA"/>
                <w:rPrChange w:id="7690" w:author="薛媛媛（Grace）" w:date="2025-11-18T13:55:33Z">
                  <w:rPr>
                    <w:ins w:id="7691" w:author="薛媛媛（Grace）" w:date="2025-11-18T13:47:01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2B9CD68F">
            <w:pPr>
              <w:rPr>
                <w:ins w:id="7692" w:author="薛媛媛（Grace）" w:date="2025-11-18T13:47:01Z"/>
                <w:rFonts w:ascii="Arial" w:hAnsi="Arial" w:cs="Arial" w:eastAsiaTheme="minorHAnsi"/>
                <w:sz w:val="20"/>
                <w:szCs w:val="20"/>
                <w:lang w:val="en-GB" w:eastAsia="en-US" w:bidi="ar-SA"/>
                <w:rPrChange w:id="7693" w:author="薛媛媛（Grace）" w:date="2025-11-18T13:55:33Z">
                  <w:rPr>
                    <w:ins w:id="7694" w:author="薛媛媛（Grace）" w:date="2025-11-18T13:47:01Z"/>
                    <w:rFonts w:ascii="Arial" w:hAnsi="Arial" w:cs="Arial" w:eastAsiaTheme="minorHAnsi"/>
                    <w:sz w:val="20"/>
                    <w:szCs w:val="20"/>
                    <w:lang w:val="en-GB" w:eastAsia="en-US" w:bidi="ar-SA"/>
                  </w:rPr>
                </w:rPrChange>
              </w:rPr>
            </w:pPr>
            <w:ins w:id="7695" w:author="薛媛媛（Grace）" w:date="2025-11-18T13:47:01Z">
              <w:r>
                <w:rPr>
                  <w:rFonts w:ascii="Arial" w:hAnsi="Arial" w:eastAsia="等线" w:cs="Arial"/>
                  <w:sz w:val="20"/>
                  <w:szCs w:val="20"/>
                  <w:lang w:eastAsia="zh-CN"/>
                  <w:rPrChange w:id="7696" w:author="薛媛媛（Grace）" w:date="2025-11-18T13:55:39Z">
                    <w:rPr>
                      <w:rFonts w:ascii="Calibri" w:hAnsi="Calibri" w:eastAsia="等线" w:cs="Calibri"/>
                      <w:sz w:val="20"/>
                      <w:lang w:eastAsia="zh-CN"/>
                    </w:rPr>
                  </w:rPrChange>
                </w:rPr>
                <w:t>Non</w:t>
              </w:r>
            </w:ins>
            <w:ins w:id="7698" w:author="薛媛媛（Grace）" w:date="2025-11-18T13:47:01Z">
              <w:r>
                <w:rPr>
                  <w:rFonts w:hint="default" w:ascii="Arial" w:hAnsi="Arial" w:eastAsia="等线" w:cs="Arial"/>
                  <w:sz w:val="20"/>
                  <w:szCs w:val="20"/>
                  <w:lang w:val="en-US" w:eastAsia="zh-CN"/>
                  <w:rPrChange w:id="7699" w:author="薛媛媛（Grace）" w:date="2025-11-18T13:55:39Z">
                    <w:rPr>
                      <w:rFonts w:hint="eastAsia" w:ascii="Calibri" w:hAnsi="Calibri" w:eastAsia="等线" w:cs="Calibri"/>
                      <w:sz w:val="20"/>
                      <w:lang w:val="en-US" w:eastAsia="zh-CN"/>
                    </w:rPr>
                  </w:rPrChange>
                </w:rPr>
                <w:t>-</w:t>
              </w:r>
            </w:ins>
            <w:ins w:id="7701" w:author="薛媛媛（Grace）" w:date="2025-11-18T13:47:01Z">
              <w:r>
                <w:rPr>
                  <w:rFonts w:ascii="Arial" w:hAnsi="Arial" w:eastAsia="等线" w:cs="Arial"/>
                  <w:sz w:val="20"/>
                  <w:szCs w:val="20"/>
                  <w:lang w:eastAsia="zh-CN"/>
                  <w:rPrChange w:id="7702" w:author="薛媛媛（Grace）" w:date="2025-11-18T13:55:39Z">
                    <w:rPr>
                      <w:rFonts w:ascii="Calibri" w:hAnsi="Calibri" w:eastAsia="等线" w:cs="Calibri"/>
                      <w:sz w:val="20"/>
                      <w:lang w:eastAsia="zh-CN"/>
                    </w:rPr>
                  </w:rPrChange>
                </w:rPr>
                <w:t xml:space="preserve"> </w:t>
              </w:r>
            </w:ins>
            <w:ins w:id="7704" w:author="薛媛媛（Grace）" w:date="2025-11-18T13:47:10Z">
              <w:r>
                <w:rPr>
                  <w:rFonts w:ascii="Arial" w:hAnsi="Arial" w:cs="Arial"/>
                  <w:sz w:val="20"/>
                  <w:szCs w:val="20"/>
                  <w:lang w:val="en-GB"/>
                  <w:rPrChange w:id="7705" w:author="薛媛媛（Grace）" w:date="2025-11-18T13:55:33Z">
                    <w:rPr>
                      <w:sz w:val="20"/>
                      <w:szCs w:val="20"/>
                      <w:lang w:val="en-GB"/>
                    </w:rPr>
                  </w:rPrChange>
                </w:rPr>
                <w:t>reusable</w:t>
              </w:r>
            </w:ins>
            <w:ins w:id="7707" w:author="薛媛媛（Grace）" w:date="2025-11-18T13:47:01Z">
              <w:r>
                <w:rPr>
                  <w:rFonts w:ascii="Arial" w:hAnsi="Arial" w:eastAsia="等线" w:cs="Arial"/>
                  <w:sz w:val="20"/>
                  <w:szCs w:val="20"/>
                  <w:lang w:eastAsia="zh-CN"/>
                  <w:rPrChange w:id="7708" w:author="薛媛媛（Grace）" w:date="2025-11-18T13:55:39Z">
                    <w:rPr>
                      <w:rFonts w:ascii="Calibri" w:hAnsi="Calibri" w:eastAsia="等线" w:cs="Calibri"/>
                      <w:sz w:val="20"/>
                      <w:lang w:eastAsia="zh-CN"/>
                    </w:rPr>
                  </w:rPrChange>
                </w:rPr>
                <w:t xml:space="preserve"> device</w:t>
              </w:r>
            </w:ins>
          </w:p>
        </w:tc>
      </w:tr>
      <w:tr w14:paraId="34061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699DECA9">
            <w:pPr>
              <w:ind w:left="172"/>
              <w:rPr>
                <w:rFonts w:ascii="Arial" w:hAnsi="Arial" w:cs="Arial"/>
                <w:sz w:val="20"/>
                <w:szCs w:val="20"/>
                <w:lang w:val="en-GB"/>
                <w:rPrChange w:id="7710" w:author="薛媛媛（Grace）" w:date="2025-11-18T13:55:33Z">
                  <w:rPr>
                    <w:sz w:val="20"/>
                    <w:szCs w:val="20"/>
                    <w:lang w:val="en-GB"/>
                  </w:rPr>
                </w:rPrChange>
              </w:rPr>
            </w:pPr>
            <w:r>
              <w:rPr>
                <w:rFonts w:ascii="Arial" w:hAnsi="Arial" w:cs="Arial"/>
                <w:sz w:val="20"/>
                <w:szCs w:val="20"/>
                <w:lang w:val="en-GB"/>
                <w:rPrChange w:id="7711" w:author="薛媛媛（Grace）" w:date="2025-11-18T13:55:33Z">
                  <w:rPr>
                    <w:sz w:val="20"/>
                    <w:szCs w:val="20"/>
                    <w:lang w:val="en-GB"/>
                  </w:rPr>
                </w:rPrChange>
              </w:rPr>
              <w:t>(o)  an indication, if appropriate, that a device can be reused only if it is reconditioned under the responsibility of the manufacturer to comply with the general safety and performance requirements;</w:t>
            </w:r>
          </w:p>
        </w:tc>
        <w:tc>
          <w:tcPr>
            <w:tcW w:w="1198" w:type="dxa"/>
            <w:tcMar>
              <w:top w:w="113" w:type="dxa"/>
              <w:bottom w:w="113" w:type="dxa"/>
            </w:tcMar>
          </w:tcPr>
          <w:p w14:paraId="2A7EF3BD">
            <w:pPr>
              <w:rPr>
                <w:rFonts w:ascii="Arial" w:hAnsi="Arial" w:cs="Arial"/>
                <w:sz w:val="20"/>
                <w:szCs w:val="20"/>
                <w:lang w:val="en-GB"/>
                <w:rPrChange w:id="7712" w:author="薛媛媛（Grace）" w:date="2025-11-18T13:55:33Z">
                  <w:rPr>
                    <w:sz w:val="20"/>
                    <w:szCs w:val="20"/>
                    <w:lang w:val="en-GB"/>
                  </w:rPr>
                </w:rPrChange>
              </w:rPr>
            </w:pPr>
            <w:ins w:id="7713" w:author="薛媛媛（Grace）" w:date="2025-11-18T13:48:48Z">
              <w:r>
                <w:rPr>
                  <w:rFonts w:hint="default" w:ascii="Arial" w:hAnsi="Arial" w:eastAsia="宋体" w:cs="Arial"/>
                  <w:sz w:val="20"/>
                  <w:szCs w:val="20"/>
                  <w:lang w:val="en-US" w:eastAsia="zh-CN"/>
                  <w:rPrChange w:id="7714" w:author="薛媛媛（Grace）" w:date="2025-11-18T13:55:33Z">
                    <w:rPr>
                      <w:rFonts w:hint="eastAsia" w:eastAsia="宋体"/>
                      <w:sz w:val="20"/>
                      <w:szCs w:val="20"/>
                      <w:lang w:val="en-US" w:eastAsia="zh-CN"/>
                    </w:rPr>
                  </w:rPrChange>
                </w:rPr>
                <w:t>No</w:t>
              </w:r>
            </w:ins>
          </w:p>
        </w:tc>
        <w:tc>
          <w:tcPr>
            <w:tcW w:w="3078" w:type="dxa"/>
            <w:tcMar>
              <w:top w:w="113" w:type="dxa"/>
              <w:bottom w:w="113" w:type="dxa"/>
            </w:tcMar>
          </w:tcPr>
          <w:p w14:paraId="7EAA2CF6">
            <w:pPr>
              <w:rPr>
                <w:rFonts w:ascii="Arial" w:hAnsi="Arial" w:cs="Arial"/>
                <w:sz w:val="20"/>
                <w:szCs w:val="20"/>
                <w:lang w:val="en-GB"/>
                <w:rPrChange w:id="7716" w:author="薛媛媛（Grace）" w:date="2025-11-18T13:55:33Z">
                  <w:rPr>
                    <w:sz w:val="20"/>
                    <w:szCs w:val="20"/>
                    <w:lang w:val="en-GB"/>
                  </w:rPr>
                </w:rPrChange>
              </w:rPr>
            </w:pPr>
          </w:p>
        </w:tc>
        <w:tc>
          <w:tcPr>
            <w:tcW w:w="3078" w:type="dxa"/>
            <w:tcMar>
              <w:top w:w="113" w:type="dxa"/>
              <w:bottom w:w="113" w:type="dxa"/>
            </w:tcMar>
          </w:tcPr>
          <w:p w14:paraId="06546102">
            <w:pPr>
              <w:rPr>
                <w:rFonts w:ascii="Arial" w:hAnsi="Arial" w:cs="Arial"/>
                <w:sz w:val="20"/>
                <w:szCs w:val="20"/>
                <w:lang w:val="en-GB"/>
                <w:rPrChange w:id="7717" w:author="薛媛媛（Grace）" w:date="2025-11-18T13:55:33Z">
                  <w:rPr>
                    <w:sz w:val="20"/>
                    <w:szCs w:val="20"/>
                    <w:lang w:val="en-GB"/>
                  </w:rPr>
                </w:rPrChange>
              </w:rPr>
            </w:pPr>
          </w:p>
        </w:tc>
        <w:tc>
          <w:tcPr>
            <w:tcW w:w="3078" w:type="dxa"/>
            <w:tcMar>
              <w:top w:w="113" w:type="dxa"/>
              <w:bottom w:w="113" w:type="dxa"/>
            </w:tcMar>
          </w:tcPr>
          <w:p w14:paraId="294C3075">
            <w:pPr>
              <w:rPr>
                <w:ins w:id="7718" w:author="薛媛媛（Grace）" w:date="2025-11-18T13:48:39Z"/>
                <w:rFonts w:ascii="Arial" w:hAnsi="Arial" w:cs="Arial"/>
                <w:sz w:val="20"/>
                <w:szCs w:val="20"/>
                <w:rPrChange w:id="7719" w:author="薛媛媛（Grace）" w:date="2025-11-18T13:55:39Z">
                  <w:rPr>
                    <w:ins w:id="7720" w:author="薛媛媛（Grace）" w:date="2025-11-18T13:48:39Z"/>
                    <w:rFonts w:ascii="Calibri" w:hAnsi="Calibri" w:cs="Calibri"/>
                  </w:rPr>
                </w:rPrChange>
              </w:rPr>
            </w:pPr>
            <w:ins w:id="7721" w:author="薛媛媛（Grace）" w:date="2025-11-18T13:48:39Z">
              <w:r>
                <w:rPr>
                  <w:rFonts w:ascii="Arial" w:hAnsi="Arial" w:eastAsia="等线" w:cs="Arial"/>
                  <w:sz w:val="20"/>
                  <w:szCs w:val="20"/>
                  <w:lang w:eastAsia="zh-CN"/>
                  <w:rPrChange w:id="7722" w:author="薛媛媛（Grace）" w:date="2025-11-18T13:55:39Z">
                    <w:rPr>
                      <w:rFonts w:ascii="Calibri" w:hAnsi="Calibri" w:eastAsia="等线" w:cs="Calibri"/>
                      <w:sz w:val="20"/>
                      <w:lang w:eastAsia="zh-CN"/>
                    </w:rPr>
                  </w:rPrChange>
                </w:rPr>
                <w:t>Disposable device,</w:t>
              </w:r>
            </w:ins>
            <w:ins w:id="7724" w:author="薛媛媛（Grace）" w:date="2025-11-18T13:48:39Z">
              <w:r>
                <w:rPr>
                  <w:rFonts w:ascii="Arial" w:hAnsi="Arial" w:cs="Arial"/>
                  <w:sz w:val="20"/>
                  <w:szCs w:val="20"/>
                  <w:rPrChange w:id="7725" w:author="薛媛媛（Grace）" w:date="2025-11-18T13:55:39Z">
                    <w:rPr>
                      <w:rFonts w:ascii="Calibri" w:hAnsi="Calibri" w:cs="Calibri"/>
                    </w:rPr>
                  </w:rPrChange>
                </w:rPr>
                <w:t xml:space="preserve"> </w:t>
              </w:r>
            </w:ins>
          </w:p>
          <w:p w14:paraId="60DAA522">
            <w:pPr>
              <w:rPr>
                <w:ins w:id="7727" w:author="薛媛媛（Grace）" w:date="2025-11-18T13:48:39Z"/>
                <w:rFonts w:ascii="Arial" w:hAnsi="Arial" w:eastAsia="等线" w:cs="Arial"/>
                <w:sz w:val="20"/>
                <w:szCs w:val="20"/>
                <w:lang w:eastAsia="zh-CN"/>
                <w:rPrChange w:id="7728" w:author="薛媛媛（Grace）" w:date="2025-11-18T13:55:39Z">
                  <w:rPr>
                    <w:ins w:id="7729" w:author="薛媛媛（Grace）" w:date="2025-11-18T13:48:39Z"/>
                    <w:rFonts w:ascii="Calibri" w:hAnsi="Calibri" w:eastAsia="等线" w:cs="Calibri"/>
                    <w:sz w:val="20"/>
                    <w:lang w:eastAsia="zh-CN"/>
                  </w:rPr>
                </w:rPrChange>
              </w:rPr>
            </w:pPr>
            <w:ins w:id="7730" w:author="薛媛媛（Grace）" w:date="2025-11-18T13:48:39Z">
              <w:r>
                <w:rPr>
                  <w:rFonts w:ascii="Arial" w:hAnsi="Arial" w:eastAsia="等线" w:cs="Arial"/>
                  <w:sz w:val="20"/>
                  <w:szCs w:val="20"/>
                  <w:lang w:eastAsia="zh-CN"/>
                  <w:rPrChange w:id="7731" w:author="薛媛媛（Grace）" w:date="2025-11-18T13:55:39Z">
                    <w:rPr>
                      <w:rFonts w:ascii="Calibri" w:hAnsi="Calibri" w:eastAsia="等线" w:cs="Calibri"/>
                      <w:sz w:val="20"/>
                      <w:lang w:eastAsia="zh-CN"/>
                    </w:rPr>
                  </w:rPrChange>
                </w:rPr>
                <w:t>Not applicable</w:t>
              </w:r>
            </w:ins>
          </w:p>
          <w:p w14:paraId="208D2AFA">
            <w:pPr>
              <w:rPr>
                <w:rFonts w:ascii="Arial" w:hAnsi="Arial" w:cs="Arial"/>
                <w:sz w:val="20"/>
                <w:szCs w:val="20"/>
                <w:lang w:val="en-GB"/>
                <w:rPrChange w:id="7733" w:author="薛媛媛（Grace）" w:date="2025-11-18T13:55:33Z">
                  <w:rPr>
                    <w:sz w:val="20"/>
                    <w:szCs w:val="20"/>
                    <w:lang w:val="en-GB"/>
                  </w:rPr>
                </w:rPrChange>
              </w:rPr>
            </w:pPr>
          </w:p>
        </w:tc>
      </w:tr>
      <w:tr w14:paraId="103E4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72ED667A">
            <w:pPr>
              <w:ind w:left="172"/>
              <w:rPr>
                <w:rFonts w:ascii="Arial" w:hAnsi="Arial" w:cs="Arial"/>
                <w:sz w:val="20"/>
                <w:szCs w:val="20"/>
                <w:lang w:val="en-GB"/>
                <w:rPrChange w:id="7734" w:author="薛媛媛（Grace）" w:date="2025-11-18T13:55:33Z">
                  <w:rPr>
                    <w:sz w:val="20"/>
                    <w:szCs w:val="20"/>
                    <w:lang w:val="en-GB"/>
                  </w:rPr>
                </w:rPrChange>
              </w:rPr>
            </w:pPr>
            <w:r>
              <w:rPr>
                <w:rFonts w:ascii="Arial" w:hAnsi="Arial" w:cs="Arial"/>
                <w:sz w:val="20"/>
                <w:szCs w:val="20"/>
                <w:lang w:val="en-GB"/>
                <w:rPrChange w:id="7735" w:author="薛媛媛（Grace）" w:date="2025-11-18T13:55:33Z">
                  <w:rPr>
                    <w:sz w:val="20"/>
                    <w:szCs w:val="20"/>
                    <w:lang w:val="en-GB"/>
                  </w:rPr>
                </w:rPrChange>
              </w:rPr>
              <w:t>(p)  if the device bears an indication that it is for single use, information on known characteristics and technical factors known to the manufacturer that could pose a risk if the device were to be re-used. This information shall be based on a specific section of the manufacturer's risk management documentation, where such characteristics and technical factors shall be addressed in detail. If in accordance with point (d) of Section 23.1. no instructions for use are required, this information shall be made available to the user upon request;</w:t>
            </w:r>
          </w:p>
        </w:tc>
        <w:tc>
          <w:tcPr>
            <w:tcW w:w="1198" w:type="dxa"/>
            <w:shd w:val="clear" w:color="auto" w:fill="auto"/>
            <w:tcMar>
              <w:top w:w="113" w:type="dxa"/>
              <w:bottom w:w="113" w:type="dxa"/>
            </w:tcMar>
            <w:vAlign w:val="top"/>
          </w:tcPr>
          <w:p w14:paraId="01BDD26C">
            <w:pPr>
              <w:rPr>
                <w:ins w:id="7736" w:author="薛媛媛（Grace）" w:date="2025-11-18T13:49:49Z"/>
                <w:rFonts w:hint="default" w:ascii="Arial" w:hAnsi="Arial" w:eastAsia="宋体" w:cs="Arial"/>
                <w:sz w:val="20"/>
                <w:szCs w:val="20"/>
                <w:lang w:val="en-GB" w:eastAsia="zh-CN" w:bidi="ar-SA"/>
                <w:rPrChange w:id="7737" w:author="薛媛媛（Grace）" w:date="2025-11-18T13:55:33Z">
                  <w:rPr>
                    <w:ins w:id="7738" w:author="薛媛媛（Grace）" w:date="2025-11-18T13:49:49Z"/>
                    <w:rFonts w:hint="default" w:ascii="Arial" w:hAnsi="Arial" w:eastAsia="宋体" w:cs="Arial"/>
                    <w:sz w:val="20"/>
                    <w:szCs w:val="20"/>
                    <w:lang w:val="en-GB" w:eastAsia="zh-CN" w:bidi="ar-SA"/>
                  </w:rPr>
                </w:rPrChange>
              </w:rPr>
            </w:pPr>
            <w:ins w:id="7739" w:author="薛媛媛（Grace）" w:date="2025-11-18T13:49:49Z">
              <w:r>
                <w:rPr>
                  <w:rFonts w:hint="default" w:ascii="Arial" w:hAnsi="Arial" w:cs="Arial" w:eastAsiaTheme="minorHAnsi"/>
                  <w:sz w:val="20"/>
                  <w:szCs w:val="20"/>
                  <w:lang w:val="en-GB" w:eastAsia="zh-CN"/>
                  <w:rPrChange w:id="7740"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00BBC2B8">
            <w:pPr>
              <w:rPr>
                <w:ins w:id="7742" w:author="薛媛媛（Grace）" w:date="2025-11-18T13:49:49Z"/>
                <w:rFonts w:hint="default" w:ascii="Arial" w:hAnsi="Arial" w:cs="Arial"/>
                <w:sz w:val="20"/>
                <w:szCs w:val="20"/>
                <w:lang w:val="en-GB" w:eastAsia="zh-CN"/>
                <w:rPrChange w:id="7743" w:author="薛媛媛（Grace）" w:date="2025-11-18T13:55:39Z">
                  <w:rPr>
                    <w:ins w:id="7744" w:author="薛媛媛（Grace）" w:date="2025-11-18T13:49:49Z"/>
                    <w:rFonts w:hint="eastAsia" w:ascii="Arial" w:hAnsi="Arial" w:cs="Arial"/>
                    <w:sz w:val="22"/>
                    <w:szCs w:val="22"/>
                    <w:lang w:val="en-GB" w:eastAsia="zh-CN"/>
                  </w:rPr>
                </w:rPrChange>
              </w:rPr>
            </w:pPr>
            <w:ins w:id="7745" w:author="薛媛媛（Grace）" w:date="2025-11-18T13:49:49Z">
              <w:r>
                <w:rPr>
                  <w:rFonts w:hint="default" w:ascii="Arial" w:hAnsi="Arial" w:cs="Arial"/>
                  <w:sz w:val="20"/>
                  <w:szCs w:val="20"/>
                  <w:lang w:val="en-GB" w:eastAsia="zh-CN"/>
                  <w:rPrChange w:id="7746" w:author="薛媛媛（Grace）" w:date="2025-11-18T13:55:39Z">
                    <w:rPr>
                      <w:rFonts w:hint="eastAsia" w:ascii="Arial" w:hAnsi="Arial" w:cs="Arial"/>
                      <w:sz w:val="22"/>
                      <w:szCs w:val="22"/>
                      <w:lang w:val="en-GB" w:eastAsia="zh-CN"/>
                    </w:rPr>
                  </w:rPrChange>
                </w:rPr>
                <w:t>EN ISO 15223-1</w:t>
              </w:r>
            </w:ins>
          </w:p>
          <w:p w14:paraId="70CC54BA">
            <w:pPr>
              <w:rPr>
                <w:ins w:id="7748" w:author="薛媛媛（Grace）" w:date="2025-11-18T13:49:49Z"/>
                <w:rFonts w:hint="default" w:ascii="Arial" w:hAnsi="Arial" w:cs="Arial"/>
                <w:sz w:val="20"/>
                <w:szCs w:val="20"/>
                <w:lang w:val="en-GB" w:eastAsia="zh-CN"/>
                <w:rPrChange w:id="7749" w:author="薛媛媛（Grace）" w:date="2025-11-18T13:55:39Z">
                  <w:rPr>
                    <w:ins w:id="7750" w:author="薛媛媛（Grace）" w:date="2025-11-18T13:49:49Z"/>
                    <w:rFonts w:hint="eastAsia" w:ascii="Arial" w:hAnsi="Arial" w:cs="Arial"/>
                    <w:sz w:val="22"/>
                    <w:szCs w:val="22"/>
                    <w:lang w:val="en-GB" w:eastAsia="zh-CN"/>
                  </w:rPr>
                </w:rPrChange>
              </w:rPr>
            </w:pPr>
            <w:ins w:id="7751" w:author="薛媛媛（Grace）" w:date="2025-11-18T13:49:49Z">
              <w:r>
                <w:rPr>
                  <w:rFonts w:hint="default" w:ascii="Arial" w:hAnsi="Arial" w:cs="Arial"/>
                  <w:sz w:val="20"/>
                  <w:szCs w:val="20"/>
                  <w:lang w:val="en-GB" w:eastAsia="zh-CN"/>
                  <w:rPrChange w:id="7752" w:author="薛媛媛（Grace）" w:date="2025-11-18T13:55:39Z">
                    <w:rPr>
                      <w:rFonts w:hint="eastAsia" w:ascii="Arial" w:hAnsi="Arial" w:cs="Arial"/>
                      <w:sz w:val="22"/>
                      <w:szCs w:val="22"/>
                      <w:lang w:val="en-GB" w:eastAsia="zh-CN"/>
                    </w:rPr>
                  </w:rPrChange>
                </w:rPr>
                <w:t>EN ISO 20417</w:t>
              </w:r>
            </w:ins>
          </w:p>
          <w:p w14:paraId="70A77A4A">
            <w:pPr>
              <w:rPr>
                <w:ins w:id="7754" w:author="薛媛媛（Grace）" w:date="2025-11-18T13:49:49Z"/>
                <w:rFonts w:hint="default" w:ascii="Arial" w:hAnsi="Arial" w:cs="Arial" w:eastAsiaTheme="minorHAnsi"/>
                <w:sz w:val="20"/>
                <w:szCs w:val="20"/>
                <w:lang w:val="en-GB" w:eastAsia="zh-CN"/>
                <w:rPrChange w:id="7755" w:author="薛媛媛（Grace）" w:date="2025-11-18T13:55:39Z">
                  <w:rPr>
                    <w:ins w:id="7756" w:author="薛媛媛（Grace）" w:date="2025-11-18T13:49:49Z"/>
                    <w:rFonts w:hint="eastAsia" w:eastAsiaTheme="minorHAnsi"/>
                    <w:sz w:val="22"/>
                    <w:szCs w:val="22"/>
                    <w:lang w:val="en-GB" w:eastAsia="zh-CN"/>
                  </w:rPr>
                </w:rPrChange>
              </w:rPr>
            </w:pPr>
            <w:ins w:id="7757" w:author="薛媛媛（Grace）" w:date="2025-11-18T13:49:49Z">
              <w:r>
                <w:rPr>
                  <w:rFonts w:hint="default" w:ascii="Arial" w:hAnsi="Arial" w:cs="Arial" w:eastAsiaTheme="minorHAnsi"/>
                  <w:sz w:val="20"/>
                  <w:szCs w:val="20"/>
                  <w:lang w:val="en-GB" w:eastAsia="zh-CN"/>
                  <w:rPrChange w:id="7758" w:author="薛媛媛（Grace）" w:date="2025-11-18T13:55:39Z">
                    <w:rPr>
                      <w:rFonts w:hint="eastAsia" w:eastAsiaTheme="minorHAnsi"/>
                      <w:sz w:val="22"/>
                      <w:szCs w:val="22"/>
                      <w:lang w:val="en-GB" w:eastAsia="zh-CN"/>
                    </w:rPr>
                  </w:rPrChange>
                </w:rPr>
                <w:t>EN ISO 11608-1</w:t>
              </w:r>
            </w:ins>
          </w:p>
          <w:p w14:paraId="7186307C">
            <w:pPr>
              <w:rPr>
                <w:ins w:id="7760" w:author="薛媛媛（Grace）" w:date="2025-11-18T13:49:49Z"/>
                <w:rFonts w:hint="default" w:ascii="Arial" w:hAnsi="Arial" w:cs="Arial"/>
                <w:sz w:val="20"/>
                <w:szCs w:val="20"/>
                <w:lang w:val="en-GB" w:eastAsia="zh-CN"/>
                <w:rPrChange w:id="7761" w:author="薛媛媛（Grace）" w:date="2025-11-18T13:55:39Z">
                  <w:rPr>
                    <w:ins w:id="7762" w:author="薛媛媛（Grace）" w:date="2025-11-18T13:49:49Z"/>
                    <w:rFonts w:hint="eastAsia" w:ascii="Arial" w:hAnsi="Arial" w:cs="Arial"/>
                    <w:sz w:val="22"/>
                    <w:szCs w:val="22"/>
                    <w:lang w:val="en-GB" w:eastAsia="zh-CN"/>
                  </w:rPr>
                </w:rPrChange>
              </w:rPr>
            </w:pPr>
          </w:p>
          <w:p w14:paraId="30FDE21C">
            <w:pPr>
              <w:rPr>
                <w:ins w:id="7763" w:author="薛媛媛（Grace）" w:date="2025-11-18T13:49:49Z"/>
                <w:rFonts w:ascii="Arial" w:hAnsi="Arial" w:cs="Arial" w:eastAsiaTheme="minorHAnsi"/>
                <w:sz w:val="20"/>
                <w:szCs w:val="20"/>
                <w:lang w:val="en-GB" w:eastAsia="en-US" w:bidi="ar-SA"/>
                <w:rPrChange w:id="7764" w:author="薛媛媛（Grace）" w:date="2025-11-18T13:55:33Z">
                  <w:rPr>
                    <w:ins w:id="7765" w:author="薛媛媛（Grace）" w:date="2025-11-18T13:49:49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51886543">
            <w:pPr>
              <w:rPr>
                <w:ins w:id="7766" w:author="薛媛媛（Grace）" w:date="2025-11-18T13:49:50Z"/>
                <w:rFonts w:hint="default" w:ascii="Arial" w:hAnsi="Arial" w:cs="Arial" w:eastAsiaTheme="minorHAnsi"/>
                <w:sz w:val="20"/>
                <w:szCs w:val="20"/>
                <w:lang w:val="en-GB" w:eastAsia="zh-CN"/>
                <w:rPrChange w:id="7767" w:author="薛媛媛（Grace）" w:date="2025-11-18T13:55:39Z">
                  <w:rPr>
                    <w:ins w:id="7768" w:author="薛媛媛（Grace）" w:date="2025-11-18T13:49:50Z"/>
                    <w:rFonts w:hint="eastAsia" w:ascii="Arial" w:hAnsi="Arial" w:cs="Arial" w:eastAsiaTheme="minorHAnsi"/>
                    <w:sz w:val="22"/>
                    <w:szCs w:val="22"/>
                    <w:lang w:val="en-GB" w:eastAsia="zh-CN"/>
                  </w:rPr>
                </w:rPrChange>
              </w:rPr>
            </w:pPr>
            <w:ins w:id="7769" w:author="薛媛媛（Grace）" w:date="2025-11-18T13:49:50Z">
              <w:r>
                <w:rPr>
                  <w:rFonts w:hint="default" w:ascii="Arial" w:hAnsi="Arial" w:cs="Arial" w:eastAsiaTheme="minorHAnsi"/>
                  <w:sz w:val="20"/>
                  <w:szCs w:val="20"/>
                  <w:lang w:val="en-GB" w:eastAsia="zh-CN"/>
                  <w:rPrChange w:id="7770" w:author="薛媛媛（Grace）" w:date="2025-11-18T13:55:39Z">
                    <w:rPr>
                      <w:rFonts w:hint="eastAsia" w:ascii="Arial" w:hAnsi="Arial" w:cs="Arial" w:eastAsiaTheme="minorHAnsi"/>
                      <w:sz w:val="22"/>
                      <w:szCs w:val="22"/>
                      <w:lang w:val="en-GB" w:eastAsia="zh-CN"/>
                    </w:rPr>
                  </w:rPrChange>
                </w:rPr>
                <w:t xml:space="preserve">Label </w:t>
              </w:r>
            </w:ins>
          </w:p>
          <w:p w14:paraId="79B6BD4D">
            <w:pPr>
              <w:rPr>
                <w:ins w:id="7772" w:author="薛媛媛（Grace）" w:date="2025-11-18T13:49:50Z"/>
                <w:rFonts w:hint="default" w:ascii="Arial" w:hAnsi="Arial" w:cs="Arial" w:eastAsiaTheme="minorHAnsi"/>
                <w:sz w:val="20"/>
                <w:szCs w:val="20"/>
                <w:lang w:val="en-GB" w:eastAsia="zh-CN"/>
                <w:rPrChange w:id="7773" w:author="薛媛媛（Grace）" w:date="2025-11-18T13:55:39Z">
                  <w:rPr>
                    <w:ins w:id="7774" w:author="薛媛媛（Grace）" w:date="2025-11-18T13:49:50Z"/>
                    <w:rFonts w:hint="default" w:ascii="Arial" w:hAnsi="Arial" w:cs="Arial" w:eastAsiaTheme="minorHAnsi"/>
                    <w:sz w:val="22"/>
                    <w:szCs w:val="22"/>
                    <w:lang w:val="en-GB" w:eastAsia="zh-CN"/>
                  </w:rPr>
                </w:rPrChange>
              </w:rPr>
            </w:pPr>
            <w:ins w:id="7775" w:author="薛媛媛（Grace）" w:date="2025-11-18T13:49:50Z">
              <w:r>
                <w:rPr>
                  <w:rFonts w:hint="default" w:ascii="Arial" w:hAnsi="Arial" w:cs="Arial" w:eastAsiaTheme="minorHAnsi"/>
                  <w:sz w:val="20"/>
                  <w:szCs w:val="20"/>
                  <w:lang w:val="en-GB" w:eastAsia="zh-CN"/>
                  <w:rPrChange w:id="7776" w:author="薛媛媛（Grace）" w:date="2025-11-18T13:55:39Z">
                    <w:rPr>
                      <w:rFonts w:hint="default" w:ascii="Arial" w:hAnsi="Arial" w:cs="Arial" w:eastAsiaTheme="minorHAnsi"/>
                      <w:sz w:val="22"/>
                      <w:szCs w:val="22"/>
                      <w:lang w:val="en-GB" w:eastAsia="zh-CN"/>
                    </w:rPr>
                  </w:rPrChange>
                </w:rPr>
                <w:t>Instruction For Use</w:t>
              </w:r>
            </w:ins>
          </w:p>
          <w:p w14:paraId="3B767993">
            <w:pPr>
              <w:rPr>
                <w:ins w:id="7778" w:author="薛媛媛（Grace）" w:date="2025-11-18T13:49:50Z"/>
                <w:rFonts w:hint="default" w:ascii="Arial" w:hAnsi="Arial" w:cs="Arial" w:eastAsiaTheme="minorHAnsi"/>
                <w:sz w:val="20"/>
                <w:szCs w:val="20"/>
                <w:lang w:val="en-GB" w:eastAsia="zh-CN"/>
                <w:rPrChange w:id="7779" w:author="薛媛媛（Grace）" w:date="2025-11-18T13:55:39Z">
                  <w:rPr>
                    <w:ins w:id="7780" w:author="薛媛媛（Grace）" w:date="2025-11-18T13:49:50Z"/>
                    <w:rFonts w:hint="eastAsia" w:ascii="Arial" w:hAnsi="Arial" w:cs="Arial" w:eastAsiaTheme="minorHAnsi"/>
                    <w:sz w:val="22"/>
                    <w:szCs w:val="22"/>
                    <w:lang w:val="en-GB" w:eastAsia="zh-CN"/>
                  </w:rPr>
                </w:rPrChange>
              </w:rPr>
            </w:pPr>
          </w:p>
          <w:p w14:paraId="55C521D6">
            <w:pPr>
              <w:rPr>
                <w:ins w:id="7781" w:author="薛媛媛（Grace）" w:date="2025-11-18T13:49:50Z"/>
                <w:rFonts w:hint="default" w:ascii="Arial" w:hAnsi="Arial" w:cs="Arial" w:eastAsiaTheme="minorHAnsi"/>
                <w:sz w:val="20"/>
                <w:szCs w:val="20"/>
                <w:lang w:val="en-US" w:eastAsia="zh-CN"/>
                <w:rPrChange w:id="7782" w:author="薛媛媛（Grace）" w:date="2025-11-18T13:55:39Z">
                  <w:rPr>
                    <w:ins w:id="7783" w:author="薛媛媛（Grace）" w:date="2025-11-18T13:49:50Z"/>
                    <w:rFonts w:hint="eastAsia" w:ascii="Arial" w:hAnsi="Arial" w:cs="Arial" w:eastAsiaTheme="minorHAnsi"/>
                    <w:sz w:val="22"/>
                    <w:szCs w:val="22"/>
                    <w:lang w:val="en-US" w:eastAsia="zh-CN"/>
                  </w:rPr>
                </w:rPrChange>
              </w:rPr>
            </w:pPr>
          </w:p>
          <w:p w14:paraId="50618AA9">
            <w:pPr>
              <w:rPr>
                <w:ins w:id="7784" w:author="薛媛媛（Grace）" w:date="2025-11-18T13:49:50Z"/>
                <w:rFonts w:hint="default" w:ascii="Arial" w:hAnsi="Arial" w:cs="Arial" w:eastAsiaTheme="minorEastAsia"/>
                <w:color w:val="auto"/>
                <w:sz w:val="20"/>
                <w:szCs w:val="20"/>
                <w:lang w:val="en-US" w:eastAsia="zh-CN"/>
                <w:rPrChange w:id="7785" w:author="薛媛媛（Grace）" w:date="2025-11-18T13:55:39Z">
                  <w:rPr>
                    <w:ins w:id="7786" w:author="薛媛媛（Grace）" w:date="2025-11-18T13:49:50Z"/>
                    <w:rFonts w:hint="default" w:cs="Arial" w:eastAsiaTheme="minorEastAsia"/>
                    <w:color w:val="auto"/>
                    <w:sz w:val="22"/>
                    <w:szCs w:val="22"/>
                    <w:lang w:val="en-US" w:eastAsia="zh-CN"/>
                  </w:rPr>
                </w:rPrChange>
              </w:rPr>
            </w:pPr>
          </w:p>
          <w:p w14:paraId="22DCB5FF">
            <w:pPr>
              <w:rPr>
                <w:ins w:id="7787" w:author="薛媛媛（Grace）" w:date="2025-11-18T13:49:49Z"/>
                <w:rFonts w:ascii="Arial" w:hAnsi="Arial" w:cs="Arial" w:eastAsiaTheme="minorHAnsi"/>
                <w:sz w:val="20"/>
                <w:szCs w:val="20"/>
                <w:lang w:val="en-GB" w:eastAsia="en-US" w:bidi="ar-SA"/>
                <w:rPrChange w:id="7788" w:author="薛媛媛（Grace）" w:date="2025-11-18T13:55:33Z">
                  <w:rPr>
                    <w:ins w:id="7789" w:author="薛媛媛（Grace）" w:date="2025-11-18T13:49:49Z"/>
                    <w:rFonts w:ascii="Arial" w:hAnsi="Arial" w:cs="Arial" w:eastAsiaTheme="minorHAnsi"/>
                    <w:sz w:val="20"/>
                    <w:szCs w:val="20"/>
                    <w:lang w:val="en-GB" w:eastAsia="en-US" w:bidi="ar-SA"/>
                  </w:rPr>
                </w:rPrChange>
              </w:rPr>
            </w:pPr>
          </w:p>
        </w:tc>
        <w:tc>
          <w:tcPr>
            <w:tcW w:w="3078" w:type="dxa"/>
            <w:tcMar>
              <w:top w:w="113" w:type="dxa"/>
              <w:bottom w:w="113" w:type="dxa"/>
            </w:tcMar>
          </w:tcPr>
          <w:p w14:paraId="62A74D47">
            <w:pPr>
              <w:rPr>
                <w:rFonts w:ascii="Arial" w:hAnsi="Arial" w:cs="Arial"/>
                <w:sz w:val="20"/>
                <w:szCs w:val="20"/>
                <w:lang w:val="en-GB"/>
                <w:rPrChange w:id="7790" w:author="薛媛媛（Grace）" w:date="2025-11-18T13:55:33Z">
                  <w:rPr>
                    <w:sz w:val="20"/>
                    <w:szCs w:val="20"/>
                    <w:lang w:val="en-GB"/>
                  </w:rPr>
                </w:rPrChange>
              </w:rPr>
            </w:pPr>
          </w:p>
        </w:tc>
      </w:tr>
      <w:tr w14:paraId="125F2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1DB68CF9">
            <w:pPr>
              <w:ind w:left="172"/>
              <w:rPr>
                <w:rFonts w:ascii="Arial" w:hAnsi="Arial" w:cs="Arial"/>
                <w:sz w:val="20"/>
                <w:szCs w:val="20"/>
                <w:lang w:val="en-GB"/>
                <w:rPrChange w:id="7791" w:author="薛媛媛（Grace）" w:date="2025-11-18T13:55:33Z">
                  <w:rPr>
                    <w:sz w:val="20"/>
                    <w:szCs w:val="20"/>
                    <w:lang w:val="en-GB"/>
                  </w:rPr>
                </w:rPrChange>
              </w:rPr>
            </w:pPr>
            <w:r>
              <w:rPr>
                <w:rFonts w:ascii="Arial" w:hAnsi="Arial" w:cs="Arial"/>
                <w:sz w:val="20"/>
                <w:szCs w:val="20"/>
                <w:lang w:val="en-GB"/>
                <w:rPrChange w:id="7792" w:author="薛媛媛（Grace）" w:date="2025-11-18T13:55:33Z">
                  <w:rPr>
                    <w:sz w:val="20"/>
                    <w:szCs w:val="20"/>
                    <w:lang w:val="en-GB"/>
                  </w:rPr>
                </w:rPrChange>
              </w:rPr>
              <w:t>(q)  for devices intended for use together with other devices and/or general purpose equipment:</w:t>
            </w:r>
          </w:p>
          <w:p w14:paraId="4EA7206F">
            <w:pPr>
              <w:ind w:left="172"/>
              <w:rPr>
                <w:rFonts w:ascii="Arial" w:hAnsi="Arial" w:cs="Arial"/>
                <w:sz w:val="20"/>
                <w:szCs w:val="20"/>
                <w:lang w:val="en-GB"/>
                <w:rPrChange w:id="7793" w:author="薛媛媛（Grace）" w:date="2025-11-18T13:55:33Z">
                  <w:rPr>
                    <w:sz w:val="20"/>
                    <w:szCs w:val="20"/>
                    <w:lang w:val="en-GB"/>
                  </w:rPr>
                </w:rPrChange>
              </w:rPr>
            </w:pPr>
            <w:r>
              <w:rPr>
                <w:rFonts w:ascii="Arial" w:hAnsi="Arial" w:cs="Arial"/>
                <w:sz w:val="20"/>
                <w:szCs w:val="20"/>
                <w:lang w:val="en-GB"/>
                <w:rPrChange w:id="7794" w:author="薛媛媛（Grace）" w:date="2025-11-18T13:55:33Z">
                  <w:rPr>
                    <w:sz w:val="20"/>
                    <w:szCs w:val="20"/>
                    <w:lang w:val="en-GB"/>
                  </w:rPr>
                </w:rPrChange>
              </w:rPr>
              <w:t>—  information to identify such devices or equipment, in order to obtain a safe combination, and/or</w:t>
            </w:r>
          </w:p>
          <w:p w14:paraId="2A88EC22">
            <w:pPr>
              <w:ind w:left="172"/>
              <w:rPr>
                <w:rFonts w:ascii="Arial" w:hAnsi="Arial" w:cs="Arial"/>
                <w:sz w:val="20"/>
                <w:szCs w:val="20"/>
                <w:lang w:val="en-GB"/>
                <w:rPrChange w:id="7795" w:author="薛媛媛（Grace）" w:date="2025-11-18T13:55:33Z">
                  <w:rPr>
                    <w:sz w:val="20"/>
                    <w:szCs w:val="20"/>
                    <w:lang w:val="en-GB"/>
                  </w:rPr>
                </w:rPrChange>
              </w:rPr>
            </w:pPr>
            <w:r>
              <w:rPr>
                <w:rFonts w:ascii="Arial" w:hAnsi="Arial" w:cs="Arial"/>
                <w:sz w:val="20"/>
                <w:szCs w:val="20"/>
                <w:lang w:val="en-GB"/>
                <w:rPrChange w:id="7796" w:author="薛媛媛（Grace）" w:date="2025-11-18T13:55:33Z">
                  <w:rPr>
                    <w:sz w:val="20"/>
                    <w:szCs w:val="20"/>
                    <w:lang w:val="en-GB"/>
                  </w:rPr>
                </w:rPrChange>
              </w:rPr>
              <w:t>—  information on any known restrictions to combinations of devices and equipment;</w:t>
            </w:r>
          </w:p>
        </w:tc>
        <w:tc>
          <w:tcPr>
            <w:tcW w:w="1198" w:type="dxa"/>
            <w:shd w:val="clear" w:color="auto" w:fill="auto"/>
            <w:tcMar>
              <w:top w:w="113" w:type="dxa"/>
              <w:bottom w:w="113" w:type="dxa"/>
            </w:tcMar>
            <w:vAlign w:val="top"/>
          </w:tcPr>
          <w:p w14:paraId="34A655E4">
            <w:pPr>
              <w:rPr>
                <w:ins w:id="7797" w:author="薛媛媛（Grace）" w:date="2025-11-18T13:49:53Z"/>
                <w:rFonts w:hint="default" w:ascii="Arial" w:hAnsi="Arial" w:eastAsia="宋体" w:cs="Arial"/>
                <w:sz w:val="20"/>
                <w:szCs w:val="20"/>
                <w:lang w:val="en-GB" w:eastAsia="zh-CN" w:bidi="ar-SA"/>
                <w:rPrChange w:id="7798" w:author="薛媛媛（Grace）" w:date="2025-11-18T13:55:33Z">
                  <w:rPr>
                    <w:ins w:id="7799" w:author="薛媛媛（Grace）" w:date="2025-11-18T13:49:53Z"/>
                    <w:rFonts w:hint="default" w:ascii="Arial" w:hAnsi="Arial" w:eastAsia="宋体" w:cs="Arial"/>
                    <w:sz w:val="20"/>
                    <w:szCs w:val="20"/>
                    <w:lang w:val="en-GB" w:eastAsia="zh-CN" w:bidi="ar-SA"/>
                  </w:rPr>
                </w:rPrChange>
              </w:rPr>
            </w:pPr>
            <w:ins w:id="7800" w:author="薛媛媛（Grace）" w:date="2025-11-18T13:49:53Z">
              <w:r>
                <w:rPr>
                  <w:rFonts w:hint="default" w:ascii="Arial" w:hAnsi="Arial" w:cs="Arial" w:eastAsiaTheme="minorHAnsi"/>
                  <w:sz w:val="20"/>
                  <w:szCs w:val="20"/>
                  <w:lang w:val="en-GB" w:eastAsia="zh-CN"/>
                  <w:rPrChange w:id="7801"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512DDB67">
            <w:pPr>
              <w:rPr>
                <w:ins w:id="7803" w:author="薛媛媛（Grace）" w:date="2025-11-18T13:49:53Z"/>
                <w:rFonts w:hint="default" w:ascii="Arial" w:hAnsi="Arial" w:cs="Arial"/>
                <w:sz w:val="20"/>
                <w:szCs w:val="20"/>
                <w:lang w:val="en-GB" w:eastAsia="zh-CN"/>
                <w:rPrChange w:id="7804" w:author="薛媛媛（Grace）" w:date="2025-11-18T13:55:39Z">
                  <w:rPr>
                    <w:ins w:id="7805" w:author="薛媛媛（Grace）" w:date="2025-11-18T13:49:53Z"/>
                    <w:rFonts w:hint="eastAsia" w:ascii="Arial" w:hAnsi="Arial" w:cs="Arial"/>
                    <w:sz w:val="22"/>
                    <w:szCs w:val="22"/>
                    <w:lang w:val="en-GB" w:eastAsia="zh-CN"/>
                  </w:rPr>
                </w:rPrChange>
              </w:rPr>
            </w:pPr>
            <w:ins w:id="7806" w:author="薛媛媛（Grace）" w:date="2025-11-18T13:49:53Z">
              <w:r>
                <w:rPr>
                  <w:rFonts w:hint="default" w:ascii="Arial" w:hAnsi="Arial" w:cs="Arial"/>
                  <w:sz w:val="20"/>
                  <w:szCs w:val="20"/>
                  <w:lang w:val="en-GB" w:eastAsia="zh-CN"/>
                  <w:rPrChange w:id="7807" w:author="薛媛媛（Grace）" w:date="2025-11-18T13:55:39Z">
                    <w:rPr>
                      <w:rFonts w:hint="eastAsia" w:ascii="Arial" w:hAnsi="Arial" w:cs="Arial"/>
                      <w:sz w:val="22"/>
                      <w:szCs w:val="22"/>
                      <w:lang w:val="en-GB" w:eastAsia="zh-CN"/>
                    </w:rPr>
                  </w:rPrChange>
                </w:rPr>
                <w:t>EN ISO 15223-1</w:t>
              </w:r>
            </w:ins>
          </w:p>
          <w:p w14:paraId="04C34A7D">
            <w:pPr>
              <w:rPr>
                <w:ins w:id="7809" w:author="薛媛媛（Grace）" w:date="2025-11-18T13:49:53Z"/>
                <w:rFonts w:hint="default" w:ascii="Arial" w:hAnsi="Arial" w:cs="Arial"/>
                <w:sz w:val="20"/>
                <w:szCs w:val="20"/>
                <w:lang w:val="en-GB" w:eastAsia="zh-CN"/>
                <w:rPrChange w:id="7810" w:author="薛媛媛（Grace）" w:date="2025-11-18T13:55:39Z">
                  <w:rPr>
                    <w:ins w:id="7811" w:author="薛媛媛（Grace）" w:date="2025-11-18T13:49:53Z"/>
                    <w:rFonts w:hint="eastAsia" w:ascii="Arial" w:hAnsi="Arial" w:cs="Arial"/>
                    <w:sz w:val="22"/>
                    <w:szCs w:val="22"/>
                    <w:lang w:val="en-GB" w:eastAsia="zh-CN"/>
                  </w:rPr>
                </w:rPrChange>
              </w:rPr>
            </w:pPr>
            <w:ins w:id="7812" w:author="薛媛媛（Grace）" w:date="2025-11-18T13:49:53Z">
              <w:r>
                <w:rPr>
                  <w:rFonts w:hint="default" w:ascii="Arial" w:hAnsi="Arial" w:cs="Arial"/>
                  <w:sz w:val="20"/>
                  <w:szCs w:val="20"/>
                  <w:lang w:val="en-GB" w:eastAsia="zh-CN"/>
                  <w:rPrChange w:id="7813" w:author="薛媛媛（Grace）" w:date="2025-11-18T13:55:39Z">
                    <w:rPr>
                      <w:rFonts w:hint="eastAsia" w:ascii="Arial" w:hAnsi="Arial" w:cs="Arial"/>
                      <w:sz w:val="22"/>
                      <w:szCs w:val="22"/>
                      <w:lang w:val="en-GB" w:eastAsia="zh-CN"/>
                    </w:rPr>
                  </w:rPrChange>
                </w:rPr>
                <w:t>EN ISO 20417</w:t>
              </w:r>
            </w:ins>
          </w:p>
          <w:p w14:paraId="1BCC0E3B">
            <w:pPr>
              <w:rPr>
                <w:ins w:id="7815" w:author="薛媛媛（Grace）" w:date="2025-11-18T13:49:53Z"/>
                <w:rFonts w:hint="default" w:ascii="Arial" w:hAnsi="Arial" w:cs="Arial" w:eastAsiaTheme="minorHAnsi"/>
                <w:sz w:val="20"/>
                <w:szCs w:val="20"/>
                <w:lang w:val="en-GB" w:eastAsia="zh-CN"/>
                <w:rPrChange w:id="7816" w:author="薛媛媛（Grace）" w:date="2025-11-18T13:55:39Z">
                  <w:rPr>
                    <w:ins w:id="7817" w:author="薛媛媛（Grace）" w:date="2025-11-18T13:49:53Z"/>
                    <w:rFonts w:hint="eastAsia" w:eastAsiaTheme="minorHAnsi"/>
                    <w:sz w:val="22"/>
                    <w:szCs w:val="22"/>
                    <w:lang w:val="en-GB" w:eastAsia="zh-CN"/>
                  </w:rPr>
                </w:rPrChange>
              </w:rPr>
            </w:pPr>
            <w:ins w:id="7818" w:author="薛媛媛（Grace）" w:date="2025-11-18T13:49:53Z">
              <w:r>
                <w:rPr>
                  <w:rFonts w:hint="default" w:ascii="Arial" w:hAnsi="Arial" w:cs="Arial" w:eastAsiaTheme="minorHAnsi"/>
                  <w:sz w:val="20"/>
                  <w:szCs w:val="20"/>
                  <w:lang w:val="en-GB" w:eastAsia="zh-CN"/>
                  <w:rPrChange w:id="7819" w:author="薛媛媛（Grace）" w:date="2025-11-18T13:55:39Z">
                    <w:rPr>
                      <w:rFonts w:hint="eastAsia" w:eastAsiaTheme="minorHAnsi"/>
                      <w:sz w:val="22"/>
                      <w:szCs w:val="22"/>
                      <w:lang w:val="en-GB" w:eastAsia="zh-CN"/>
                    </w:rPr>
                  </w:rPrChange>
                </w:rPr>
                <w:t>EN ISO 11608-1</w:t>
              </w:r>
            </w:ins>
          </w:p>
          <w:p w14:paraId="1925F765">
            <w:pPr>
              <w:rPr>
                <w:ins w:id="7821" w:author="薛媛媛（Grace）" w:date="2025-11-18T13:49:53Z"/>
                <w:rFonts w:hint="default" w:ascii="Arial" w:hAnsi="Arial" w:cs="Arial"/>
                <w:sz w:val="20"/>
                <w:szCs w:val="20"/>
                <w:lang w:val="en-GB" w:eastAsia="zh-CN"/>
                <w:rPrChange w:id="7822" w:author="薛媛媛（Grace）" w:date="2025-11-18T13:55:39Z">
                  <w:rPr>
                    <w:ins w:id="7823" w:author="薛媛媛（Grace）" w:date="2025-11-18T13:49:53Z"/>
                    <w:rFonts w:hint="eastAsia" w:ascii="Arial" w:hAnsi="Arial" w:cs="Arial"/>
                    <w:sz w:val="22"/>
                    <w:szCs w:val="22"/>
                    <w:lang w:val="en-GB" w:eastAsia="zh-CN"/>
                  </w:rPr>
                </w:rPrChange>
              </w:rPr>
            </w:pPr>
          </w:p>
          <w:p w14:paraId="0791945A">
            <w:pPr>
              <w:rPr>
                <w:ins w:id="7824" w:author="薛媛媛（Grace）" w:date="2025-11-18T13:49:53Z"/>
                <w:rFonts w:ascii="Arial" w:hAnsi="Arial" w:cs="Arial" w:eastAsiaTheme="minorHAnsi"/>
                <w:sz w:val="20"/>
                <w:szCs w:val="20"/>
                <w:lang w:val="en-GB" w:eastAsia="en-US" w:bidi="ar-SA"/>
                <w:rPrChange w:id="7825" w:author="薛媛媛（Grace）" w:date="2025-11-18T13:55:33Z">
                  <w:rPr>
                    <w:ins w:id="7826" w:author="薛媛媛（Grace）" w:date="2025-11-18T13:49:53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07398EAF">
            <w:pPr>
              <w:rPr>
                <w:ins w:id="7827" w:author="薛媛媛（Grace）" w:date="2025-11-18T13:49:53Z"/>
                <w:rFonts w:hint="default" w:ascii="Arial" w:hAnsi="Arial" w:cs="Arial" w:eastAsiaTheme="minorHAnsi"/>
                <w:sz w:val="20"/>
                <w:szCs w:val="20"/>
                <w:lang w:val="en-GB" w:eastAsia="zh-CN"/>
                <w:rPrChange w:id="7828" w:author="薛媛媛（Grace）" w:date="2025-11-18T13:55:39Z">
                  <w:rPr>
                    <w:ins w:id="7829" w:author="薛媛媛（Grace）" w:date="2025-11-18T13:49:53Z"/>
                    <w:rFonts w:hint="eastAsia" w:ascii="Arial" w:hAnsi="Arial" w:cs="Arial" w:eastAsiaTheme="minorHAnsi"/>
                    <w:sz w:val="22"/>
                    <w:szCs w:val="22"/>
                    <w:lang w:val="en-GB" w:eastAsia="zh-CN"/>
                  </w:rPr>
                </w:rPrChange>
              </w:rPr>
            </w:pPr>
            <w:ins w:id="7830" w:author="薛媛媛（Grace）" w:date="2025-11-18T13:49:53Z">
              <w:r>
                <w:rPr>
                  <w:rFonts w:hint="default" w:ascii="Arial" w:hAnsi="Arial" w:cs="Arial" w:eastAsiaTheme="minorHAnsi"/>
                  <w:sz w:val="20"/>
                  <w:szCs w:val="20"/>
                  <w:lang w:val="en-GB" w:eastAsia="zh-CN"/>
                  <w:rPrChange w:id="7831" w:author="薛媛媛（Grace）" w:date="2025-11-18T13:55:39Z">
                    <w:rPr>
                      <w:rFonts w:hint="eastAsia" w:ascii="Arial" w:hAnsi="Arial" w:cs="Arial" w:eastAsiaTheme="minorHAnsi"/>
                      <w:sz w:val="22"/>
                      <w:szCs w:val="22"/>
                      <w:lang w:val="en-GB" w:eastAsia="zh-CN"/>
                    </w:rPr>
                  </w:rPrChange>
                </w:rPr>
                <w:t xml:space="preserve">Label </w:t>
              </w:r>
            </w:ins>
          </w:p>
          <w:p w14:paraId="5718C49B">
            <w:pPr>
              <w:rPr>
                <w:ins w:id="7833" w:author="薛媛媛（Grace）" w:date="2025-11-18T13:49:53Z"/>
                <w:rFonts w:hint="default" w:ascii="Arial" w:hAnsi="Arial" w:cs="Arial" w:eastAsiaTheme="minorHAnsi"/>
                <w:sz w:val="20"/>
                <w:szCs w:val="20"/>
                <w:lang w:val="en-GB" w:eastAsia="zh-CN"/>
                <w:rPrChange w:id="7834" w:author="薛媛媛（Grace）" w:date="2025-11-18T13:55:39Z">
                  <w:rPr>
                    <w:ins w:id="7835" w:author="薛媛媛（Grace）" w:date="2025-11-18T13:49:53Z"/>
                    <w:rFonts w:hint="default" w:ascii="Arial" w:hAnsi="Arial" w:cs="Arial" w:eastAsiaTheme="minorHAnsi"/>
                    <w:sz w:val="22"/>
                    <w:szCs w:val="22"/>
                    <w:lang w:val="en-GB" w:eastAsia="zh-CN"/>
                  </w:rPr>
                </w:rPrChange>
              </w:rPr>
            </w:pPr>
            <w:ins w:id="7836" w:author="薛媛媛（Grace）" w:date="2025-11-18T13:49:53Z">
              <w:r>
                <w:rPr>
                  <w:rFonts w:hint="default" w:ascii="Arial" w:hAnsi="Arial" w:cs="Arial" w:eastAsiaTheme="minorHAnsi"/>
                  <w:sz w:val="20"/>
                  <w:szCs w:val="20"/>
                  <w:lang w:val="en-GB" w:eastAsia="zh-CN"/>
                  <w:rPrChange w:id="7837" w:author="薛媛媛（Grace）" w:date="2025-11-18T13:55:39Z">
                    <w:rPr>
                      <w:rFonts w:hint="default" w:ascii="Arial" w:hAnsi="Arial" w:cs="Arial" w:eastAsiaTheme="minorHAnsi"/>
                      <w:sz w:val="22"/>
                      <w:szCs w:val="22"/>
                      <w:lang w:val="en-GB" w:eastAsia="zh-CN"/>
                    </w:rPr>
                  </w:rPrChange>
                </w:rPr>
                <w:t>Instruction For Use</w:t>
              </w:r>
            </w:ins>
          </w:p>
          <w:p w14:paraId="7F64768B">
            <w:pPr>
              <w:rPr>
                <w:ins w:id="7839" w:author="薛媛媛（Grace）" w:date="2025-11-18T13:49:53Z"/>
                <w:rFonts w:hint="default" w:ascii="Arial" w:hAnsi="Arial" w:cs="Arial" w:eastAsiaTheme="minorHAnsi"/>
                <w:sz w:val="20"/>
                <w:szCs w:val="20"/>
                <w:lang w:val="en-GB" w:eastAsia="zh-CN"/>
                <w:rPrChange w:id="7840" w:author="薛媛媛（Grace）" w:date="2025-11-18T13:55:39Z">
                  <w:rPr>
                    <w:ins w:id="7841" w:author="薛媛媛（Grace）" w:date="2025-11-18T13:49:53Z"/>
                    <w:rFonts w:hint="eastAsia" w:ascii="Arial" w:hAnsi="Arial" w:cs="Arial" w:eastAsiaTheme="minorHAnsi"/>
                    <w:sz w:val="22"/>
                    <w:szCs w:val="22"/>
                    <w:lang w:val="en-GB" w:eastAsia="zh-CN"/>
                  </w:rPr>
                </w:rPrChange>
              </w:rPr>
            </w:pPr>
          </w:p>
          <w:p w14:paraId="6D7557ED">
            <w:pPr>
              <w:rPr>
                <w:ins w:id="7842" w:author="薛媛媛（Grace）" w:date="2025-11-18T13:49:53Z"/>
                <w:rFonts w:hint="default" w:ascii="Arial" w:hAnsi="Arial" w:cs="Arial" w:eastAsiaTheme="minorHAnsi"/>
                <w:sz w:val="20"/>
                <w:szCs w:val="20"/>
                <w:lang w:val="en-US" w:eastAsia="zh-CN"/>
                <w:rPrChange w:id="7843" w:author="薛媛媛（Grace）" w:date="2025-11-18T13:55:39Z">
                  <w:rPr>
                    <w:ins w:id="7844" w:author="薛媛媛（Grace）" w:date="2025-11-18T13:49:53Z"/>
                    <w:rFonts w:hint="eastAsia" w:ascii="Arial" w:hAnsi="Arial" w:cs="Arial" w:eastAsiaTheme="minorHAnsi"/>
                    <w:sz w:val="22"/>
                    <w:szCs w:val="22"/>
                    <w:lang w:val="en-US" w:eastAsia="zh-CN"/>
                  </w:rPr>
                </w:rPrChange>
              </w:rPr>
            </w:pPr>
          </w:p>
          <w:p w14:paraId="39676D6E">
            <w:pPr>
              <w:rPr>
                <w:ins w:id="7845" w:author="薛媛媛（Grace）" w:date="2025-11-18T13:49:53Z"/>
                <w:rFonts w:hint="default" w:ascii="Arial" w:hAnsi="Arial" w:cs="Arial" w:eastAsiaTheme="minorEastAsia"/>
                <w:color w:val="auto"/>
                <w:sz w:val="20"/>
                <w:szCs w:val="20"/>
                <w:lang w:val="en-US" w:eastAsia="zh-CN"/>
                <w:rPrChange w:id="7846" w:author="薛媛媛（Grace）" w:date="2025-11-18T13:55:39Z">
                  <w:rPr>
                    <w:ins w:id="7847" w:author="薛媛媛（Grace）" w:date="2025-11-18T13:49:53Z"/>
                    <w:rFonts w:hint="default" w:cs="Arial" w:eastAsiaTheme="minorEastAsia"/>
                    <w:color w:val="auto"/>
                    <w:sz w:val="22"/>
                    <w:szCs w:val="22"/>
                    <w:lang w:val="en-US" w:eastAsia="zh-CN"/>
                  </w:rPr>
                </w:rPrChange>
              </w:rPr>
            </w:pPr>
          </w:p>
          <w:p w14:paraId="112596D2">
            <w:pPr>
              <w:rPr>
                <w:ins w:id="7848" w:author="薛媛媛（Grace）" w:date="2025-11-18T13:49:53Z"/>
                <w:rFonts w:ascii="Arial" w:hAnsi="Arial" w:cs="Arial" w:eastAsiaTheme="minorHAnsi"/>
                <w:sz w:val="20"/>
                <w:szCs w:val="20"/>
                <w:lang w:val="en-GB" w:eastAsia="en-US" w:bidi="ar-SA"/>
                <w:rPrChange w:id="7849" w:author="薛媛媛（Grace）" w:date="2025-11-18T13:55:33Z">
                  <w:rPr>
                    <w:ins w:id="7850" w:author="薛媛媛（Grace）" w:date="2025-11-18T13:49:53Z"/>
                    <w:rFonts w:ascii="Arial" w:hAnsi="Arial" w:cs="Arial" w:eastAsiaTheme="minorHAnsi"/>
                    <w:sz w:val="20"/>
                    <w:szCs w:val="20"/>
                    <w:lang w:val="en-GB" w:eastAsia="en-US" w:bidi="ar-SA"/>
                  </w:rPr>
                </w:rPrChange>
              </w:rPr>
            </w:pPr>
          </w:p>
        </w:tc>
        <w:tc>
          <w:tcPr>
            <w:tcW w:w="3078" w:type="dxa"/>
            <w:tcMar>
              <w:top w:w="113" w:type="dxa"/>
              <w:bottom w:w="113" w:type="dxa"/>
            </w:tcMar>
          </w:tcPr>
          <w:p w14:paraId="43AE9B59">
            <w:pPr>
              <w:rPr>
                <w:rFonts w:ascii="Arial" w:hAnsi="Arial" w:cs="Arial"/>
                <w:sz w:val="20"/>
                <w:szCs w:val="20"/>
                <w:lang w:val="en-GB"/>
                <w:rPrChange w:id="7851" w:author="薛媛媛（Grace）" w:date="2025-11-18T13:55:33Z">
                  <w:rPr>
                    <w:sz w:val="20"/>
                    <w:szCs w:val="20"/>
                    <w:lang w:val="en-GB"/>
                  </w:rPr>
                </w:rPrChange>
              </w:rPr>
            </w:pPr>
          </w:p>
        </w:tc>
      </w:tr>
      <w:tr w14:paraId="08756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565FCE1C">
            <w:pPr>
              <w:ind w:left="172"/>
              <w:rPr>
                <w:rFonts w:ascii="Arial" w:hAnsi="Arial" w:cs="Arial"/>
                <w:sz w:val="20"/>
                <w:szCs w:val="20"/>
                <w:lang w:val="en-GB"/>
                <w:rPrChange w:id="7852" w:author="薛媛媛（Grace）" w:date="2025-11-18T13:55:33Z">
                  <w:rPr>
                    <w:sz w:val="20"/>
                    <w:szCs w:val="20"/>
                    <w:lang w:val="en-GB"/>
                  </w:rPr>
                </w:rPrChange>
              </w:rPr>
            </w:pPr>
            <w:r>
              <w:rPr>
                <w:rFonts w:ascii="Arial" w:hAnsi="Arial" w:cs="Arial"/>
                <w:sz w:val="20"/>
                <w:szCs w:val="20"/>
                <w:lang w:val="en-GB"/>
                <w:rPrChange w:id="7853" w:author="薛媛媛（Grace）" w:date="2025-11-18T13:55:33Z">
                  <w:rPr>
                    <w:sz w:val="20"/>
                    <w:szCs w:val="20"/>
                    <w:lang w:val="en-GB"/>
                  </w:rPr>
                </w:rPrChange>
              </w:rPr>
              <w:t>(r)  if the device emits radiation for medical purposes:</w:t>
            </w:r>
          </w:p>
          <w:p w14:paraId="163511FA">
            <w:pPr>
              <w:ind w:left="172"/>
              <w:rPr>
                <w:rFonts w:ascii="Arial" w:hAnsi="Arial" w:cs="Arial"/>
                <w:sz w:val="20"/>
                <w:szCs w:val="20"/>
                <w:lang w:val="en-GB"/>
                <w:rPrChange w:id="7854" w:author="薛媛媛（Grace）" w:date="2025-11-18T13:55:33Z">
                  <w:rPr>
                    <w:sz w:val="20"/>
                    <w:szCs w:val="20"/>
                    <w:lang w:val="en-GB"/>
                  </w:rPr>
                </w:rPrChange>
              </w:rPr>
            </w:pPr>
            <w:r>
              <w:rPr>
                <w:rFonts w:ascii="Arial" w:hAnsi="Arial" w:cs="Arial"/>
                <w:sz w:val="20"/>
                <w:szCs w:val="20"/>
                <w:lang w:val="en-GB"/>
                <w:rPrChange w:id="7855" w:author="薛媛媛（Grace）" w:date="2025-11-18T13:55:33Z">
                  <w:rPr>
                    <w:sz w:val="20"/>
                    <w:szCs w:val="20"/>
                    <w:lang w:val="en-GB"/>
                  </w:rPr>
                </w:rPrChange>
              </w:rPr>
              <w:t>—  detailed information as to the nature, type and where appropriate, the intensity and distribution of the emitted radiation,</w:t>
            </w:r>
          </w:p>
          <w:p w14:paraId="583A0645">
            <w:pPr>
              <w:ind w:left="172"/>
              <w:rPr>
                <w:rFonts w:ascii="Arial" w:hAnsi="Arial" w:cs="Arial"/>
                <w:sz w:val="20"/>
                <w:szCs w:val="20"/>
                <w:lang w:val="en-GB"/>
                <w:rPrChange w:id="7856" w:author="薛媛媛（Grace）" w:date="2025-11-18T13:55:33Z">
                  <w:rPr>
                    <w:sz w:val="20"/>
                    <w:szCs w:val="20"/>
                    <w:lang w:val="en-GB"/>
                  </w:rPr>
                </w:rPrChange>
              </w:rPr>
            </w:pPr>
            <w:r>
              <w:rPr>
                <w:rFonts w:ascii="Arial" w:hAnsi="Arial" w:cs="Arial"/>
                <w:sz w:val="20"/>
                <w:szCs w:val="20"/>
                <w:lang w:val="en-GB"/>
                <w:rPrChange w:id="7857" w:author="薛媛媛（Grace）" w:date="2025-11-18T13:55:33Z">
                  <w:rPr>
                    <w:sz w:val="20"/>
                    <w:szCs w:val="20"/>
                    <w:lang w:val="en-GB"/>
                  </w:rPr>
                </w:rPrChange>
              </w:rPr>
              <w:t>—  the means of protecting the patient, user, or other person from unintended radiation during use of the device;</w:t>
            </w:r>
          </w:p>
        </w:tc>
        <w:tc>
          <w:tcPr>
            <w:tcW w:w="1198" w:type="dxa"/>
            <w:shd w:val="clear"/>
            <w:tcMar>
              <w:top w:w="113" w:type="dxa"/>
              <w:bottom w:w="113" w:type="dxa"/>
            </w:tcMar>
            <w:vAlign w:val="top"/>
          </w:tcPr>
          <w:p w14:paraId="5554AFEE">
            <w:pPr>
              <w:rPr>
                <w:ins w:id="7858" w:author="薛媛媛（Grace）" w:date="2025-11-18T13:50:04Z"/>
                <w:rFonts w:ascii="Arial" w:hAnsi="Arial" w:cs="Arial" w:eastAsiaTheme="minorHAnsi"/>
                <w:sz w:val="20"/>
                <w:szCs w:val="20"/>
                <w:lang w:val="en-GB" w:eastAsia="en-US" w:bidi="ar-SA"/>
                <w:rPrChange w:id="7859" w:author="薛媛媛（Grace）" w:date="2025-11-18T13:55:33Z">
                  <w:rPr>
                    <w:ins w:id="7860" w:author="薛媛媛（Grace）" w:date="2025-11-18T13:50:04Z"/>
                    <w:rFonts w:ascii="Arial" w:hAnsi="Arial" w:cs="Arial" w:eastAsiaTheme="minorHAnsi"/>
                    <w:sz w:val="20"/>
                    <w:szCs w:val="20"/>
                    <w:lang w:val="en-GB" w:eastAsia="en-US" w:bidi="ar-SA"/>
                  </w:rPr>
                </w:rPrChange>
              </w:rPr>
            </w:pPr>
            <w:ins w:id="7861" w:author="薛媛媛（Grace）" w:date="2025-11-18T13:50:04Z">
              <w:r>
                <w:rPr>
                  <w:rFonts w:hint="default" w:ascii="Arial" w:hAnsi="Arial" w:eastAsia="宋体" w:cs="Arial"/>
                  <w:sz w:val="20"/>
                  <w:szCs w:val="20"/>
                  <w:lang w:val="en-US" w:eastAsia="zh-CN"/>
                  <w:rPrChange w:id="7862" w:author="薛媛媛（Grace）" w:date="2025-11-18T13:55:33Z">
                    <w:rPr>
                      <w:rFonts w:hint="eastAsia" w:eastAsia="宋体"/>
                      <w:sz w:val="20"/>
                      <w:szCs w:val="20"/>
                      <w:lang w:val="en-US" w:eastAsia="zh-CN"/>
                    </w:rPr>
                  </w:rPrChange>
                </w:rPr>
                <w:t>No</w:t>
              </w:r>
            </w:ins>
          </w:p>
        </w:tc>
        <w:tc>
          <w:tcPr>
            <w:tcW w:w="3078" w:type="dxa"/>
            <w:shd w:val="clear"/>
            <w:tcMar>
              <w:top w:w="113" w:type="dxa"/>
              <w:bottom w:w="113" w:type="dxa"/>
            </w:tcMar>
            <w:vAlign w:val="top"/>
          </w:tcPr>
          <w:p w14:paraId="3FF9BF9F">
            <w:pPr>
              <w:rPr>
                <w:ins w:id="7864" w:author="薛媛媛（Grace）" w:date="2025-11-18T13:50:04Z"/>
                <w:rFonts w:ascii="Arial" w:hAnsi="Arial" w:cs="Arial" w:eastAsiaTheme="minorHAnsi"/>
                <w:sz w:val="20"/>
                <w:szCs w:val="20"/>
                <w:lang w:val="en-GB" w:eastAsia="en-US" w:bidi="ar-SA"/>
                <w:rPrChange w:id="7865" w:author="薛媛媛（Grace）" w:date="2025-11-18T13:55:33Z">
                  <w:rPr>
                    <w:ins w:id="7866" w:author="薛媛媛（Grace）" w:date="2025-11-18T13:50:04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7C01631D">
            <w:pPr>
              <w:rPr>
                <w:ins w:id="7867" w:author="薛媛媛（Grace）" w:date="2025-11-18T13:50:04Z"/>
                <w:rFonts w:ascii="Arial" w:hAnsi="Arial" w:cs="Arial" w:eastAsiaTheme="minorHAnsi"/>
                <w:sz w:val="20"/>
                <w:szCs w:val="20"/>
                <w:lang w:val="en-GB" w:eastAsia="en-US" w:bidi="ar-SA"/>
                <w:rPrChange w:id="7868" w:author="薛媛媛（Grace）" w:date="2025-11-18T13:55:33Z">
                  <w:rPr>
                    <w:ins w:id="7869" w:author="薛媛媛（Grace）" w:date="2025-11-18T13:50:04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71DA74EA">
            <w:pPr>
              <w:rPr>
                <w:ins w:id="7870" w:author="薛媛媛（Grace）" w:date="2025-11-18T13:50:04Z"/>
                <w:rFonts w:ascii="Arial" w:hAnsi="Arial" w:cs="Arial"/>
                <w:sz w:val="20"/>
                <w:szCs w:val="20"/>
                <w:rPrChange w:id="7871" w:author="薛媛媛（Grace）" w:date="2025-11-18T13:55:39Z">
                  <w:rPr>
                    <w:ins w:id="7872" w:author="薛媛媛（Grace）" w:date="2025-11-18T13:50:04Z"/>
                    <w:rFonts w:ascii="Calibri" w:hAnsi="Calibri" w:cs="Calibri"/>
                  </w:rPr>
                </w:rPrChange>
              </w:rPr>
            </w:pPr>
            <w:ins w:id="7873" w:author="薛媛媛（Grace）" w:date="2025-11-18T13:50:15Z">
              <w:r>
                <w:rPr>
                  <w:rFonts w:ascii="Arial" w:hAnsi="Arial" w:cs="Arial"/>
                  <w:sz w:val="20"/>
                  <w:szCs w:val="20"/>
                  <w:lang w:val="en-GB"/>
                  <w:rPrChange w:id="7874" w:author="薛媛媛（Grace）" w:date="2025-11-18T13:55:33Z">
                    <w:rPr>
                      <w:sz w:val="20"/>
                      <w:szCs w:val="20"/>
                      <w:lang w:val="en-GB"/>
                    </w:rPr>
                  </w:rPrChange>
                </w:rPr>
                <w:t xml:space="preserve"> </w:t>
              </w:r>
            </w:ins>
            <w:ins w:id="7876" w:author="薛媛媛（Grace）" w:date="2025-11-18T13:50:18Z">
              <w:r>
                <w:rPr>
                  <w:rFonts w:hint="default" w:ascii="Arial" w:hAnsi="Arial" w:eastAsia="宋体" w:cs="Arial"/>
                  <w:sz w:val="20"/>
                  <w:szCs w:val="20"/>
                  <w:lang w:val="en-US" w:eastAsia="zh-CN"/>
                  <w:rPrChange w:id="7877" w:author="薛媛媛（Grace）" w:date="2025-11-18T13:55:33Z">
                    <w:rPr>
                      <w:rFonts w:hint="eastAsia" w:eastAsia="宋体"/>
                      <w:sz w:val="20"/>
                      <w:szCs w:val="20"/>
                      <w:lang w:val="en-US" w:eastAsia="zh-CN"/>
                    </w:rPr>
                  </w:rPrChange>
                </w:rPr>
                <w:t>N</w:t>
              </w:r>
            </w:ins>
            <w:ins w:id="7879" w:author="薛媛媛（Grace）" w:date="2025-11-18T13:50:20Z">
              <w:r>
                <w:rPr>
                  <w:rFonts w:hint="default" w:ascii="Arial" w:hAnsi="Arial" w:eastAsia="宋体" w:cs="Arial"/>
                  <w:sz w:val="20"/>
                  <w:szCs w:val="20"/>
                  <w:lang w:val="en-US" w:eastAsia="zh-CN"/>
                  <w:rPrChange w:id="7880" w:author="薛媛媛（Grace）" w:date="2025-11-18T13:55:33Z">
                    <w:rPr>
                      <w:rFonts w:hint="eastAsia" w:eastAsia="宋体"/>
                      <w:sz w:val="20"/>
                      <w:szCs w:val="20"/>
                      <w:lang w:val="en-US" w:eastAsia="zh-CN"/>
                    </w:rPr>
                  </w:rPrChange>
                </w:rPr>
                <w:t>on</w:t>
              </w:r>
            </w:ins>
            <w:ins w:id="7882" w:author="薛媛媛（Grace）" w:date="2025-11-18T13:50:21Z">
              <w:r>
                <w:rPr>
                  <w:rFonts w:hint="default" w:ascii="Arial" w:hAnsi="Arial" w:eastAsia="宋体" w:cs="Arial"/>
                  <w:sz w:val="20"/>
                  <w:szCs w:val="20"/>
                  <w:lang w:val="en-US" w:eastAsia="zh-CN"/>
                  <w:rPrChange w:id="7883" w:author="薛媛媛（Grace）" w:date="2025-11-18T13:55:33Z">
                    <w:rPr>
                      <w:rFonts w:hint="eastAsia" w:eastAsia="宋体"/>
                      <w:sz w:val="20"/>
                      <w:szCs w:val="20"/>
                      <w:lang w:val="en-US" w:eastAsia="zh-CN"/>
                    </w:rPr>
                  </w:rPrChange>
                </w:rPr>
                <w:t>-</w:t>
              </w:r>
            </w:ins>
            <w:ins w:id="7885" w:author="薛媛媛（Grace）" w:date="2025-11-18T13:50:15Z">
              <w:r>
                <w:rPr>
                  <w:rFonts w:ascii="Arial" w:hAnsi="Arial" w:cs="Arial"/>
                  <w:sz w:val="20"/>
                  <w:szCs w:val="20"/>
                  <w:lang w:val="en-GB"/>
                  <w:rPrChange w:id="7886" w:author="薛媛媛（Grace）" w:date="2025-11-18T13:55:33Z">
                    <w:rPr>
                      <w:sz w:val="20"/>
                      <w:szCs w:val="20"/>
                      <w:lang w:val="en-GB"/>
                    </w:rPr>
                  </w:rPrChange>
                </w:rPr>
                <w:t>radiation</w:t>
              </w:r>
            </w:ins>
            <w:ins w:id="7888" w:author="薛媛媛（Grace）" w:date="2025-11-18T13:50:04Z">
              <w:r>
                <w:rPr>
                  <w:rFonts w:ascii="Arial" w:hAnsi="Arial" w:eastAsia="等线" w:cs="Arial"/>
                  <w:sz w:val="20"/>
                  <w:szCs w:val="20"/>
                  <w:lang w:eastAsia="zh-CN"/>
                  <w:rPrChange w:id="7889" w:author="薛媛媛（Grace）" w:date="2025-11-18T13:55:39Z">
                    <w:rPr>
                      <w:rFonts w:ascii="Calibri" w:hAnsi="Calibri" w:eastAsia="等线" w:cs="Calibri"/>
                      <w:sz w:val="20"/>
                      <w:lang w:eastAsia="zh-CN"/>
                    </w:rPr>
                  </w:rPrChange>
                </w:rPr>
                <w:t xml:space="preserve"> device,</w:t>
              </w:r>
            </w:ins>
            <w:ins w:id="7891" w:author="薛媛媛（Grace）" w:date="2025-11-18T13:50:04Z">
              <w:r>
                <w:rPr>
                  <w:rFonts w:ascii="Arial" w:hAnsi="Arial" w:cs="Arial"/>
                  <w:sz w:val="20"/>
                  <w:szCs w:val="20"/>
                  <w:rPrChange w:id="7892" w:author="薛媛媛（Grace）" w:date="2025-11-18T13:55:39Z">
                    <w:rPr>
                      <w:rFonts w:ascii="Calibri" w:hAnsi="Calibri" w:cs="Calibri"/>
                    </w:rPr>
                  </w:rPrChange>
                </w:rPr>
                <w:t xml:space="preserve"> </w:t>
              </w:r>
            </w:ins>
          </w:p>
          <w:p w14:paraId="592D77A4">
            <w:pPr>
              <w:rPr>
                <w:ins w:id="7894" w:author="薛媛媛（Grace）" w:date="2025-11-18T13:50:04Z"/>
                <w:rFonts w:ascii="Arial" w:hAnsi="Arial" w:eastAsia="等线" w:cs="Arial"/>
                <w:sz w:val="20"/>
                <w:szCs w:val="20"/>
                <w:lang w:eastAsia="zh-CN"/>
                <w:rPrChange w:id="7895" w:author="薛媛媛（Grace）" w:date="2025-11-18T13:55:39Z">
                  <w:rPr>
                    <w:ins w:id="7896" w:author="薛媛媛（Grace）" w:date="2025-11-18T13:50:04Z"/>
                    <w:rFonts w:ascii="Calibri" w:hAnsi="Calibri" w:eastAsia="等线" w:cs="Calibri"/>
                    <w:sz w:val="20"/>
                    <w:lang w:eastAsia="zh-CN"/>
                  </w:rPr>
                </w:rPrChange>
              </w:rPr>
            </w:pPr>
            <w:ins w:id="7897" w:author="薛媛媛（Grace）" w:date="2025-11-18T13:50:04Z">
              <w:r>
                <w:rPr>
                  <w:rFonts w:ascii="Arial" w:hAnsi="Arial" w:eastAsia="等线" w:cs="Arial"/>
                  <w:sz w:val="20"/>
                  <w:szCs w:val="20"/>
                  <w:lang w:eastAsia="zh-CN"/>
                  <w:rPrChange w:id="7898" w:author="薛媛媛（Grace）" w:date="2025-11-18T13:55:39Z">
                    <w:rPr>
                      <w:rFonts w:ascii="Calibri" w:hAnsi="Calibri" w:eastAsia="等线" w:cs="Calibri"/>
                      <w:sz w:val="20"/>
                      <w:lang w:eastAsia="zh-CN"/>
                    </w:rPr>
                  </w:rPrChange>
                </w:rPr>
                <w:t>Not applicable</w:t>
              </w:r>
            </w:ins>
          </w:p>
          <w:p w14:paraId="2E528C53">
            <w:pPr>
              <w:rPr>
                <w:ins w:id="7900" w:author="薛媛媛（Grace）" w:date="2025-11-18T13:50:04Z"/>
                <w:rFonts w:ascii="Arial" w:hAnsi="Arial" w:cs="Arial" w:eastAsiaTheme="minorHAnsi"/>
                <w:sz w:val="20"/>
                <w:szCs w:val="20"/>
                <w:lang w:val="en-GB" w:eastAsia="en-US" w:bidi="ar-SA"/>
                <w:rPrChange w:id="7901" w:author="薛媛媛（Grace）" w:date="2025-11-18T13:55:33Z">
                  <w:rPr>
                    <w:ins w:id="7902" w:author="薛媛媛（Grace）" w:date="2025-11-18T13:50:04Z"/>
                    <w:rFonts w:ascii="Arial" w:hAnsi="Arial" w:cs="Arial" w:eastAsiaTheme="minorHAnsi"/>
                    <w:sz w:val="20"/>
                    <w:szCs w:val="20"/>
                    <w:lang w:val="en-GB" w:eastAsia="en-US" w:bidi="ar-SA"/>
                  </w:rPr>
                </w:rPrChange>
              </w:rPr>
            </w:pPr>
          </w:p>
        </w:tc>
      </w:tr>
      <w:tr w14:paraId="2C344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5EDCE5B7">
            <w:pPr>
              <w:ind w:left="172"/>
              <w:rPr>
                <w:rFonts w:ascii="Arial" w:hAnsi="Arial" w:cs="Arial"/>
                <w:sz w:val="20"/>
                <w:szCs w:val="20"/>
                <w:lang w:val="en-GB"/>
                <w:rPrChange w:id="7903" w:author="薛媛媛（Grace）" w:date="2025-11-18T13:55:33Z">
                  <w:rPr>
                    <w:sz w:val="20"/>
                    <w:szCs w:val="20"/>
                    <w:lang w:val="en-GB"/>
                  </w:rPr>
                </w:rPrChange>
              </w:rPr>
            </w:pPr>
            <w:r>
              <w:rPr>
                <w:rFonts w:ascii="Arial" w:hAnsi="Arial" w:cs="Arial"/>
                <w:sz w:val="20"/>
                <w:szCs w:val="20"/>
                <w:lang w:val="en-GB"/>
                <w:rPrChange w:id="7904" w:author="薛媛媛（Grace）" w:date="2025-11-18T13:55:33Z">
                  <w:rPr>
                    <w:sz w:val="20"/>
                    <w:szCs w:val="20"/>
                    <w:lang w:val="en-GB"/>
                  </w:rPr>
                </w:rPrChange>
              </w:rPr>
              <w:t>(s)  information that allows the user and/or patient to be informed of any warnings, precautions, contra-indications, measures to be taken and limitations of use regarding the device. That information shall, where relevant, allow the user to brief the patient about any warnings, precautions, contra-indications, measures to be taken and limitations of use regarding the device. The information shall cover, where appropriate:</w:t>
            </w:r>
          </w:p>
          <w:p w14:paraId="538CBCAC">
            <w:pPr>
              <w:ind w:left="172"/>
              <w:rPr>
                <w:rFonts w:ascii="Arial" w:hAnsi="Arial" w:cs="Arial"/>
                <w:sz w:val="20"/>
                <w:szCs w:val="20"/>
                <w:lang w:val="en-GB"/>
                <w:rPrChange w:id="7905" w:author="薛媛媛（Grace）" w:date="2025-11-18T13:55:33Z">
                  <w:rPr>
                    <w:sz w:val="20"/>
                    <w:szCs w:val="20"/>
                    <w:lang w:val="en-GB"/>
                  </w:rPr>
                </w:rPrChange>
              </w:rPr>
            </w:pPr>
            <w:r>
              <w:rPr>
                <w:rFonts w:ascii="Arial" w:hAnsi="Arial" w:cs="Arial"/>
                <w:sz w:val="20"/>
                <w:szCs w:val="20"/>
                <w:lang w:val="en-GB"/>
                <w:rPrChange w:id="7906" w:author="薛媛媛（Grace）" w:date="2025-11-18T13:55:33Z">
                  <w:rPr>
                    <w:sz w:val="20"/>
                    <w:szCs w:val="20"/>
                    <w:lang w:val="en-GB"/>
                  </w:rPr>
                </w:rPrChange>
              </w:rPr>
              <w:t>—  warnings, precautions and/or measures to be taken in the event of malfunction of the device or changes in its performance that may affect safety,</w:t>
            </w:r>
          </w:p>
          <w:p w14:paraId="2D327C67">
            <w:pPr>
              <w:ind w:left="172"/>
              <w:rPr>
                <w:rFonts w:ascii="Arial" w:hAnsi="Arial" w:cs="Arial"/>
                <w:sz w:val="20"/>
                <w:szCs w:val="20"/>
                <w:lang w:val="en-GB"/>
                <w:rPrChange w:id="7907" w:author="薛媛媛（Grace）" w:date="2025-11-18T13:55:33Z">
                  <w:rPr>
                    <w:sz w:val="20"/>
                    <w:szCs w:val="20"/>
                    <w:lang w:val="en-GB"/>
                  </w:rPr>
                </w:rPrChange>
              </w:rPr>
            </w:pPr>
            <w:r>
              <w:rPr>
                <w:rFonts w:ascii="Arial" w:hAnsi="Arial" w:cs="Arial"/>
                <w:sz w:val="20"/>
                <w:szCs w:val="20"/>
                <w:lang w:val="en-GB"/>
                <w:rPrChange w:id="7908" w:author="薛媛媛（Grace）" w:date="2025-11-18T13:55:33Z">
                  <w:rPr>
                    <w:sz w:val="20"/>
                    <w:szCs w:val="20"/>
                    <w:lang w:val="en-GB"/>
                  </w:rPr>
                </w:rPrChange>
              </w:rPr>
              <w:t>—  warnings, precautions and/or measures to be taken as regards the exposure to reasonably foreseeable external influences or environmental conditions, such as magnetic fields, external electrical and electromagnetic effects, electrostatic discharge, radiation associated with diagnostic or therapeutic procedures, pressure, humidity, or temperature,</w:t>
            </w:r>
          </w:p>
          <w:p w14:paraId="137629FE">
            <w:pPr>
              <w:ind w:left="172"/>
              <w:rPr>
                <w:rFonts w:ascii="Arial" w:hAnsi="Arial" w:cs="Arial"/>
                <w:sz w:val="20"/>
                <w:szCs w:val="20"/>
                <w:lang w:val="en-GB"/>
                <w:rPrChange w:id="7909" w:author="薛媛媛（Grace）" w:date="2025-11-18T13:55:33Z">
                  <w:rPr>
                    <w:sz w:val="20"/>
                    <w:szCs w:val="20"/>
                    <w:lang w:val="en-GB"/>
                  </w:rPr>
                </w:rPrChange>
              </w:rPr>
            </w:pPr>
            <w:r>
              <w:rPr>
                <w:rFonts w:ascii="Arial" w:hAnsi="Arial" w:cs="Arial"/>
                <w:sz w:val="20"/>
                <w:szCs w:val="20"/>
                <w:lang w:val="en-GB"/>
                <w:rPrChange w:id="7910" w:author="薛媛媛（Grace）" w:date="2025-11-18T13:55:33Z">
                  <w:rPr>
                    <w:sz w:val="20"/>
                    <w:szCs w:val="20"/>
                    <w:lang w:val="en-GB"/>
                  </w:rPr>
                </w:rPrChange>
              </w:rPr>
              <w:t>—  warnings, precautions and/or measures to be taken as regards the risks of interference posed by the reasonably foreseeable presence of the device during specific diagnostic investigations, evaluations, or therapeutic treatment or other procedures such as electromagnetic interference emitted by the device affecting other equipment,</w:t>
            </w:r>
          </w:p>
          <w:p w14:paraId="059C7380">
            <w:pPr>
              <w:ind w:left="172"/>
              <w:rPr>
                <w:rFonts w:ascii="Arial" w:hAnsi="Arial" w:cs="Arial"/>
                <w:sz w:val="20"/>
                <w:szCs w:val="20"/>
                <w:lang w:val="en-GB"/>
                <w:rPrChange w:id="7911" w:author="薛媛媛（Grace）" w:date="2025-11-18T13:55:33Z">
                  <w:rPr>
                    <w:sz w:val="20"/>
                    <w:szCs w:val="20"/>
                    <w:lang w:val="en-GB"/>
                  </w:rPr>
                </w:rPrChange>
              </w:rPr>
            </w:pPr>
            <w:r>
              <w:rPr>
                <w:rFonts w:ascii="Arial" w:hAnsi="Arial" w:cs="Arial"/>
                <w:sz w:val="20"/>
                <w:szCs w:val="20"/>
                <w:lang w:val="en-GB"/>
                <w:rPrChange w:id="7912" w:author="薛媛媛（Grace）" w:date="2025-11-18T13:55:33Z">
                  <w:rPr>
                    <w:sz w:val="20"/>
                    <w:szCs w:val="20"/>
                    <w:lang w:val="en-GB"/>
                  </w:rPr>
                </w:rPrChange>
              </w:rPr>
              <w:t>—  if the device is intended to administer medicinal products, tissues or cells of human or animal origin, or their derivatives, or biological substances, any limitations or incompatibility in the choice of substances to be delivered,</w:t>
            </w:r>
          </w:p>
          <w:p w14:paraId="33352E5B">
            <w:pPr>
              <w:ind w:left="172"/>
              <w:rPr>
                <w:rFonts w:ascii="Arial" w:hAnsi="Arial" w:cs="Arial"/>
                <w:sz w:val="20"/>
                <w:szCs w:val="20"/>
                <w:lang w:val="en-GB"/>
                <w:rPrChange w:id="7913" w:author="薛媛媛（Grace）" w:date="2025-11-18T13:55:33Z">
                  <w:rPr>
                    <w:sz w:val="20"/>
                    <w:szCs w:val="20"/>
                    <w:lang w:val="en-GB"/>
                  </w:rPr>
                </w:rPrChange>
              </w:rPr>
            </w:pPr>
            <w:r>
              <w:rPr>
                <w:rFonts w:ascii="Arial" w:hAnsi="Arial" w:cs="Arial"/>
                <w:sz w:val="20"/>
                <w:szCs w:val="20"/>
                <w:lang w:val="en-GB"/>
                <w:rPrChange w:id="7914" w:author="薛媛媛（Grace）" w:date="2025-11-18T13:55:33Z">
                  <w:rPr>
                    <w:sz w:val="20"/>
                    <w:szCs w:val="20"/>
                    <w:lang w:val="en-GB"/>
                  </w:rPr>
                </w:rPrChange>
              </w:rPr>
              <w:t>—  warnings, precautions and/or limitations related to the medicinal substance or biological material that is incorporated into the device as an integral part of the device; and</w:t>
            </w:r>
          </w:p>
          <w:p w14:paraId="052B9EE7">
            <w:pPr>
              <w:ind w:left="172"/>
              <w:rPr>
                <w:rFonts w:ascii="Arial" w:hAnsi="Arial" w:cs="Arial"/>
                <w:sz w:val="20"/>
                <w:szCs w:val="20"/>
                <w:lang w:val="en-GB"/>
                <w:rPrChange w:id="7915" w:author="薛媛媛（Grace）" w:date="2025-11-18T13:55:33Z">
                  <w:rPr>
                    <w:sz w:val="20"/>
                    <w:szCs w:val="20"/>
                    <w:lang w:val="en-GB"/>
                  </w:rPr>
                </w:rPrChange>
              </w:rPr>
            </w:pPr>
            <w:r>
              <w:rPr>
                <w:rFonts w:ascii="Arial" w:hAnsi="Arial" w:cs="Arial"/>
                <w:sz w:val="20"/>
                <w:szCs w:val="20"/>
                <w:lang w:val="en-GB"/>
                <w:rPrChange w:id="7916" w:author="薛媛媛（Grace）" w:date="2025-11-18T13:55:33Z">
                  <w:rPr>
                    <w:sz w:val="20"/>
                    <w:szCs w:val="20"/>
                    <w:lang w:val="en-GB"/>
                  </w:rPr>
                </w:rPrChange>
              </w:rPr>
              <w:t>—  precautions related to materials incorporated into the device that contain or consist of CMR substances or endocrine-disrupting substances, or that could result in sensitisation or an allergic reaction by the patient or user;</w:t>
            </w:r>
          </w:p>
        </w:tc>
        <w:tc>
          <w:tcPr>
            <w:tcW w:w="1198" w:type="dxa"/>
            <w:shd w:val="clear" w:color="auto" w:fill="auto"/>
            <w:tcMar>
              <w:top w:w="113" w:type="dxa"/>
              <w:bottom w:w="113" w:type="dxa"/>
            </w:tcMar>
            <w:vAlign w:val="top"/>
          </w:tcPr>
          <w:p w14:paraId="3A87333C">
            <w:pPr>
              <w:rPr>
                <w:ins w:id="7917" w:author="薛媛媛（Grace）" w:date="2025-11-18T13:50:58Z"/>
                <w:rFonts w:hint="default" w:ascii="Arial" w:hAnsi="Arial" w:eastAsia="宋体" w:cs="Arial"/>
                <w:sz w:val="20"/>
                <w:szCs w:val="20"/>
                <w:lang w:val="en-GB" w:eastAsia="zh-CN" w:bidi="ar-SA"/>
                <w:rPrChange w:id="7918" w:author="薛媛媛（Grace）" w:date="2025-11-18T13:55:33Z">
                  <w:rPr>
                    <w:ins w:id="7919" w:author="薛媛媛（Grace）" w:date="2025-11-18T13:50:58Z"/>
                    <w:rFonts w:hint="default" w:ascii="Arial" w:hAnsi="Arial" w:eastAsia="宋体" w:cs="Arial"/>
                    <w:sz w:val="20"/>
                    <w:szCs w:val="20"/>
                    <w:lang w:val="en-GB" w:eastAsia="zh-CN" w:bidi="ar-SA"/>
                  </w:rPr>
                </w:rPrChange>
              </w:rPr>
            </w:pPr>
            <w:ins w:id="7920" w:author="薛媛媛（Grace）" w:date="2025-11-18T13:50:58Z">
              <w:r>
                <w:rPr>
                  <w:rFonts w:hint="default" w:ascii="Arial" w:hAnsi="Arial" w:cs="Arial" w:eastAsiaTheme="minorHAnsi"/>
                  <w:sz w:val="20"/>
                  <w:szCs w:val="20"/>
                  <w:lang w:val="en-GB" w:eastAsia="zh-CN"/>
                  <w:rPrChange w:id="7921"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50568BB1">
            <w:pPr>
              <w:rPr>
                <w:ins w:id="7923" w:author="薛媛媛（Grace）" w:date="2025-11-18T13:50:58Z"/>
                <w:rFonts w:hint="default" w:ascii="Arial" w:hAnsi="Arial" w:cs="Arial"/>
                <w:sz w:val="20"/>
                <w:szCs w:val="20"/>
                <w:lang w:val="en-GB" w:eastAsia="zh-CN"/>
                <w:rPrChange w:id="7924" w:author="薛媛媛（Grace）" w:date="2025-11-18T13:55:39Z">
                  <w:rPr>
                    <w:ins w:id="7925" w:author="薛媛媛（Grace）" w:date="2025-11-18T13:50:58Z"/>
                    <w:rFonts w:hint="eastAsia" w:ascii="Arial" w:hAnsi="Arial" w:cs="Arial"/>
                    <w:sz w:val="22"/>
                    <w:szCs w:val="22"/>
                    <w:lang w:val="en-GB" w:eastAsia="zh-CN"/>
                  </w:rPr>
                </w:rPrChange>
              </w:rPr>
            </w:pPr>
            <w:ins w:id="7926" w:author="薛媛媛（Grace）" w:date="2025-11-18T13:50:58Z">
              <w:r>
                <w:rPr>
                  <w:rFonts w:hint="default" w:ascii="Arial" w:hAnsi="Arial" w:cs="Arial"/>
                  <w:sz w:val="20"/>
                  <w:szCs w:val="20"/>
                  <w:lang w:val="en-GB" w:eastAsia="zh-CN"/>
                  <w:rPrChange w:id="7927" w:author="薛媛媛（Grace）" w:date="2025-11-18T13:55:39Z">
                    <w:rPr>
                      <w:rFonts w:hint="eastAsia" w:ascii="Arial" w:hAnsi="Arial" w:cs="Arial"/>
                      <w:sz w:val="22"/>
                      <w:szCs w:val="22"/>
                      <w:lang w:val="en-GB" w:eastAsia="zh-CN"/>
                    </w:rPr>
                  </w:rPrChange>
                </w:rPr>
                <w:t>EN ISO 15223-1</w:t>
              </w:r>
            </w:ins>
          </w:p>
          <w:p w14:paraId="7C0E2BE9">
            <w:pPr>
              <w:rPr>
                <w:ins w:id="7929" w:author="薛媛媛（Grace）" w:date="2025-11-18T13:50:58Z"/>
                <w:rFonts w:hint="default" w:ascii="Arial" w:hAnsi="Arial" w:cs="Arial"/>
                <w:sz w:val="20"/>
                <w:szCs w:val="20"/>
                <w:lang w:val="en-GB" w:eastAsia="zh-CN"/>
                <w:rPrChange w:id="7930" w:author="薛媛媛（Grace）" w:date="2025-11-18T13:55:39Z">
                  <w:rPr>
                    <w:ins w:id="7931" w:author="薛媛媛（Grace）" w:date="2025-11-18T13:50:58Z"/>
                    <w:rFonts w:hint="eastAsia" w:ascii="Arial" w:hAnsi="Arial" w:cs="Arial"/>
                    <w:sz w:val="22"/>
                    <w:szCs w:val="22"/>
                    <w:lang w:val="en-GB" w:eastAsia="zh-CN"/>
                  </w:rPr>
                </w:rPrChange>
              </w:rPr>
            </w:pPr>
            <w:ins w:id="7932" w:author="薛媛媛（Grace）" w:date="2025-11-18T13:50:58Z">
              <w:r>
                <w:rPr>
                  <w:rFonts w:hint="default" w:ascii="Arial" w:hAnsi="Arial" w:cs="Arial"/>
                  <w:sz w:val="20"/>
                  <w:szCs w:val="20"/>
                  <w:lang w:val="en-GB" w:eastAsia="zh-CN"/>
                  <w:rPrChange w:id="7933" w:author="薛媛媛（Grace）" w:date="2025-11-18T13:55:39Z">
                    <w:rPr>
                      <w:rFonts w:hint="eastAsia" w:ascii="Arial" w:hAnsi="Arial" w:cs="Arial"/>
                      <w:sz w:val="22"/>
                      <w:szCs w:val="22"/>
                      <w:lang w:val="en-GB" w:eastAsia="zh-CN"/>
                    </w:rPr>
                  </w:rPrChange>
                </w:rPr>
                <w:t>EN ISO 20417</w:t>
              </w:r>
            </w:ins>
          </w:p>
          <w:p w14:paraId="774A8258">
            <w:pPr>
              <w:rPr>
                <w:ins w:id="7935" w:author="薛媛媛（Grace）" w:date="2025-11-18T13:50:58Z"/>
                <w:rFonts w:hint="default" w:ascii="Arial" w:hAnsi="Arial" w:cs="Arial" w:eastAsiaTheme="minorHAnsi"/>
                <w:sz w:val="20"/>
                <w:szCs w:val="20"/>
                <w:lang w:val="en-GB" w:eastAsia="zh-CN"/>
                <w:rPrChange w:id="7936" w:author="薛媛媛（Grace）" w:date="2025-11-18T13:55:39Z">
                  <w:rPr>
                    <w:ins w:id="7937" w:author="薛媛媛（Grace）" w:date="2025-11-18T13:50:58Z"/>
                    <w:rFonts w:hint="eastAsia" w:eastAsiaTheme="minorHAnsi"/>
                    <w:sz w:val="22"/>
                    <w:szCs w:val="22"/>
                    <w:lang w:val="en-GB" w:eastAsia="zh-CN"/>
                  </w:rPr>
                </w:rPrChange>
              </w:rPr>
            </w:pPr>
            <w:ins w:id="7938" w:author="薛媛媛（Grace）" w:date="2025-11-18T13:50:58Z">
              <w:r>
                <w:rPr>
                  <w:rFonts w:hint="default" w:ascii="Arial" w:hAnsi="Arial" w:cs="Arial" w:eastAsiaTheme="minorHAnsi"/>
                  <w:sz w:val="20"/>
                  <w:szCs w:val="20"/>
                  <w:lang w:val="en-GB" w:eastAsia="zh-CN"/>
                  <w:rPrChange w:id="7939" w:author="薛媛媛（Grace）" w:date="2025-11-18T13:55:39Z">
                    <w:rPr>
                      <w:rFonts w:hint="eastAsia" w:eastAsiaTheme="minorHAnsi"/>
                      <w:sz w:val="22"/>
                      <w:szCs w:val="22"/>
                      <w:lang w:val="en-GB" w:eastAsia="zh-CN"/>
                    </w:rPr>
                  </w:rPrChange>
                </w:rPr>
                <w:t>EN ISO 11608-1</w:t>
              </w:r>
            </w:ins>
          </w:p>
          <w:p w14:paraId="7EEBCEE3">
            <w:pPr>
              <w:rPr>
                <w:ins w:id="7941" w:author="薛媛媛（Grace）" w:date="2025-11-18T13:50:58Z"/>
                <w:rFonts w:hint="default" w:ascii="Arial" w:hAnsi="Arial" w:cs="Arial"/>
                <w:sz w:val="20"/>
                <w:szCs w:val="20"/>
                <w:lang w:val="en-GB" w:eastAsia="zh-CN"/>
                <w:rPrChange w:id="7942" w:author="薛媛媛（Grace）" w:date="2025-11-18T13:55:39Z">
                  <w:rPr>
                    <w:ins w:id="7943" w:author="薛媛媛（Grace）" w:date="2025-11-18T13:50:58Z"/>
                    <w:rFonts w:hint="eastAsia" w:ascii="Arial" w:hAnsi="Arial" w:cs="Arial"/>
                    <w:sz w:val="22"/>
                    <w:szCs w:val="22"/>
                    <w:lang w:val="en-GB" w:eastAsia="zh-CN"/>
                  </w:rPr>
                </w:rPrChange>
              </w:rPr>
            </w:pPr>
          </w:p>
          <w:p w14:paraId="28769164">
            <w:pPr>
              <w:rPr>
                <w:ins w:id="7944" w:author="薛媛媛（Grace）" w:date="2025-11-18T13:50:58Z"/>
                <w:rFonts w:ascii="Arial" w:hAnsi="Arial" w:cs="Arial" w:eastAsiaTheme="minorHAnsi"/>
                <w:sz w:val="20"/>
                <w:szCs w:val="20"/>
                <w:lang w:val="en-GB" w:eastAsia="en-US" w:bidi="ar-SA"/>
                <w:rPrChange w:id="7945" w:author="薛媛媛（Grace）" w:date="2025-11-18T13:55:33Z">
                  <w:rPr>
                    <w:ins w:id="7946" w:author="薛媛媛（Grace）" w:date="2025-11-18T13:50:58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4F7A57CF">
            <w:pPr>
              <w:rPr>
                <w:ins w:id="7947" w:author="薛媛媛（Grace）" w:date="2025-11-18T13:50:58Z"/>
                <w:rFonts w:hint="default" w:ascii="Arial" w:hAnsi="Arial" w:cs="Arial" w:eastAsiaTheme="minorHAnsi"/>
                <w:sz w:val="20"/>
                <w:szCs w:val="20"/>
                <w:lang w:val="en-GB" w:eastAsia="zh-CN"/>
                <w:rPrChange w:id="7948" w:author="薛媛媛（Grace）" w:date="2025-11-18T13:55:39Z">
                  <w:rPr>
                    <w:ins w:id="7949" w:author="薛媛媛（Grace）" w:date="2025-11-18T13:50:58Z"/>
                    <w:rFonts w:hint="eastAsia" w:ascii="Arial" w:hAnsi="Arial" w:cs="Arial" w:eastAsiaTheme="minorHAnsi"/>
                    <w:sz w:val="22"/>
                    <w:szCs w:val="22"/>
                    <w:lang w:val="en-GB" w:eastAsia="zh-CN"/>
                  </w:rPr>
                </w:rPrChange>
              </w:rPr>
            </w:pPr>
            <w:ins w:id="7950" w:author="薛媛媛（Grace）" w:date="2025-11-18T13:50:58Z">
              <w:r>
                <w:rPr>
                  <w:rFonts w:hint="default" w:ascii="Arial" w:hAnsi="Arial" w:cs="Arial" w:eastAsiaTheme="minorHAnsi"/>
                  <w:sz w:val="20"/>
                  <w:szCs w:val="20"/>
                  <w:lang w:val="en-GB" w:eastAsia="zh-CN"/>
                  <w:rPrChange w:id="7951" w:author="薛媛媛（Grace）" w:date="2025-11-18T13:55:39Z">
                    <w:rPr>
                      <w:rFonts w:hint="eastAsia" w:ascii="Arial" w:hAnsi="Arial" w:cs="Arial" w:eastAsiaTheme="minorHAnsi"/>
                      <w:sz w:val="22"/>
                      <w:szCs w:val="22"/>
                      <w:lang w:val="en-GB" w:eastAsia="zh-CN"/>
                    </w:rPr>
                  </w:rPrChange>
                </w:rPr>
                <w:t xml:space="preserve">Label </w:t>
              </w:r>
            </w:ins>
          </w:p>
          <w:p w14:paraId="71E2A2AD">
            <w:pPr>
              <w:rPr>
                <w:ins w:id="7953" w:author="薛媛媛（Grace）" w:date="2025-11-18T13:50:58Z"/>
                <w:rFonts w:hint="default" w:ascii="Arial" w:hAnsi="Arial" w:cs="Arial" w:eastAsiaTheme="minorHAnsi"/>
                <w:sz w:val="20"/>
                <w:szCs w:val="20"/>
                <w:lang w:val="en-GB" w:eastAsia="zh-CN"/>
                <w:rPrChange w:id="7954" w:author="薛媛媛（Grace）" w:date="2025-11-18T13:55:39Z">
                  <w:rPr>
                    <w:ins w:id="7955" w:author="薛媛媛（Grace）" w:date="2025-11-18T13:50:58Z"/>
                    <w:rFonts w:hint="default" w:ascii="Arial" w:hAnsi="Arial" w:cs="Arial" w:eastAsiaTheme="minorHAnsi"/>
                    <w:sz w:val="22"/>
                    <w:szCs w:val="22"/>
                    <w:lang w:val="en-GB" w:eastAsia="zh-CN"/>
                  </w:rPr>
                </w:rPrChange>
              </w:rPr>
            </w:pPr>
            <w:ins w:id="7956" w:author="薛媛媛（Grace）" w:date="2025-11-18T13:50:58Z">
              <w:r>
                <w:rPr>
                  <w:rFonts w:hint="default" w:ascii="Arial" w:hAnsi="Arial" w:cs="Arial" w:eastAsiaTheme="minorHAnsi"/>
                  <w:sz w:val="20"/>
                  <w:szCs w:val="20"/>
                  <w:lang w:val="en-GB" w:eastAsia="zh-CN"/>
                  <w:rPrChange w:id="7957" w:author="薛媛媛（Grace）" w:date="2025-11-18T13:55:39Z">
                    <w:rPr>
                      <w:rFonts w:hint="default" w:ascii="Arial" w:hAnsi="Arial" w:cs="Arial" w:eastAsiaTheme="minorHAnsi"/>
                      <w:sz w:val="22"/>
                      <w:szCs w:val="22"/>
                      <w:lang w:val="en-GB" w:eastAsia="zh-CN"/>
                    </w:rPr>
                  </w:rPrChange>
                </w:rPr>
                <w:t>Instruction For Use</w:t>
              </w:r>
            </w:ins>
          </w:p>
          <w:p w14:paraId="395A2C5A">
            <w:pPr>
              <w:rPr>
                <w:ins w:id="7959" w:author="薛媛媛（Grace）" w:date="2025-11-18T13:50:58Z"/>
                <w:rFonts w:hint="default" w:ascii="Arial" w:hAnsi="Arial" w:cs="Arial" w:eastAsiaTheme="minorHAnsi"/>
                <w:sz w:val="20"/>
                <w:szCs w:val="20"/>
                <w:lang w:val="en-GB" w:eastAsia="zh-CN"/>
                <w:rPrChange w:id="7960" w:author="薛媛媛（Grace）" w:date="2025-11-18T13:55:39Z">
                  <w:rPr>
                    <w:ins w:id="7961" w:author="薛媛媛（Grace）" w:date="2025-11-18T13:50:58Z"/>
                    <w:rFonts w:hint="eastAsia" w:ascii="Arial" w:hAnsi="Arial" w:cs="Arial" w:eastAsiaTheme="minorHAnsi"/>
                    <w:sz w:val="22"/>
                    <w:szCs w:val="22"/>
                    <w:lang w:val="en-GB" w:eastAsia="zh-CN"/>
                  </w:rPr>
                </w:rPrChange>
              </w:rPr>
            </w:pPr>
          </w:p>
          <w:p w14:paraId="7FD396AB">
            <w:pPr>
              <w:rPr>
                <w:ins w:id="7962" w:author="薛媛媛（Grace）" w:date="2025-11-18T13:50:58Z"/>
                <w:rFonts w:hint="default" w:ascii="Arial" w:hAnsi="Arial" w:cs="Arial" w:eastAsiaTheme="minorHAnsi"/>
                <w:sz w:val="20"/>
                <w:szCs w:val="20"/>
                <w:lang w:val="en-US" w:eastAsia="zh-CN"/>
                <w:rPrChange w:id="7963" w:author="薛媛媛（Grace）" w:date="2025-11-18T13:55:39Z">
                  <w:rPr>
                    <w:ins w:id="7964" w:author="薛媛媛（Grace）" w:date="2025-11-18T13:50:58Z"/>
                    <w:rFonts w:hint="eastAsia" w:ascii="Arial" w:hAnsi="Arial" w:cs="Arial" w:eastAsiaTheme="minorHAnsi"/>
                    <w:sz w:val="22"/>
                    <w:szCs w:val="22"/>
                    <w:lang w:val="en-US" w:eastAsia="zh-CN"/>
                  </w:rPr>
                </w:rPrChange>
              </w:rPr>
            </w:pPr>
          </w:p>
          <w:p w14:paraId="1C0CF84D">
            <w:pPr>
              <w:rPr>
                <w:ins w:id="7965" w:author="薛媛媛（Grace）" w:date="2025-11-18T13:50:58Z"/>
                <w:rFonts w:hint="default" w:ascii="Arial" w:hAnsi="Arial" w:cs="Arial" w:eastAsiaTheme="minorEastAsia"/>
                <w:color w:val="auto"/>
                <w:sz w:val="20"/>
                <w:szCs w:val="20"/>
                <w:lang w:val="en-US" w:eastAsia="zh-CN"/>
                <w:rPrChange w:id="7966" w:author="薛媛媛（Grace）" w:date="2025-11-18T13:55:39Z">
                  <w:rPr>
                    <w:ins w:id="7967" w:author="薛媛媛（Grace）" w:date="2025-11-18T13:50:58Z"/>
                    <w:rFonts w:hint="default" w:cs="Arial" w:eastAsiaTheme="minorEastAsia"/>
                    <w:color w:val="auto"/>
                    <w:sz w:val="22"/>
                    <w:szCs w:val="22"/>
                    <w:lang w:val="en-US" w:eastAsia="zh-CN"/>
                  </w:rPr>
                </w:rPrChange>
              </w:rPr>
            </w:pPr>
          </w:p>
          <w:p w14:paraId="09CEC26C">
            <w:pPr>
              <w:rPr>
                <w:ins w:id="7968" w:author="薛媛媛（Grace）" w:date="2025-11-18T13:50:58Z"/>
                <w:rFonts w:ascii="Arial" w:hAnsi="Arial" w:cs="Arial" w:eastAsiaTheme="minorHAnsi"/>
                <w:sz w:val="20"/>
                <w:szCs w:val="20"/>
                <w:lang w:val="en-GB" w:eastAsia="en-US" w:bidi="ar-SA"/>
                <w:rPrChange w:id="7969" w:author="薛媛媛（Grace）" w:date="2025-11-18T13:55:33Z">
                  <w:rPr>
                    <w:ins w:id="7970" w:author="薛媛媛（Grace）" w:date="2025-11-18T13:50:58Z"/>
                    <w:rFonts w:ascii="Arial" w:hAnsi="Arial" w:cs="Arial" w:eastAsiaTheme="minorHAnsi"/>
                    <w:sz w:val="20"/>
                    <w:szCs w:val="20"/>
                    <w:lang w:val="en-GB" w:eastAsia="en-US" w:bidi="ar-SA"/>
                  </w:rPr>
                </w:rPrChange>
              </w:rPr>
            </w:pPr>
          </w:p>
        </w:tc>
        <w:tc>
          <w:tcPr>
            <w:tcW w:w="3078" w:type="dxa"/>
            <w:tcMar>
              <w:top w:w="113" w:type="dxa"/>
              <w:bottom w:w="113" w:type="dxa"/>
            </w:tcMar>
          </w:tcPr>
          <w:p w14:paraId="3541E494">
            <w:pPr>
              <w:rPr>
                <w:rFonts w:ascii="Arial" w:hAnsi="Arial" w:cs="Arial"/>
                <w:sz w:val="20"/>
                <w:szCs w:val="20"/>
                <w:lang w:val="en-GB"/>
                <w:rPrChange w:id="7971" w:author="薛媛媛（Grace）" w:date="2025-11-18T13:55:33Z">
                  <w:rPr>
                    <w:sz w:val="20"/>
                    <w:szCs w:val="20"/>
                    <w:lang w:val="en-GB"/>
                  </w:rPr>
                </w:rPrChange>
              </w:rPr>
            </w:pPr>
          </w:p>
        </w:tc>
      </w:tr>
      <w:tr w14:paraId="736F9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39582EFF">
            <w:pPr>
              <w:ind w:left="172"/>
              <w:rPr>
                <w:rFonts w:ascii="Arial" w:hAnsi="Arial" w:cs="Arial"/>
                <w:sz w:val="20"/>
                <w:szCs w:val="20"/>
                <w:lang w:val="en-GB"/>
                <w:rPrChange w:id="7972" w:author="薛媛媛（Grace）" w:date="2025-11-18T13:55:33Z">
                  <w:rPr>
                    <w:sz w:val="20"/>
                    <w:szCs w:val="20"/>
                    <w:lang w:val="en-GB"/>
                  </w:rPr>
                </w:rPrChange>
              </w:rPr>
            </w:pPr>
            <w:r>
              <w:rPr>
                <w:rFonts w:ascii="Arial" w:hAnsi="Arial" w:cs="Arial"/>
                <w:sz w:val="20"/>
                <w:szCs w:val="20"/>
                <w:lang w:val="en-GB"/>
                <w:rPrChange w:id="7973" w:author="薛媛媛（Grace）" w:date="2025-11-18T13:55:33Z">
                  <w:rPr>
                    <w:sz w:val="20"/>
                    <w:szCs w:val="20"/>
                    <w:lang w:val="en-GB"/>
                  </w:rPr>
                </w:rPrChange>
              </w:rPr>
              <w:t>(t)  in the case of devices that are composed of substances or of combinations of substances that are intended to be introduced into the human body and that are absorbed by or locally dispersed in the human body, warnings and precautions, where appropriate, related to the general profile of interaction of the device and its products of metabolism with other devices, medicinal products and other substances as well as contra-indications, undesirable side-effects and risks relating to overdose;</w:t>
            </w:r>
          </w:p>
        </w:tc>
        <w:tc>
          <w:tcPr>
            <w:tcW w:w="1198" w:type="dxa"/>
            <w:shd w:val="clear" w:color="auto" w:fill="auto"/>
            <w:tcMar>
              <w:top w:w="113" w:type="dxa"/>
              <w:bottom w:w="113" w:type="dxa"/>
            </w:tcMar>
            <w:vAlign w:val="top"/>
          </w:tcPr>
          <w:p w14:paraId="08AA153C">
            <w:pPr>
              <w:rPr>
                <w:ins w:id="7974" w:author="薛媛媛（Grace）" w:date="2025-11-18T13:51:10Z"/>
                <w:rFonts w:hint="default" w:ascii="Arial" w:hAnsi="Arial" w:eastAsia="宋体" w:cs="Arial"/>
                <w:sz w:val="20"/>
                <w:szCs w:val="20"/>
                <w:lang w:val="en-GB" w:eastAsia="zh-CN" w:bidi="ar-SA"/>
                <w:rPrChange w:id="7975" w:author="薛媛媛（Grace）" w:date="2025-11-18T13:55:33Z">
                  <w:rPr>
                    <w:ins w:id="7976" w:author="薛媛媛（Grace）" w:date="2025-11-18T13:51:10Z"/>
                    <w:rFonts w:hint="default" w:ascii="Arial" w:hAnsi="Arial" w:eastAsia="宋体" w:cs="Arial"/>
                    <w:sz w:val="20"/>
                    <w:szCs w:val="20"/>
                    <w:lang w:val="en-GB" w:eastAsia="zh-CN" w:bidi="ar-SA"/>
                  </w:rPr>
                </w:rPrChange>
              </w:rPr>
            </w:pPr>
            <w:ins w:id="7977" w:author="薛媛媛（Grace）" w:date="2025-11-18T13:51:10Z">
              <w:r>
                <w:rPr>
                  <w:rFonts w:hint="default" w:ascii="Arial" w:hAnsi="Arial" w:cs="Arial" w:eastAsiaTheme="minorHAnsi"/>
                  <w:sz w:val="20"/>
                  <w:szCs w:val="20"/>
                  <w:lang w:val="en-GB" w:eastAsia="zh-CN"/>
                  <w:rPrChange w:id="7978"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3C4BEEF0">
            <w:pPr>
              <w:rPr>
                <w:ins w:id="7980" w:author="薛媛媛（Grace）" w:date="2025-11-18T13:51:10Z"/>
                <w:rFonts w:hint="default" w:ascii="Arial" w:hAnsi="Arial" w:cs="Arial"/>
                <w:sz w:val="20"/>
                <w:szCs w:val="20"/>
                <w:lang w:val="en-GB" w:eastAsia="zh-CN"/>
                <w:rPrChange w:id="7981" w:author="薛媛媛（Grace）" w:date="2025-11-18T13:55:39Z">
                  <w:rPr>
                    <w:ins w:id="7982" w:author="薛媛媛（Grace）" w:date="2025-11-18T13:51:10Z"/>
                    <w:rFonts w:hint="eastAsia" w:ascii="Arial" w:hAnsi="Arial" w:cs="Arial"/>
                    <w:sz w:val="22"/>
                    <w:szCs w:val="22"/>
                    <w:lang w:val="en-GB" w:eastAsia="zh-CN"/>
                  </w:rPr>
                </w:rPrChange>
              </w:rPr>
            </w:pPr>
            <w:ins w:id="7983" w:author="薛媛媛（Grace）" w:date="2025-11-18T13:51:10Z">
              <w:r>
                <w:rPr>
                  <w:rFonts w:hint="default" w:ascii="Arial" w:hAnsi="Arial" w:cs="Arial"/>
                  <w:sz w:val="20"/>
                  <w:szCs w:val="20"/>
                  <w:lang w:val="en-GB" w:eastAsia="zh-CN"/>
                  <w:rPrChange w:id="7984" w:author="薛媛媛（Grace）" w:date="2025-11-18T13:55:39Z">
                    <w:rPr>
                      <w:rFonts w:hint="eastAsia" w:ascii="Arial" w:hAnsi="Arial" w:cs="Arial"/>
                      <w:sz w:val="22"/>
                      <w:szCs w:val="22"/>
                      <w:lang w:val="en-GB" w:eastAsia="zh-CN"/>
                    </w:rPr>
                  </w:rPrChange>
                </w:rPr>
                <w:t>EN ISO 15223-1</w:t>
              </w:r>
            </w:ins>
          </w:p>
          <w:p w14:paraId="0C33CBC7">
            <w:pPr>
              <w:rPr>
                <w:ins w:id="7986" w:author="薛媛媛（Grace）" w:date="2025-11-18T13:51:10Z"/>
                <w:rFonts w:hint="default" w:ascii="Arial" w:hAnsi="Arial" w:cs="Arial"/>
                <w:sz w:val="20"/>
                <w:szCs w:val="20"/>
                <w:lang w:val="en-GB" w:eastAsia="zh-CN"/>
                <w:rPrChange w:id="7987" w:author="薛媛媛（Grace）" w:date="2025-11-18T13:55:39Z">
                  <w:rPr>
                    <w:ins w:id="7988" w:author="薛媛媛（Grace）" w:date="2025-11-18T13:51:10Z"/>
                    <w:rFonts w:hint="eastAsia" w:ascii="Arial" w:hAnsi="Arial" w:cs="Arial"/>
                    <w:sz w:val="22"/>
                    <w:szCs w:val="22"/>
                    <w:lang w:val="en-GB" w:eastAsia="zh-CN"/>
                  </w:rPr>
                </w:rPrChange>
              </w:rPr>
            </w:pPr>
            <w:ins w:id="7989" w:author="薛媛媛（Grace）" w:date="2025-11-18T13:51:10Z">
              <w:r>
                <w:rPr>
                  <w:rFonts w:hint="default" w:ascii="Arial" w:hAnsi="Arial" w:cs="Arial"/>
                  <w:sz w:val="20"/>
                  <w:szCs w:val="20"/>
                  <w:lang w:val="en-GB" w:eastAsia="zh-CN"/>
                  <w:rPrChange w:id="7990" w:author="薛媛媛（Grace）" w:date="2025-11-18T13:55:39Z">
                    <w:rPr>
                      <w:rFonts w:hint="eastAsia" w:ascii="Arial" w:hAnsi="Arial" w:cs="Arial"/>
                      <w:sz w:val="22"/>
                      <w:szCs w:val="22"/>
                      <w:lang w:val="en-GB" w:eastAsia="zh-CN"/>
                    </w:rPr>
                  </w:rPrChange>
                </w:rPr>
                <w:t>EN ISO 20417</w:t>
              </w:r>
            </w:ins>
          </w:p>
          <w:p w14:paraId="6018579C">
            <w:pPr>
              <w:rPr>
                <w:ins w:id="7992" w:author="薛媛媛（Grace）" w:date="2025-11-18T13:51:10Z"/>
                <w:rFonts w:hint="default" w:ascii="Arial" w:hAnsi="Arial" w:cs="Arial" w:eastAsiaTheme="minorHAnsi"/>
                <w:sz w:val="20"/>
                <w:szCs w:val="20"/>
                <w:lang w:val="en-GB" w:eastAsia="zh-CN"/>
                <w:rPrChange w:id="7993" w:author="薛媛媛（Grace）" w:date="2025-11-18T13:55:39Z">
                  <w:rPr>
                    <w:ins w:id="7994" w:author="薛媛媛（Grace）" w:date="2025-11-18T13:51:10Z"/>
                    <w:rFonts w:hint="eastAsia" w:eastAsiaTheme="minorHAnsi"/>
                    <w:sz w:val="22"/>
                    <w:szCs w:val="22"/>
                    <w:lang w:val="en-GB" w:eastAsia="zh-CN"/>
                  </w:rPr>
                </w:rPrChange>
              </w:rPr>
            </w:pPr>
            <w:ins w:id="7995" w:author="薛媛媛（Grace）" w:date="2025-11-18T13:51:10Z">
              <w:r>
                <w:rPr>
                  <w:rFonts w:hint="default" w:ascii="Arial" w:hAnsi="Arial" w:cs="Arial" w:eastAsiaTheme="minorHAnsi"/>
                  <w:sz w:val="20"/>
                  <w:szCs w:val="20"/>
                  <w:lang w:val="en-GB" w:eastAsia="zh-CN"/>
                  <w:rPrChange w:id="7996" w:author="薛媛媛（Grace）" w:date="2025-11-18T13:55:39Z">
                    <w:rPr>
                      <w:rFonts w:hint="eastAsia" w:eastAsiaTheme="minorHAnsi"/>
                      <w:sz w:val="22"/>
                      <w:szCs w:val="22"/>
                      <w:lang w:val="en-GB" w:eastAsia="zh-CN"/>
                    </w:rPr>
                  </w:rPrChange>
                </w:rPr>
                <w:t>EN ISO 11608-1</w:t>
              </w:r>
            </w:ins>
          </w:p>
          <w:p w14:paraId="187A4812">
            <w:pPr>
              <w:rPr>
                <w:ins w:id="7998" w:author="薛媛媛（Grace）" w:date="2025-11-18T13:51:10Z"/>
                <w:rFonts w:hint="default" w:ascii="Arial" w:hAnsi="Arial" w:cs="Arial"/>
                <w:sz w:val="20"/>
                <w:szCs w:val="20"/>
                <w:lang w:val="en-GB" w:eastAsia="zh-CN"/>
                <w:rPrChange w:id="7999" w:author="薛媛媛（Grace）" w:date="2025-11-18T13:55:39Z">
                  <w:rPr>
                    <w:ins w:id="8000" w:author="薛媛媛（Grace）" w:date="2025-11-18T13:51:10Z"/>
                    <w:rFonts w:hint="eastAsia" w:ascii="Arial" w:hAnsi="Arial" w:cs="Arial"/>
                    <w:sz w:val="22"/>
                    <w:szCs w:val="22"/>
                    <w:lang w:val="en-GB" w:eastAsia="zh-CN"/>
                  </w:rPr>
                </w:rPrChange>
              </w:rPr>
            </w:pPr>
          </w:p>
          <w:p w14:paraId="7D66A805">
            <w:pPr>
              <w:rPr>
                <w:ins w:id="8001" w:author="薛媛媛（Grace）" w:date="2025-11-18T13:51:10Z"/>
                <w:rFonts w:ascii="Arial" w:hAnsi="Arial" w:cs="Arial" w:eastAsiaTheme="minorHAnsi"/>
                <w:sz w:val="20"/>
                <w:szCs w:val="20"/>
                <w:lang w:val="en-GB" w:eastAsia="en-US" w:bidi="ar-SA"/>
                <w:rPrChange w:id="8002" w:author="薛媛媛（Grace）" w:date="2025-11-18T13:55:33Z">
                  <w:rPr>
                    <w:ins w:id="8003" w:author="薛媛媛（Grace）" w:date="2025-11-18T13:51:10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156C18FF">
            <w:pPr>
              <w:rPr>
                <w:ins w:id="8004" w:author="薛媛媛（Grace）" w:date="2025-11-18T13:51:10Z"/>
                <w:rFonts w:hint="default" w:ascii="Arial" w:hAnsi="Arial" w:cs="Arial" w:eastAsiaTheme="minorHAnsi"/>
                <w:sz w:val="20"/>
                <w:szCs w:val="20"/>
                <w:lang w:val="en-GB" w:eastAsia="zh-CN"/>
                <w:rPrChange w:id="8005" w:author="薛媛媛（Grace）" w:date="2025-11-18T13:55:39Z">
                  <w:rPr>
                    <w:ins w:id="8006" w:author="薛媛媛（Grace）" w:date="2025-11-18T13:51:10Z"/>
                    <w:rFonts w:hint="eastAsia" w:ascii="Arial" w:hAnsi="Arial" w:cs="Arial" w:eastAsiaTheme="minorHAnsi"/>
                    <w:sz w:val="22"/>
                    <w:szCs w:val="22"/>
                    <w:lang w:val="en-GB" w:eastAsia="zh-CN"/>
                  </w:rPr>
                </w:rPrChange>
              </w:rPr>
            </w:pPr>
            <w:ins w:id="8007" w:author="薛媛媛（Grace）" w:date="2025-11-18T13:51:10Z">
              <w:r>
                <w:rPr>
                  <w:rFonts w:hint="default" w:ascii="Arial" w:hAnsi="Arial" w:cs="Arial" w:eastAsiaTheme="minorHAnsi"/>
                  <w:sz w:val="20"/>
                  <w:szCs w:val="20"/>
                  <w:lang w:val="en-GB" w:eastAsia="zh-CN"/>
                  <w:rPrChange w:id="8008" w:author="薛媛媛（Grace）" w:date="2025-11-18T13:55:39Z">
                    <w:rPr>
                      <w:rFonts w:hint="eastAsia" w:ascii="Arial" w:hAnsi="Arial" w:cs="Arial" w:eastAsiaTheme="minorHAnsi"/>
                      <w:sz w:val="22"/>
                      <w:szCs w:val="22"/>
                      <w:lang w:val="en-GB" w:eastAsia="zh-CN"/>
                    </w:rPr>
                  </w:rPrChange>
                </w:rPr>
                <w:t xml:space="preserve">Label </w:t>
              </w:r>
            </w:ins>
          </w:p>
          <w:p w14:paraId="3188373D">
            <w:pPr>
              <w:rPr>
                <w:ins w:id="8010" w:author="薛媛媛（Grace）" w:date="2025-11-18T13:51:10Z"/>
                <w:rFonts w:hint="default" w:ascii="Arial" w:hAnsi="Arial" w:cs="Arial" w:eastAsiaTheme="minorHAnsi"/>
                <w:sz w:val="20"/>
                <w:szCs w:val="20"/>
                <w:lang w:val="en-GB" w:eastAsia="zh-CN"/>
                <w:rPrChange w:id="8011" w:author="薛媛媛（Grace）" w:date="2025-11-18T13:55:39Z">
                  <w:rPr>
                    <w:ins w:id="8012" w:author="薛媛媛（Grace）" w:date="2025-11-18T13:51:10Z"/>
                    <w:rFonts w:hint="default" w:ascii="Arial" w:hAnsi="Arial" w:cs="Arial" w:eastAsiaTheme="minorHAnsi"/>
                    <w:sz w:val="22"/>
                    <w:szCs w:val="22"/>
                    <w:lang w:val="en-GB" w:eastAsia="zh-CN"/>
                  </w:rPr>
                </w:rPrChange>
              </w:rPr>
            </w:pPr>
            <w:ins w:id="8013" w:author="薛媛媛（Grace）" w:date="2025-11-18T13:51:10Z">
              <w:r>
                <w:rPr>
                  <w:rFonts w:hint="default" w:ascii="Arial" w:hAnsi="Arial" w:cs="Arial" w:eastAsiaTheme="minorHAnsi"/>
                  <w:sz w:val="20"/>
                  <w:szCs w:val="20"/>
                  <w:lang w:val="en-GB" w:eastAsia="zh-CN"/>
                  <w:rPrChange w:id="8014" w:author="薛媛媛（Grace）" w:date="2025-11-18T13:55:39Z">
                    <w:rPr>
                      <w:rFonts w:hint="default" w:ascii="Arial" w:hAnsi="Arial" w:cs="Arial" w:eastAsiaTheme="minorHAnsi"/>
                      <w:sz w:val="22"/>
                      <w:szCs w:val="22"/>
                      <w:lang w:val="en-GB" w:eastAsia="zh-CN"/>
                    </w:rPr>
                  </w:rPrChange>
                </w:rPr>
                <w:t>Instruction For Use</w:t>
              </w:r>
            </w:ins>
          </w:p>
          <w:p w14:paraId="14A6C714">
            <w:pPr>
              <w:rPr>
                <w:ins w:id="8016" w:author="薛媛媛（Grace）" w:date="2025-11-18T13:51:10Z"/>
                <w:rFonts w:hint="default" w:ascii="Arial" w:hAnsi="Arial" w:cs="Arial" w:eastAsiaTheme="minorHAnsi"/>
                <w:sz w:val="20"/>
                <w:szCs w:val="20"/>
                <w:lang w:val="en-GB" w:eastAsia="zh-CN"/>
                <w:rPrChange w:id="8017" w:author="薛媛媛（Grace）" w:date="2025-11-18T13:55:39Z">
                  <w:rPr>
                    <w:ins w:id="8018" w:author="薛媛媛（Grace）" w:date="2025-11-18T13:51:10Z"/>
                    <w:rFonts w:hint="eastAsia" w:ascii="Arial" w:hAnsi="Arial" w:cs="Arial" w:eastAsiaTheme="minorHAnsi"/>
                    <w:sz w:val="22"/>
                    <w:szCs w:val="22"/>
                    <w:lang w:val="en-GB" w:eastAsia="zh-CN"/>
                  </w:rPr>
                </w:rPrChange>
              </w:rPr>
            </w:pPr>
          </w:p>
          <w:p w14:paraId="0FD9B168">
            <w:pPr>
              <w:rPr>
                <w:ins w:id="8019" w:author="薛媛媛（Grace）" w:date="2025-11-18T13:51:10Z"/>
                <w:rFonts w:hint="default" w:ascii="Arial" w:hAnsi="Arial" w:cs="Arial" w:eastAsiaTheme="minorHAnsi"/>
                <w:sz w:val="20"/>
                <w:szCs w:val="20"/>
                <w:lang w:val="en-US" w:eastAsia="zh-CN"/>
                <w:rPrChange w:id="8020" w:author="薛媛媛（Grace）" w:date="2025-11-18T13:55:39Z">
                  <w:rPr>
                    <w:ins w:id="8021" w:author="薛媛媛（Grace）" w:date="2025-11-18T13:51:10Z"/>
                    <w:rFonts w:hint="eastAsia" w:ascii="Arial" w:hAnsi="Arial" w:cs="Arial" w:eastAsiaTheme="minorHAnsi"/>
                    <w:sz w:val="22"/>
                    <w:szCs w:val="22"/>
                    <w:lang w:val="en-US" w:eastAsia="zh-CN"/>
                  </w:rPr>
                </w:rPrChange>
              </w:rPr>
            </w:pPr>
          </w:p>
          <w:p w14:paraId="4D4674BB">
            <w:pPr>
              <w:rPr>
                <w:ins w:id="8022" w:author="薛媛媛（Grace）" w:date="2025-11-18T13:51:10Z"/>
                <w:rFonts w:hint="default" w:ascii="Arial" w:hAnsi="Arial" w:cs="Arial" w:eastAsiaTheme="minorEastAsia"/>
                <w:color w:val="auto"/>
                <w:sz w:val="20"/>
                <w:szCs w:val="20"/>
                <w:lang w:val="en-US" w:eastAsia="zh-CN"/>
                <w:rPrChange w:id="8023" w:author="薛媛媛（Grace）" w:date="2025-11-18T13:55:39Z">
                  <w:rPr>
                    <w:ins w:id="8024" w:author="薛媛媛（Grace）" w:date="2025-11-18T13:51:10Z"/>
                    <w:rFonts w:hint="default" w:cs="Arial" w:eastAsiaTheme="minorEastAsia"/>
                    <w:color w:val="auto"/>
                    <w:sz w:val="22"/>
                    <w:szCs w:val="22"/>
                    <w:lang w:val="en-US" w:eastAsia="zh-CN"/>
                  </w:rPr>
                </w:rPrChange>
              </w:rPr>
            </w:pPr>
          </w:p>
          <w:p w14:paraId="5DBFA709">
            <w:pPr>
              <w:rPr>
                <w:ins w:id="8025" w:author="薛媛媛（Grace）" w:date="2025-11-18T13:51:10Z"/>
                <w:rFonts w:ascii="Arial" w:hAnsi="Arial" w:cs="Arial" w:eastAsiaTheme="minorHAnsi"/>
                <w:sz w:val="20"/>
                <w:szCs w:val="20"/>
                <w:lang w:val="en-GB" w:eastAsia="en-US" w:bidi="ar-SA"/>
                <w:rPrChange w:id="8026" w:author="薛媛媛（Grace）" w:date="2025-11-18T13:55:33Z">
                  <w:rPr>
                    <w:ins w:id="8027" w:author="薛媛媛（Grace）" w:date="2025-11-18T13:51:10Z"/>
                    <w:rFonts w:ascii="Arial" w:hAnsi="Arial" w:cs="Arial" w:eastAsiaTheme="minorHAnsi"/>
                    <w:sz w:val="20"/>
                    <w:szCs w:val="20"/>
                    <w:lang w:val="en-GB" w:eastAsia="en-US" w:bidi="ar-SA"/>
                  </w:rPr>
                </w:rPrChange>
              </w:rPr>
            </w:pPr>
          </w:p>
        </w:tc>
        <w:tc>
          <w:tcPr>
            <w:tcW w:w="3078" w:type="dxa"/>
            <w:tcMar>
              <w:top w:w="113" w:type="dxa"/>
              <w:bottom w:w="113" w:type="dxa"/>
            </w:tcMar>
          </w:tcPr>
          <w:p w14:paraId="2A9D490A">
            <w:pPr>
              <w:rPr>
                <w:rFonts w:ascii="Arial" w:hAnsi="Arial" w:cs="Arial"/>
                <w:sz w:val="20"/>
                <w:szCs w:val="20"/>
                <w:lang w:val="en-GB"/>
                <w:rPrChange w:id="8028" w:author="薛媛媛（Grace）" w:date="2025-11-18T13:55:33Z">
                  <w:rPr>
                    <w:sz w:val="20"/>
                    <w:szCs w:val="20"/>
                    <w:lang w:val="en-GB"/>
                  </w:rPr>
                </w:rPrChange>
              </w:rPr>
            </w:pPr>
          </w:p>
        </w:tc>
      </w:tr>
      <w:tr w14:paraId="63330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0E608E22">
            <w:pPr>
              <w:ind w:left="172"/>
              <w:rPr>
                <w:rFonts w:ascii="Arial" w:hAnsi="Arial" w:cs="Arial"/>
                <w:sz w:val="20"/>
                <w:szCs w:val="20"/>
                <w:lang w:val="en-GB"/>
                <w:rPrChange w:id="8029" w:author="薛媛媛（Grace）" w:date="2025-11-18T13:55:33Z">
                  <w:rPr>
                    <w:sz w:val="20"/>
                    <w:szCs w:val="20"/>
                    <w:lang w:val="en-GB"/>
                  </w:rPr>
                </w:rPrChange>
              </w:rPr>
            </w:pPr>
            <w:r>
              <w:rPr>
                <w:rFonts w:ascii="Arial" w:hAnsi="Arial" w:cs="Arial"/>
                <w:sz w:val="20"/>
                <w:szCs w:val="20"/>
                <w:lang w:val="en-GB"/>
                <w:rPrChange w:id="8030" w:author="薛媛媛（Grace）" w:date="2025-11-18T13:55:33Z">
                  <w:rPr>
                    <w:sz w:val="20"/>
                    <w:szCs w:val="20"/>
                    <w:lang w:val="en-GB"/>
                  </w:rPr>
                </w:rPrChange>
              </w:rPr>
              <w:t>(u)  in the case of implantable devices, the overall qualitative and quantitative information on the materials and substances to which patients can be exposed;</w:t>
            </w:r>
          </w:p>
        </w:tc>
        <w:tc>
          <w:tcPr>
            <w:tcW w:w="1198" w:type="dxa"/>
            <w:tcMar>
              <w:top w:w="113" w:type="dxa"/>
              <w:bottom w:w="113" w:type="dxa"/>
            </w:tcMar>
          </w:tcPr>
          <w:p w14:paraId="652720C2">
            <w:pPr>
              <w:rPr>
                <w:rFonts w:hint="default" w:ascii="Arial" w:hAnsi="Arial" w:eastAsia="宋体" w:cs="Arial"/>
                <w:sz w:val="20"/>
                <w:szCs w:val="20"/>
                <w:lang w:val="en-US" w:eastAsia="zh-CN"/>
                <w:rPrChange w:id="8031" w:author="薛媛媛（Grace）" w:date="2025-11-18T13:55:33Z">
                  <w:rPr>
                    <w:rFonts w:hint="default" w:eastAsia="宋体"/>
                    <w:sz w:val="20"/>
                    <w:szCs w:val="20"/>
                    <w:lang w:val="en-US" w:eastAsia="zh-CN"/>
                  </w:rPr>
                </w:rPrChange>
              </w:rPr>
            </w:pPr>
            <w:ins w:id="8032" w:author="薛媛媛（Grace）" w:date="2025-11-18T13:51:47Z">
              <w:r>
                <w:rPr>
                  <w:rFonts w:hint="default" w:ascii="Arial" w:hAnsi="Arial" w:eastAsia="宋体" w:cs="Arial"/>
                  <w:sz w:val="20"/>
                  <w:szCs w:val="20"/>
                  <w:lang w:val="en-US" w:eastAsia="zh-CN"/>
                  <w:rPrChange w:id="8033" w:author="薛媛媛（Grace）" w:date="2025-11-18T13:55:33Z">
                    <w:rPr>
                      <w:rFonts w:hint="eastAsia" w:eastAsia="宋体"/>
                      <w:sz w:val="20"/>
                      <w:szCs w:val="20"/>
                      <w:lang w:val="en-US" w:eastAsia="zh-CN"/>
                    </w:rPr>
                  </w:rPrChange>
                </w:rPr>
                <w:t>N</w:t>
              </w:r>
            </w:ins>
            <w:ins w:id="8035" w:author="薛媛媛（Grace）" w:date="2025-11-18T13:51:48Z">
              <w:r>
                <w:rPr>
                  <w:rFonts w:hint="default" w:ascii="Arial" w:hAnsi="Arial" w:eastAsia="宋体" w:cs="Arial"/>
                  <w:sz w:val="20"/>
                  <w:szCs w:val="20"/>
                  <w:lang w:val="en-US" w:eastAsia="zh-CN"/>
                  <w:rPrChange w:id="8036" w:author="薛媛媛（Grace）" w:date="2025-11-18T13:55:33Z">
                    <w:rPr>
                      <w:rFonts w:hint="eastAsia" w:eastAsia="宋体"/>
                      <w:sz w:val="20"/>
                      <w:szCs w:val="20"/>
                      <w:lang w:val="en-US" w:eastAsia="zh-CN"/>
                    </w:rPr>
                  </w:rPrChange>
                </w:rPr>
                <w:t>o</w:t>
              </w:r>
            </w:ins>
          </w:p>
        </w:tc>
        <w:tc>
          <w:tcPr>
            <w:tcW w:w="3078" w:type="dxa"/>
            <w:tcMar>
              <w:top w:w="113" w:type="dxa"/>
              <w:bottom w:w="113" w:type="dxa"/>
            </w:tcMar>
          </w:tcPr>
          <w:p w14:paraId="4D2C276E">
            <w:pPr>
              <w:rPr>
                <w:rFonts w:ascii="Arial" w:hAnsi="Arial" w:cs="Arial"/>
                <w:sz w:val="20"/>
                <w:szCs w:val="20"/>
                <w:lang w:val="en-GB"/>
                <w:rPrChange w:id="8038" w:author="薛媛媛（Grace）" w:date="2025-11-18T13:55:33Z">
                  <w:rPr>
                    <w:sz w:val="20"/>
                    <w:szCs w:val="20"/>
                    <w:lang w:val="en-GB"/>
                  </w:rPr>
                </w:rPrChange>
              </w:rPr>
            </w:pPr>
          </w:p>
        </w:tc>
        <w:tc>
          <w:tcPr>
            <w:tcW w:w="3078" w:type="dxa"/>
            <w:tcMar>
              <w:top w:w="113" w:type="dxa"/>
              <w:bottom w:w="113" w:type="dxa"/>
            </w:tcMar>
          </w:tcPr>
          <w:p w14:paraId="4CEE3412">
            <w:pPr>
              <w:rPr>
                <w:rFonts w:ascii="Arial" w:hAnsi="Arial" w:cs="Arial"/>
                <w:sz w:val="20"/>
                <w:szCs w:val="20"/>
                <w:lang w:val="en-GB"/>
                <w:rPrChange w:id="8039" w:author="薛媛媛（Grace）" w:date="2025-11-18T13:55:33Z">
                  <w:rPr>
                    <w:sz w:val="20"/>
                    <w:szCs w:val="20"/>
                    <w:lang w:val="en-GB"/>
                  </w:rPr>
                </w:rPrChange>
              </w:rPr>
            </w:pPr>
          </w:p>
        </w:tc>
        <w:tc>
          <w:tcPr>
            <w:tcW w:w="3078" w:type="dxa"/>
            <w:tcMar>
              <w:top w:w="113" w:type="dxa"/>
              <w:bottom w:w="113" w:type="dxa"/>
            </w:tcMar>
          </w:tcPr>
          <w:p w14:paraId="47FB28AA">
            <w:pPr>
              <w:rPr>
                <w:ins w:id="8040" w:author="薛媛媛（Grace）" w:date="2025-11-18T13:51:44Z"/>
                <w:rFonts w:ascii="Arial" w:hAnsi="Arial" w:eastAsia="等线" w:cs="Arial"/>
                <w:sz w:val="20"/>
                <w:szCs w:val="20"/>
                <w:lang w:eastAsia="zh-CN"/>
                <w:rPrChange w:id="8041" w:author="薛媛媛（Grace）" w:date="2025-11-18T13:55:39Z">
                  <w:rPr>
                    <w:ins w:id="8042" w:author="薛媛媛（Grace）" w:date="2025-11-18T13:51:44Z"/>
                    <w:rFonts w:ascii="Calibri" w:hAnsi="Calibri" w:eastAsia="等线" w:cs="Calibri"/>
                    <w:sz w:val="20"/>
                    <w:lang w:eastAsia="zh-CN"/>
                  </w:rPr>
                </w:rPrChange>
              </w:rPr>
            </w:pPr>
            <w:ins w:id="8043" w:author="薛媛媛（Grace）" w:date="2025-11-18T13:51:44Z">
              <w:r>
                <w:rPr>
                  <w:rFonts w:ascii="Arial" w:hAnsi="Arial" w:eastAsia="等线" w:cs="Arial"/>
                  <w:sz w:val="20"/>
                  <w:szCs w:val="20"/>
                  <w:lang w:eastAsia="zh-CN"/>
                  <w:rPrChange w:id="8044" w:author="薛媛媛（Grace）" w:date="2025-11-18T13:55:39Z">
                    <w:rPr>
                      <w:rFonts w:ascii="Calibri" w:hAnsi="Calibri" w:eastAsia="等线" w:cs="Calibri"/>
                      <w:sz w:val="20"/>
                      <w:lang w:eastAsia="zh-CN"/>
                    </w:rPr>
                  </w:rPrChange>
                </w:rPr>
                <w:t>Non implantable devices</w:t>
              </w:r>
            </w:ins>
          </w:p>
          <w:p w14:paraId="061594B9">
            <w:pPr>
              <w:rPr>
                <w:rFonts w:ascii="Arial" w:hAnsi="Arial" w:cs="Arial"/>
                <w:sz w:val="20"/>
                <w:szCs w:val="20"/>
                <w:lang w:val="en-GB"/>
                <w:rPrChange w:id="8046" w:author="薛媛媛（Grace）" w:date="2025-11-18T13:55:33Z">
                  <w:rPr>
                    <w:sz w:val="20"/>
                    <w:szCs w:val="20"/>
                    <w:lang w:val="en-GB"/>
                  </w:rPr>
                </w:rPrChange>
              </w:rPr>
            </w:pPr>
          </w:p>
        </w:tc>
      </w:tr>
      <w:tr w14:paraId="2AAB6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3D1256DF">
            <w:pPr>
              <w:ind w:left="172"/>
              <w:rPr>
                <w:rFonts w:ascii="Arial" w:hAnsi="Arial" w:cs="Arial"/>
                <w:sz w:val="20"/>
                <w:szCs w:val="20"/>
                <w:lang w:val="en-GB"/>
                <w:rPrChange w:id="8047" w:author="薛媛媛（Grace）" w:date="2025-11-18T13:55:33Z">
                  <w:rPr>
                    <w:sz w:val="20"/>
                    <w:szCs w:val="20"/>
                    <w:lang w:val="en-GB"/>
                  </w:rPr>
                </w:rPrChange>
              </w:rPr>
            </w:pPr>
            <w:r>
              <w:rPr>
                <w:rFonts w:ascii="Arial" w:hAnsi="Arial" w:cs="Arial"/>
                <w:sz w:val="20"/>
                <w:szCs w:val="20"/>
                <w:lang w:val="en-GB"/>
                <w:rPrChange w:id="8048" w:author="薛媛媛（Grace）" w:date="2025-11-18T13:55:33Z">
                  <w:rPr>
                    <w:sz w:val="20"/>
                    <w:szCs w:val="20"/>
                    <w:lang w:val="en-GB"/>
                  </w:rPr>
                </w:rPrChange>
              </w:rPr>
              <w:t>(v)  warnings or precautions to be taken in order to facilitate the safe disposal of the device, its accessories and the consumables used with it, if any. This information shall cover, where appropriate:</w:t>
            </w:r>
          </w:p>
          <w:p w14:paraId="2026EAF7">
            <w:pPr>
              <w:ind w:left="172"/>
              <w:rPr>
                <w:rFonts w:ascii="Arial" w:hAnsi="Arial" w:cs="Arial"/>
                <w:sz w:val="20"/>
                <w:szCs w:val="20"/>
                <w:lang w:val="en-GB"/>
                <w:rPrChange w:id="8049" w:author="薛媛媛（Grace）" w:date="2025-11-18T13:55:33Z">
                  <w:rPr>
                    <w:sz w:val="20"/>
                    <w:szCs w:val="20"/>
                    <w:lang w:val="en-GB"/>
                  </w:rPr>
                </w:rPrChange>
              </w:rPr>
            </w:pPr>
            <w:r>
              <w:rPr>
                <w:rFonts w:ascii="Arial" w:hAnsi="Arial" w:cs="Arial"/>
                <w:sz w:val="20"/>
                <w:szCs w:val="20"/>
                <w:lang w:val="en-GB"/>
                <w:rPrChange w:id="8050" w:author="薛媛媛（Grace）" w:date="2025-11-18T13:55:33Z">
                  <w:rPr>
                    <w:sz w:val="20"/>
                    <w:szCs w:val="20"/>
                    <w:lang w:val="en-GB"/>
                  </w:rPr>
                </w:rPrChange>
              </w:rPr>
              <w:t>—  infection or microbial hazards such as explants, needles or surgical equipment contaminated with potentially infectious substances of human origin, and</w:t>
            </w:r>
          </w:p>
          <w:p w14:paraId="4AC35794">
            <w:pPr>
              <w:ind w:left="172"/>
              <w:rPr>
                <w:rFonts w:ascii="Arial" w:hAnsi="Arial" w:cs="Arial"/>
                <w:sz w:val="20"/>
                <w:szCs w:val="20"/>
                <w:lang w:val="en-GB"/>
                <w:rPrChange w:id="8051" w:author="薛媛媛（Grace）" w:date="2025-11-18T13:55:33Z">
                  <w:rPr>
                    <w:sz w:val="20"/>
                    <w:szCs w:val="20"/>
                    <w:lang w:val="en-GB"/>
                  </w:rPr>
                </w:rPrChange>
              </w:rPr>
            </w:pPr>
            <w:r>
              <w:rPr>
                <w:rFonts w:ascii="Arial" w:hAnsi="Arial" w:cs="Arial"/>
                <w:sz w:val="20"/>
                <w:szCs w:val="20"/>
                <w:lang w:val="en-GB"/>
                <w:rPrChange w:id="8052" w:author="薛媛媛（Grace）" w:date="2025-11-18T13:55:33Z">
                  <w:rPr>
                    <w:sz w:val="20"/>
                    <w:szCs w:val="20"/>
                    <w:lang w:val="en-GB"/>
                  </w:rPr>
                </w:rPrChange>
              </w:rPr>
              <w:t>—  physical hazards such as from sharps.</w:t>
            </w:r>
          </w:p>
          <w:p w14:paraId="4201BDD0">
            <w:pPr>
              <w:ind w:left="172"/>
              <w:rPr>
                <w:rFonts w:ascii="Arial" w:hAnsi="Arial" w:cs="Arial"/>
                <w:sz w:val="20"/>
                <w:szCs w:val="20"/>
                <w:lang w:val="en-GB"/>
                <w:rPrChange w:id="8053" w:author="薛媛媛（Grace）" w:date="2025-11-18T13:55:33Z">
                  <w:rPr>
                    <w:sz w:val="20"/>
                    <w:szCs w:val="20"/>
                    <w:lang w:val="en-GB"/>
                  </w:rPr>
                </w:rPrChange>
              </w:rPr>
            </w:pPr>
            <w:r>
              <w:rPr>
                <w:rFonts w:ascii="Arial" w:hAnsi="Arial" w:cs="Arial"/>
                <w:sz w:val="20"/>
                <w:szCs w:val="20"/>
                <w:lang w:val="en-GB"/>
                <w:rPrChange w:id="8054" w:author="薛媛媛（Grace）" w:date="2025-11-18T13:55:33Z">
                  <w:rPr>
                    <w:sz w:val="20"/>
                    <w:szCs w:val="20"/>
                    <w:lang w:val="en-GB"/>
                  </w:rPr>
                </w:rPrChange>
              </w:rPr>
              <w:t>If in accordance with the point (d) of Section 23.1 no instructions for use are required, this information shall be made available to the user upon request;</w:t>
            </w:r>
          </w:p>
        </w:tc>
        <w:tc>
          <w:tcPr>
            <w:tcW w:w="1198" w:type="dxa"/>
            <w:shd w:val="clear" w:color="auto" w:fill="auto"/>
            <w:tcMar>
              <w:top w:w="113" w:type="dxa"/>
              <w:bottom w:w="113" w:type="dxa"/>
            </w:tcMar>
            <w:vAlign w:val="top"/>
          </w:tcPr>
          <w:p w14:paraId="2EA74702">
            <w:pPr>
              <w:rPr>
                <w:ins w:id="8055" w:author="薛媛媛（Grace）" w:date="2025-11-18T13:52:03Z"/>
                <w:rFonts w:hint="default" w:ascii="Arial" w:hAnsi="Arial" w:eastAsia="宋体" w:cs="Arial"/>
                <w:sz w:val="20"/>
                <w:szCs w:val="20"/>
                <w:lang w:val="en-GB" w:eastAsia="zh-CN" w:bidi="ar-SA"/>
                <w:rPrChange w:id="8056" w:author="薛媛媛（Grace）" w:date="2025-11-18T13:55:33Z">
                  <w:rPr>
                    <w:ins w:id="8057" w:author="薛媛媛（Grace）" w:date="2025-11-18T13:52:03Z"/>
                    <w:rFonts w:hint="default" w:ascii="Arial" w:hAnsi="Arial" w:eastAsia="宋体" w:cs="Arial"/>
                    <w:sz w:val="20"/>
                    <w:szCs w:val="20"/>
                    <w:lang w:val="en-GB" w:eastAsia="zh-CN" w:bidi="ar-SA"/>
                  </w:rPr>
                </w:rPrChange>
              </w:rPr>
            </w:pPr>
            <w:ins w:id="8058" w:author="薛媛媛（Grace）" w:date="2025-11-18T13:52:03Z">
              <w:r>
                <w:rPr>
                  <w:rFonts w:hint="default" w:ascii="Arial" w:hAnsi="Arial" w:cs="Arial" w:eastAsiaTheme="minorHAnsi"/>
                  <w:sz w:val="20"/>
                  <w:szCs w:val="20"/>
                  <w:lang w:val="en-GB" w:eastAsia="zh-CN"/>
                  <w:rPrChange w:id="8059"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40758E5B">
            <w:pPr>
              <w:rPr>
                <w:ins w:id="8061" w:author="薛媛媛（Grace）" w:date="2025-11-18T13:52:03Z"/>
                <w:rFonts w:hint="default" w:ascii="Arial" w:hAnsi="Arial" w:cs="Arial"/>
                <w:sz w:val="20"/>
                <w:szCs w:val="20"/>
                <w:lang w:val="en-GB" w:eastAsia="zh-CN"/>
                <w:rPrChange w:id="8062" w:author="薛媛媛（Grace）" w:date="2025-11-18T13:55:39Z">
                  <w:rPr>
                    <w:ins w:id="8063" w:author="薛媛媛（Grace）" w:date="2025-11-18T13:52:03Z"/>
                    <w:rFonts w:hint="eastAsia" w:ascii="Arial" w:hAnsi="Arial" w:cs="Arial"/>
                    <w:sz w:val="22"/>
                    <w:szCs w:val="22"/>
                    <w:lang w:val="en-GB" w:eastAsia="zh-CN"/>
                  </w:rPr>
                </w:rPrChange>
              </w:rPr>
            </w:pPr>
            <w:ins w:id="8064" w:author="薛媛媛（Grace）" w:date="2025-11-18T13:52:03Z">
              <w:r>
                <w:rPr>
                  <w:rFonts w:hint="default" w:ascii="Arial" w:hAnsi="Arial" w:cs="Arial"/>
                  <w:sz w:val="20"/>
                  <w:szCs w:val="20"/>
                  <w:lang w:val="en-GB" w:eastAsia="zh-CN"/>
                  <w:rPrChange w:id="8065" w:author="薛媛媛（Grace）" w:date="2025-11-18T13:55:39Z">
                    <w:rPr>
                      <w:rFonts w:hint="eastAsia" w:ascii="Arial" w:hAnsi="Arial" w:cs="Arial"/>
                      <w:sz w:val="22"/>
                      <w:szCs w:val="22"/>
                      <w:lang w:val="en-GB" w:eastAsia="zh-CN"/>
                    </w:rPr>
                  </w:rPrChange>
                </w:rPr>
                <w:t>EN ISO 15223-1</w:t>
              </w:r>
            </w:ins>
          </w:p>
          <w:p w14:paraId="1B709CE5">
            <w:pPr>
              <w:rPr>
                <w:ins w:id="8067" w:author="薛媛媛（Grace）" w:date="2025-11-18T13:52:03Z"/>
                <w:rFonts w:hint="default" w:ascii="Arial" w:hAnsi="Arial" w:cs="Arial"/>
                <w:sz w:val="20"/>
                <w:szCs w:val="20"/>
                <w:lang w:val="en-GB" w:eastAsia="zh-CN"/>
                <w:rPrChange w:id="8068" w:author="薛媛媛（Grace）" w:date="2025-11-18T13:55:39Z">
                  <w:rPr>
                    <w:ins w:id="8069" w:author="薛媛媛（Grace）" w:date="2025-11-18T13:52:03Z"/>
                    <w:rFonts w:hint="eastAsia" w:ascii="Arial" w:hAnsi="Arial" w:cs="Arial"/>
                    <w:sz w:val="22"/>
                    <w:szCs w:val="22"/>
                    <w:lang w:val="en-GB" w:eastAsia="zh-CN"/>
                  </w:rPr>
                </w:rPrChange>
              </w:rPr>
            </w:pPr>
            <w:ins w:id="8070" w:author="薛媛媛（Grace）" w:date="2025-11-18T13:52:03Z">
              <w:r>
                <w:rPr>
                  <w:rFonts w:hint="default" w:ascii="Arial" w:hAnsi="Arial" w:cs="Arial"/>
                  <w:sz w:val="20"/>
                  <w:szCs w:val="20"/>
                  <w:lang w:val="en-GB" w:eastAsia="zh-CN"/>
                  <w:rPrChange w:id="8071" w:author="薛媛媛（Grace）" w:date="2025-11-18T13:55:39Z">
                    <w:rPr>
                      <w:rFonts w:hint="eastAsia" w:ascii="Arial" w:hAnsi="Arial" w:cs="Arial"/>
                      <w:sz w:val="22"/>
                      <w:szCs w:val="22"/>
                      <w:lang w:val="en-GB" w:eastAsia="zh-CN"/>
                    </w:rPr>
                  </w:rPrChange>
                </w:rPr>
                <w:t>EN ISO 20417</w:t>
              </w:r>
            </w:ins>
          </w:p>
          <w:p w14:paraId="5D1387F2">
            <w:pPr>
              <w:rPr>
                <w:ins w:id="8073" w:author="薛媛媛（Grace）" w:date="2025-11-18T13:52:03Z"/>
                <w:rFonts w:hint="default" w:ascii="Arial" w:hAnsi="Arial" w:cs="Arial" w:eastAsiaTheme="minorHAnsi"/>
                <w:sz w:val="20"/>
                <w:szCs w:val="20"/>
                <w:lang w:val="en-GB" w:eastAsia="zh-CN"/>
                <w:rPrChange w:id="8074" w:author="薛媛媛（Grace）" w:date="2025-11-18T13:55:39Z">
                  <w:rPr>
                    <w:ins w:id="8075" w:author="薛媛媛（Grace）" w:date="2025-11-18T13:52:03Z"/>
                    <w:rFonts w:hint="eastAsia" w:eastAsiaTheme="minorHAnsi"/>
                    <w:sz w:val="22"/>
                    <w:szCs w:val="22"/>
                    <w:lang w:val="en-GB" w:eastAsia="zh-CN"/>
                  </w:rPr>
                </w:rPrChange>
              </w:rPr>
            </w:pPr>
            <w:ins w:id="8076" w:author="薛媛媛（Grace）" w:date="2025-11-18T13:52:03Z">
              <w:r>
                <w:rPr>
                  <w:rFonts w:hint="default" w:ascii="Arial" w:hAnsi="Arial" w:cs="Arial" w:eastAsiaTheme="minorHAnsi"/>
                  <w:sz w:val="20"/>
                  <w:szCs w:val="20"/>
                  <w:lang w:val="en-GB" w:eastAsia="zh-CN"/>
                  <w:rPrChange w:id="8077" w:author="薛媛媛（Grace）" w:date="2025-11-18T13:55:39Z">
                    <w:rPr>
                      <w:rFonts w:hint="eastAsia" w:eastAsiaTheme="minorHAnsi"/>
                      <w:sz w:val="22"/>
                      <w:szCs w:val="22"/>
                      <w:lang w:val="en-GB" w:eastAsia="zh-CN"/>
                    </w:rPr>
                  </w:rPrChange>
                </w:rPr>
                <w:t>EN ISO 11608-1</w:t>
              </w:r>
            </w:ins>
          </w:p>
          <w:p w14:paraId="44833D25">
            <w:pPr>
              <w:rPr>
                <w:ins w:id="8079" w:author="薛媛媛（Grace）" w:date="2025-11-18T13:52:03Z"/>
                <w:rFonts w:hint="default" w:ascii="Arial" w:hAnsi="Arial" w:cs="Arial"/>
                <w:sz w:val="20"/>
                <w:szCs w:val="20"/>
                <w:lang w:val="en-GB" w:eastAsia="zh-CN"/>
                <w:rPrChange w:id="8080" w:author="薛媛媛（Grace）" w:date="2025-11-18T13:55:39Z">
                  <w:rPr>
                    <w:ins w:id="8081" w:author="薛媛媛（Grace）" w:date="2025-11-18T13:52:03Z"/>
                    <w:rFonts w:hint="eastAsia" w:ascii="Arial" w:hAnsi="Arial" w:cs="Arial"/>
                    <w:sz w:val="22"/>
                    <w:szCs w:val="22"/>
                    <w:lang w:val="en-GB" w:eastAsia="zh-CN"/>
                  </w:rPr>
                </w:rPrChange>
              </w:rPr>
            </w:pPr>
          </w:p>
          <w:p w14:paraId="7DABDAD4">
            <w:pPr>
              <w:rPr>
                <w:ins w:id="8082" w:author="薛媛媛（Grace）" w:date="2025-11-18T13:52:03Z"/>
                <w:rFonts w:ascii="Arial" w:hAnsi="Arial" w:cs="Arial" w:eastAsiaTheme="minorHAnsi"/>
                <w:sz w:val="20"/>
                <w:szCs w:val="20"/>
                <w:lang w:val="en-GB" w:eastAsia="en-US" w:bidi="ar-SA"/>
                <w:rPrChange w:id="8083" w:author="薛媛媛（Grace）" w:date="2025-11-18T13:55:33Z">
                  <w:rPr>
                    <w:ins w:id="8084" w:author="薛媛媛（Grace）" w:date="2025-11-18T13:52:03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17FE9695">
            <w:pPr>
              <w:rPr>
                <w:ins w:id="8085" w:author="薛媛媛（Grace）" w:date="2025-11-18T13:52:03Z"/>
                <w:rFonts w:hint="default" w:ascii="Arial" w:hAnsi="Arial" w:cs="Arial" w:eastAsiaTheme="minorHAnsi"/>
                <w:sz w:val="20"/>
                <w:szCs w:val="20"/>
                <w:lang w:val="en-GB" w:eastAsia="zh-CN"/>
                <w:rPrChange w:id="8086" w:author="薛媛媛（Grace）" w:date="2025-11-18T13:55:39Z">
                  <w:rPr>
                    <w:ins w:id="8087" w:author="薛媛媛（Grace）" w:date="2025-11-18T13:52:03Z"/>
                    <w:rFonts w:hint="eastAsia" w:ascii="Arial" w:hAnsi="Arial" w:cs="Arial" w:eastAsiaTheme="minorHAnsi"/>
                    <w:sz w:val="22"/>
                    <w:szCs w:val="22"/>
                    <w:lang w:val="en-GB" w:eastAsia="zh-CN"/>
                  </w:rPr>
                </w:rPrChange>
              </w:rPr>
            </w:pPr>
            <w:ins w:id="8088" w:author="薛媛媛（Grace）" w:date="2025-11-18T13:52:03Z">
              <w:r>
                <w:rPr>
                  <w:rFonts w:hint="default" w:ascii="Arial" w:hAnsi="Arial" w:cs="Arial" w:eastAsiaTheme="minorHAnsi"/>
                  <w:sz w:val="20"/>
                  <w:szCs w:val="20"/>
                  <w:lang w:val="en-GB" w:eastAsia="zh-CN"/>
                  <w:rPrChange w:id="8089" w:author="薛媛媛（Grace）" w:date="2025-11-18T13:55:39Z">
                    <w:rPr>
                      <w:rFonts w:hint="eastAsia" w:ascii="Arial" w:hAnsi="Arial" w:cs="Arial" w:eastAsiaTheme="minorHAnsi"/>
                      <w:sz w:val="22"/>
                      <w:szCs w:val="22"/>
                      <w:lang w:val="en-GB" w:eastAsia="zh-CN"/>
                    </w:rPr>
                  </w:rPrChange>
                </w:rPr>
                <w:t xml:space="preserve">Label </w:t>
              </w:r>
            </w:ins>
          </w:p>
          <w:p w14:paraId="3DA9BF5C">
            <w:pPr>
              <w:rPr>
                <w:ins w:id="8091" w:author="薛媛媛（Grace）" w:date="2025-11-18T13:52:03Z"/>
                <w:rFonts w:hint="default" w:ascii="Arial" w:hAnsi="Arial" w:cs="Arial" w:eastAsiaTheme="minorHAnsi"/>
                <w:sz w:val="20"/>
                <w:szCs w:val="20"/>
                <w:lang w:val="en-GB" w:eastAsia="zh-CN"/>
                <w:rPrChange w:id="8092" w:author="薛媛媛（Grace）" w:date="2025-11-18T13:55:39Z">
                  <w:rPr>
                    <w:ins w:id="8093" w:author="薛媛媛（Grace）" w:date="2025-11-18T13:52:03Z"/>
                    <w:rFonts w:hint="default" w:ascii="Arial" w:hAnsi="Arial" w:cs="Arial" w:eastAsiaTheme="minorHAnsi"/>
                    <w:sz w:val="22"/>
                    <w:szCs w:val="22"/>
                    <w:lang w:val="en-GB" w:eastAsia="zh-CN"/>
                  </w:rPr>
                </w:rPrChange>
              </w:rPr>
            </w:pPr>
            <w:ins w:id="8094" w:author="薛媛媛（Grace）" w:date="2025-11-18T13:52:03Z">
              <w:r>
                <w:rPr>
                  <w:rFonts w:hint="default" w:ascii="Arial" w:hAnsi="Arial" w:cs="Arial" w:eastAsiaTheme="minorHAnsi"/>
                  <w:sz w:val="20"/>
                  <w:szCs w:val="20"/>
                  <w:lang w:val="en-GB" w:eastAsia="zh-CN"/>
                  <w:rPrChange w:id="8095" w:author="薛媛媛（Grace）" w:date="2025-11-18T13:55:39Z">
                    <w:rPr>
                      <w:rFonts w:hint="default" w:ascii="Arial" w:hAnsi="Arial" w:cs="Arial" w:eastAsiaTheme="minorHAnsi"/>
                      <w:sz w:val="22"/>
                      <w:szCs w:val="22"/>
                      <w:lang w:val="en-GB" w:eastAsia="zh-CN"/>
                    </w:rPr>
                  </w:rPrChange>
                </w:rPr>
                <w:t>Instruction For Use</w:t>
              </w:r>
            </w:ins>
          </w:p>
          <w:p w14:paraId="1F44342B">
            <w:pPr>
              <w:rPr>
                <w:ins w:id="8097" w:author="薛媛媛（Grace）" w:date="2025-11-18T13:52:03Z"/>
                <w:rFonts w:hint="default" w:ascii="Arial" w:hAnsi="Arial" w:cs="Arial" w:eastAsiaTheme="minorHAnsi"/>
                <w:sz w:val="20"/>
                <w:szCs w:val="20"/>
                <w:lang w:val="en-GB" w:eastAsia="zh-CN"/>
                <w:rPrChange w:id="8098" w:author="薛媛媛（Grace）" w:date="2025-11-18T13:55:39Z">
                  <w:rPr>
                    <w:ins w:id="8099" w:author="薛媛媛（Grace）" w:date="2025-11-18T13:52:03Z"/>
                    <w:rFonts w:hint="eastAsia" w:ascii="Arial" w:hAnsi="Arial" w:cs="Arial" w:eastAsiaTheme="minorHAnsi"/>
                    <w:sz w:val="22"/>
                    <w:szCs w:val="22"/>
                    <w:lang w:val="en-GB" w:eastAsia="zh-CN"/>
                  </w:rPr>
                </w:rPrChange>
              </w:rPr>
            </w:pPr>
          </w:p>
          <w:p w14:paraId="5F3B1C89">
            <w:pPr>
              <w:rPr>
                <w:ins w:id="8100" w:author="薛媛媛（Grace）" w:date="2025-11-18T13:52:03Z"/>
                <w:rFonts w:hint="default" w:ascii="Arial" w:hAnsi="Arial" w:cs="Arial" w:eastAsiaTheme="minorHAnsi"/>
                <w:sz w:val="20"/>
                <w:szCs w:val="20"/>
                <w:lang w:val="en-US" w:eastAsia="zh-CN"/>
                <w:rPrChange w:id="8101" w:author="薛媛媛（Grace）" w:date="2025-11-18T13:55:39Z">
                  <w:rPr>
                    <w:ins w:id="8102" w:author="薛媛媛（Grace）" w:date="2025-11-18T13:52:03Z"/>
                    <w:rFonts w:hint="eastAsia" w:ascii="Arial" w:hAnsi="Arial" w:cs="Arial" w:eastAsiaTheme="minorHAnsi"/>
                    <w:sz w:val="22"/>
                    <w:szCs w:val="22"/>
                    <w:lang w:val="en-US" w:eastAsia="zh-CN"/>
                  </w:rPr>
                </w:rPrChange>
              </w:rPr>
            </w:pPr>
          </w:p>
          <w:p w14:paraId="053C05DB">
            <w:pPr>
              <w:rPr>
                <w:ins w:id="8103" w:author="薛媛媛（Grace）" w:date="2025-11-18T13:52:03Z"/>
                <w:rFonts w:hint="default" w:ascii="Arial" w:hAnsi="Arial" w:cs="Arial" w:eastAsiaTheme="minorEastAsia"/>
                <w:color w:val="auto"/>
                <w:sz w:val="20"/>
                <w:szCs w:val="20"/>
                <w:lang w:val="en-US" w:eastAsia="zh-CN"/>
                <w:rPrChange w:id="8104" w:author="薛媛媛（Grace）" w:date="2025-11-18T13:55:39Z">
                  <w:rPr>
                    <w:ins w:id="8105" w:author="薛媛媛（Grace）" w:date="2025-11-18T13:52:03Z"/>
                    <w:rFonts w:hint="default" w:cs="Arial" w:eastAsiaTheme="minorEastAsia"/>
                    <w:color w:val="auto"/>
                    <w:sz w:val="22"/>
                    <w:szCs w:val="22"/>
                    <w:lang w:val="en-US" w:eastAsia="zh-CN"/>
                  </w:rPr>
                </w:rPrChange>
              </w:rPr>
            </w:pPr>
          </w:p>
          <w:p w14:paraId="70BC7E7A">
            <w:pPr>
              <w:rPr>
                <w:ins w:id="8106" w:author="薛媛媛（Grace）" w:date="2025-11-18T13:52:03Z"/>
                <w:rFonts w:ascii="Arial" w:hAnsi="Arial" w:cs="Arial" w:eastAsiaTheme="minorHAnsi"/>
                <w:sz w:val="20"/>
                <w:szCs w:val="20"/>
                <w:lang w:val="en-GB" w:eastAsia="en-US" w:bidi="ar-SA"/>
                <w:rPrChange w:id="8107" w:author="薛媛媛（Grace）" w:date="2025-11-18T13:55:33Z">
                  <w:rPr>
                    <w:ins w:id="8108" w:author="薛媛媛（Grace）" w:date="2025-11-18T13:52:03Z"/>
                    <w:rFonts w:ascii="Arial" w:hAnsi="Arial" w:cs="Arial" w:eastAsiaTheme="minorHAnsi"/>
                    <w:sz w:val="20"/>
                    <w:szCs w:val="20"/>
                    <w:lang w:val="en-GB" w:eastAsia="en-US" w:bidi="ar-SA"/>
                  </w:rPr>
                </w:rPrChange>
              </w:rPr>
            </w:pPr>
          </w:p>
        </w:tc>
        <w:tc>
          <w:tcPr>
            <w:tcW w:w="3078" w:type="dxa"/>
            <w:tcMar>
              <w:top w:w="113" w:type="dxa"/>
              <w:bottom w:w="113" w:type="dxa"/>
            </w:tcMar>
          </w:tcPr>
          <w:p w14:paraId="4BE80A57">
            <w:pPr>
              <w:rPr>
                <w:rFonts w:ascii="Arial" w:hAnsi="Arial" w:cs="Arial"/>
                <w:sz w:val="20"/>
                <w:szCs w:val="20"/>
                <w:lang w:val="en-GB"/>
                <w:rPrChange w:id="8109" w:author="薛媛媛（Grace）" w:date="2025-11-18T13:55:33Z">
                  <w:rPr>
                    <w:sz w:val="20"/>
                    <w:szCs w:val="20"/>
                    <w:lang w:val="en-GB"/>
                  </w:rPr>
                </w:rPrChange>
              </w:rPr>
            </w:pPr>
          </w:p>
        </w:tc>
      </w:tr>
      <w:tr w14:paraId="363F1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0D9C249E">
            <w:pPr>
              <w:ind w:left="172"/>
              <w:rPr>
                <w:rFonts w:ascii="Arial" w:hAnsi="Arial" w:cs="Arial"/>
                <w:sz w:val="20"/>
                <w:szCs w:val="20"/>
                <w:lang w:val="en-GB"/>
                <w:rPrChange w:id="8110" w:author="薛媛媛（Grace）" w:date="2025-11-18T13:55:33Z">
                  <w:rPr>
                    <w:sz w:val="20"/>
                    <w:szCs w:val="20"/>
                    <w:lang w:val="en-GB"/>
                  </w:rPr>
                </w:rPrChange>
              </w:rPr>
            </w:pPr>
            <w:r>
              <w:rPr>
                <w:rFonts w:ascii="Arial" w:hAnsi="Arial" w:cs="Arial"/>
                <w:sz w:val="20"/>
                <w:szCs w:val="20"/>
                <w:lang w:val="en-GB"/>
                <w:rPrChange w:id="8111" w:author="薛媛媛（Grace）" w:date="2025-11-18T13:55:33Z">
                  <w:rPr>
                    <w:sz w:val="20"/>
                    <w:szCs w:val="20"/>
                    <w:lang w:val="en-GB"/>
                  </w:rPr>
                </w:rPrChange>
              </w:rPr>
              <w:t>(w)  for devices intended for use by lay persons, the circumstances in which the user should consult a healthcare professional;</w:t>
            </w:r>
          </w:p>
        </w:tc>
        <w:tc>
          <w:tcPr>
            <w:tcW w:w="1198" w:type="dxa"/>
            <w:shd w:val="clear" w:color="auto" w:fill="auto"/>
            <w:tcMar>
              <w:top w:w="113" w:type="dxa"/>
              <w:bottom w:w="113" w:type="dxa"/>
            </w:tcMar>
            <w:vAlign w:val="top"/>
          </w:tcPr>
          <w:p w14:paraId="4E5B079D">
            <w:pPr>
              <w:rPr>
                <w:ins w:id="8112" w:author="薛媛媛（Grace）" w:date="2025-11-18T13:52:31Z"/>
                <w:rFonts w:hint="default" w:ascii="Arial" w:hAnsi="Arial" w:eastAsia="宋体" w:cs="Arial"/>
                <w:sz w:val="20"/>
                <w:szCs w:val="20"/>
                <w:lang w:val="en-GB" w:eastAsia="zh-CN" w:bidi="ar-SA"/>
                <w:rPrChange w:id="8113" w:author="薛媛媛（Grace）" w:date="2025-11-18T13:55:33Z">
                  <w:rPr>
                    <w:ins w:id="8114" w:author="薛媛媛（Grace）" w:date="2025-11-18T13:52:31Z"/>
                    <w:rFonts w:hint="default" w:ascii="Arial" w:hAnsi="Arial" w:eastAsia="宋体" w:cs="Arial"/>
                    <w:sz w:val="20"/>
                    <w:szCs w:val="20"/>
                    <w:lang w:val="en-GB" w:eastAsia="zh-CN" w:bidi="ar-SA"/>
                  </w:rPr>
                </w:rPrChange>
              </w:rPr>
            </w:pPr>
            <w:ins w:id="8115" w:author="薛媛媛（Grace）" w:date="2025-11-18T13:52:31Z">
              <w:r>
                <w:rPr>
                  <w:rFonts w:hint="default" w:ascii="Arial" w:hAnsi="Arial" w:cs="Arial" w:eastAsiaTheme="minorHAnsi"/>
                  <w:sz w:val="20"/>
                  <w:szCs w:val="20"/>
                  <w:lang w:val="en-GB" w:eastAsia="zh-CN"/>
                  <w:rPrChange w:id="8116"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3A04013D">
            <w:pPr>
              <w:rPr>
                <w:ins w:id="8118" w:author="薛媛媛（Grace）" w:date="2025-11-18T13:52:31Z"/>
                <w:rFonts w:hint="default" w:ascii="Arial" w:hAnsi="Arial" w:cs="Arial"/>
                <w:sz w:val="20"/>
                <w:szCs w:val="20"/>
                <w:lang w:val="en-GB" w:eastAsia="zh-CN"/>
                <w:rPrChange w:id="8119" w:author="薛媛媛（Grace）" w:date="2025-11-18T13:55:39Z">
                  <w:rPr>
                    <w:ins w:id="8120" w:author="薛媛媛（Grace）" w:date="2025-11-18T13:52:31Z"/>
                    <w:rFonts w:hint="eastAsia" w:ascii="Arial" w:hAnsi="Arial" w:cs="Arial"/>
                    <w:sz w:val="22"/>
                    <w:szCs w:val="22"/>
                    <w:lang w:val="en-GB" w:eastAsia="zh-CN"/>
                  </w:rPr>
                </w:rPrChange>
              </w:rPr>
            </w:pPr>
            <w:ins w:id="8121" w:author="薛媛媛（Grace）" w:date="2025-11-18T13:52:31Z">
              <w:r>
                <w:rPr>
                  <w:rFonts w:hint="default" w:ascii="Arial" w:hAnsi="Arial" w:cs="Arial"/>
                  <w:sz w:val="20"/>
                  <w:szCs w:val="20"/>
                  <w:lang w:val="en-GB" w:eastAsia="zh-CN"/>
                  <w:rPrChange w:id="8122" w:author="薛媛媛（Grace）" w:date="2025-11-18T13:55:39Z">
                    <w:rPr>
                      <w:rFonts w:hint="eastAsia" w:ascii="Arial" w:hAnsi="Arial" w:cs="Arial"/>
                      <w:sz w:val="22"/>
                      <w:szCs w:val="22"/>
                      <w:lang w:val="en-GB" w:eastAsia="zh-CN"/>
                    </w:rPr>
                  </w:rPrChange>
                </w:rPr>
                <w:t>EN ISO 15223-1</w:t>
              </w:r>
            </w:ins>
          </w:p>
          <w:p w14:paraId="3EE26862">
            <w:pPr>
              <w:rPr>
                <w:ins w:id="8124" w:author="薛媛媛（Grace）" w:date="2025-11-18T13:52:31Z"/>
                <w:rFonts w:hint="default" w:ascii="Arial" w:hAnsi="Arial" w:cs="Arial"/>
                <w:sz w:val="20"/>
                <w:szCs w:val="20"/>
                <w:lang w:val="en-GB" w:eastAsia="zh-CN"/>
                <w:rPrChange w:id="8125" w:author="薛媛媛（Grace）" w:date="2025-11-18T13:55:39Z">
                  <w:rPr>
                    <w:ins w:id="8126" w:author="薛媛媛（Grace）" w:date="2025-11-18T13:52:31Z"/>
                    <w:rFonts w:hint="eastAsia" w:ascii="Arial" w:hAnsi="Arial" w:cs="Arial"/>
                    <w:sz w:val="22"/>
                    <w:szCs w:val="22"/>
                    <w:lang w:val="en-GB" w:eastAsia="zh-CN"/>
                  </w:rPr>
                </w:rPrChange>
              </w:rPr>
            </w:pPr>
            <w:ins w:id="8127" w:author="薛媛媛（Grace）" w:date="2025-11-18T13:52:31Z">
              <w:r>
                <w:rPr>
                  <w:rFonts w:hint="default" w:ascii="Arial" w:hAnsi="Arial" w:cs="Arial"/>
                  <w:sz w:val="20"/>
                  <w:szCs w:val="20"/>
                  <w:lang w:val="en-GB" w:eastAsia="zh-CN"/>
                  <w:rPrChange w:id="8128" w:author="薛媛媛（Grace）" w:date="2025-11-18T13:55:39Z">
                    <w:rPr>
                      <w:rFonts w:hint="eastAsia" w:ascii="Arial" w:hAnsi="Arial" w:cs="Arial"/>
                      <w:sz w:val="22"/>
                      <w:szCs w:val="22"/>
                      <w:lang w:val="en-GB" w:eastAsia="zh-CN"/>
                    </w:rPr>
                  </w:rPrChange>
                </w:rPr>
                <w:t>EN ISO 20417</w:t>
              </w:r>
            </w:ins>
          </w:p>
          <w:p w14:paraId="67964FF8">
            <w:pPr>
              <w:rPr>
                <w:ins w:id="8130" w:author="薛媛媛（Grace）" w:date="2025-11-18T13:52:31Z"/>
                <w:rFonts w:hint="default" w:ascii="Arial" w:hAnsi="Arial" w:cs="Arial" w:eastAsiaTheme="minorHAnsi"/>
                <w:sz w:val="20"/>
                <w:szCs w:val="20"/>
                <w:lang w:val="en-GB" w:eastAsia="zh-CN"/>
                <w:rPrChange w:id="8131" w:author="薛媛媛（Grace）" w:date="2025-11-18T13:55:39Z">
                  <w:rPr>
                    <w:ins w:id="8132" w:author="薛媛媛（Grace）" w:date="2025-11-18T13:52:31Z"/>
                    <w:rFonts w:hint="eastAsia" w:eastAsiaTheme="minorHAnsi"/>
                    <w:sz w:val="22"/>
                    <w:szCs w:val="22"/>
                    <w:lang w:val="en-GB" w:eastAsia="zh-CN"/>
                  </w:rPr>
                </w:rPrChange>
              </w:rPr>
            </w:pPr>
            <w:ins w:id="8133" w:author="薛媛媛（Grace）" w:date="2025-11-18T13:52:31Z">
              <w:r>
                <w:rPr>
                  <w:rFonts w:hint="default" w:ascii="Arial" w:hAnsi="Arial" w:cs="Arial" w:eastAsiaTheme="minorHAnsi"/>
                  <w:sz w:val="20"/>
                  <w:szCs w:val="20"/>
                  <w:lang w:val="en-GB" w:eastAsia="zh-CN"/>
                  <w:rPrChange w:id="8134" w:author="薛媛媛（Grace）" w:date="2025-11-18T13:55:39Z">
                    <w:rPr>
                      <w:rFonts w:hint="eastAsia" w:eastAsiaTheme="minorHAnsi"/>
                      <w:sz w:val="22"/>
                      <w:szCs w:val="22"/>
                      <w:lang w:val="en-GB" w:eastAsia="zh-CN"/>
                    </w:rPr>
                  </w:rPrChange>
                </w:rPr>
                <w:t>EN ISO 11608-1</w:t>
              </w:r>
            </w:ins>
          </w:p>
          <w:p w14:paraId="7D300972">
            <w:pPr>
              <w:rPr>
                <w:ins w:id="8136" w:author="薛媛媛（Grace）" w:date="2025-11-18T13:52:31Z"/>
                <w:rFonts w:hint="default" w:ascii="Arial" w:hAnsi="Arial" w:cs="Arial"/>
                <w:sz w:val="20"/>
                <w:szCs w:val="20"/>
                <w:lang w:val="en-GB" w:eastAsia="zh-CN"/>
                <w:rPrChange w:id="8137" w:author="薛媛媛（Grace）" w:date="2025-11-18T13:55:39Z">
                  <w:rPr>
                    <w:ins w:id="8138" w:author="薛媛媛（Grace）" w:date="2025-11-18T13:52:31Z"/>
                    <w:rFonts w:hint="eastAsia" w:ascii="Arial" w:hAnsi="Arial" w:cs="Arial"/>
                    <w:sz w:val="22"/>
                    <w:szCs w:val="22"/>
                    <w:lang w:val="en-GB" w:eastAsia="zh-CN"/>
                  </w:rPr>
                </w:rPrChange>
              </w:rPr>
            </w:pPr>
          </w:p>
          <w:p w14:paraId="3923193A">
            <w:pPr>
              <w:rPr>
                <w:ins w:id="8139" w:author="薛媛媛（Grace）" w:date="2025-11-18T13:52:31Z"/>
                <w:rFonts w:ascii="Arial" w:hAnsi="Arial" w:cs="Arial" w:eastAsiaTheme="minorHAnsi"/>
                <w:sz w:val="20"/>
                <w:szCs w:val="20"/>
                <w:lang w:val="en-GB" w:eastAsia="en-US" w:bidi="ar-SA"/>
                <w:rPrChange w:id="8140" w:author="薛媛媛（Grace）" w:date="2025-11-18T13:55:33Z">
                  <w:rPr>
                    <w:ins w:id="8141" w:author="薛媛媛（Grace）" w:date="2025-11-18T13:52:31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57936C57">
            <w:pPr>
              <w:rPr>
                <w:ins w:id="8142" w:author="薛媛媛（Grace）" w:date="2025-11-18T13:52:31Z"/>
                <w:rFonts w:hint="default" w:ascii="Arial" w:hAnsi="Arial" w:cs="Arial" w:eastAsiaTheme="minorHAnsi"/>
                <w:sz w:val="20"/>
                <w:szCs w:val="20"/>
                <w:lang w:val="en-GB" w:eastAsia="zh-CN"/>
                <w:rPrChange w:id="8143" w:author="薛媛媛（Grace）" w:date="2025-11-18T13:55:39Z">
                  <w:rPr>
                    <w:ins w:id="8144" w:author="薛媛媛（Grace）" w:date="2025-11-18T13:52:31Z"/>
                    <w:rFonts w:hint="eastAsia" w:ascii="Arial" w:hAnsi="Arial" w:cs="Arial" w:eastAsiaTheme="minorHAnsi"/>
                    <w:sz w:val="22"/>
                    <w:szCs w:val="22"/>
                    <w:lang w:val="en-GB" w:eastAsia="zh-CN"/>
                  </w:rPr>
                </w:rPrChange>
              </w:rPr>
            </w:pPr>
            <w:ins w:id="8145" w:author="薛媛媛（Grace）" w:date="2025-11-18T13:52:31Z">
              <w:r>
                <w:rPr>
                  <w:rFonts w:hint="default" w:ascii="Arial" w:hAnsi="Arial" w:cs="Arial" w:eastAsiaTheme="minorHAnsi"/>
                  <w:sz w:val="20"/>
                  <w:szCs w:val="20"/>
                  <w:lang w:val="en-GB" w:eastAsia="zh-CN"/>
                  <w:rPrChange w:id="8146" w:author="薛媛媛（Grace）" w:date="2025-11-18T13:55:39Z">
                    <w:rPr>
                      <w:rFonts w:hint="eastAsia" w:ascii="Arial" w:hAnsi="Arial" w:cs="Arial" w:eastAsiaTheme="minorHAnsi"/>
                      <w:sz w:val="22"/>
                      <w:szCs w:val="22"/>
                      <w:lang w:val="en-GB" w:eastAsia="zh-CN"/>
                    </w:rPr>
                  </w:rPrChange>
                </w:rPr>
                <w:t xml:space="preserve">Label </w:t>
              </w:r>
            </w:ins>
          </w:p>
          <w:p w14:paraId="7D06965E">
            <w:pPr>
              <w:rPr>
                <w:ins w:id="8148" w:author="薛媛媛（Grace）" w:date="2025-11-18T13:52:31Z"/>
                <w:rFonts w:hint="default" w:ascii="Arial" w:hAnsi="Arial" w:cs="Arial" w:eastAsiaTheme="minorHAnsi"/>
                <w:sz w:val="20"/>
                <w:szCs w:val="20"/>
                <w:lang w:val="en-GB" w:eastAsia="zh-CN"/>
                <w:rPrChange w:id="8149" w:author="薛媛媛（Grace）" w:date="2025-11-18T13:55:39Z">
                  <w:rPr>
                    <w:ins w:id="8150" w:author="薛媛媛（Grace）" w:date="2025-11-18T13:52:31Z"/>
                    <w:rFonts w:hint="default" w:ascii="Arial" w:hAnsi="Arial" w:cs="Arial" w:eastAsiaTheme="minorHAnsi"/>
                    <w:sz w:val="22"/>
                    <w:szCs w:val="22"/>
                    <w:lang w:val="en-GB" w:eastAsia="zh-CN"/>
                  </w:rPr>
                </w:rPrChange>
              </w:rPr>
            </w:pPr>
            <w:ins w:id="8151" w:author="薛媛媛（Grace）" w:date="2025-11-18T13:52:31Z">
              <w:r>
                <w:rPr>
                  <w:rFonts w:hint="default" w:ascii="Arial" w:hAnsi="Arial" w:cs="Arial" w:eastAsiaTheme="minorHAnsi"/>
                  <w:sz w:val="20"/>
                  <w:szCs w:val="20"/>
                  <w:lang w:val="en-GB" w:eastAsia="zh-CN"/>
                  <w:rPrChange w:id="8152" w:author="薛媛媛（Grace）" w:date="2025-11-18T13:55:39Z">
                    <w:rPr>
                      <w:rFonts w:hint="default" w:ascii="Arial" w:hAnsi="Arial" w:cs="Arial" w:eastAsiaTheme="minorHAnsi"/>
                      <w:sz w:val="22"/>
                      <w:szCs w:val="22"/>
                      <w:lang w:val="en-GB" w:eastAsia="zh-CN"/>
                    </w:rPr>
                  </w:rPrChange>
                </w:rPr>
                <w:t>Instruction For Use</w:t>
              </w:r>
            </w:ins>
          </w:p>
          <w:p w14:paraId="07AF20F9">
            <w:pPr>
              <w:rPr>
                <w:ins w:id="8154" w:author="薛媛媛（Grace）" w:date="2025-11-18T13:52:31Z"/>
                <w:rFonts w:hint="default" w:ascii="Arial" w:hAnsi="Arial" w:cs="Arial" w:eastAsiaTheme="minorHAnsi"/>
                <w:sz w:val="20"/>
                <w:szCs w:val="20"/>
                <w:lang w:val="en-GB" w:eastAsia="zh-CN"/>
                <w:rPrChange w:id="8155" w:author="薛媛媛（Grace）" w:date="2025-11-18T13:55:39Z">
                  <w:rPr>
                    <w:ins w:id="8156" w:author="薛媛媛（Grace）" w:date="2025-11-18T13:52:31Z"/>
                    <w:rFonts w:hint="eastAsia" w:ascii="Arial" w:hAnsi="Arial" w:cs="Arial" w:eastAsiaTheme="minorHAnsi"/>
                    <w:sz w:val="22"/>
                    <w:szCs w:val="22"/>
                    <w:lang w:val="en-GB" w:eastAsia="zh-CN"/>
                  </w:rPr>
                </w:rPrChange>
              </w:rPr>
            </w:pPr>
          </w:p>
          <w:p w14:paraId="13515FF7">
            <w:pPr>
              <w:rPr>
                <w:ins w:id="8157" w:author="薛媛媛（Grace）" w:date="2025-11-18T13:52:31Z"/>
                <w:rFonts w:hint="default" w:ascii="Arial" w:hAnsi="Arial" w:cs="Arial" w:eastAsiaTheme="minorHAnsi"/>
                <w:sz w:val="20"/>
                <w:szCs w:val="20"/>
                <w:lang w:val="en-US" w:eastAsia="zh-CN"/>
                <w:rPrChange w:id="8158" w:author="薛媛媛（Grace）" w:date="2025-11-18T13:55:39Z">
                  <w:rPr>
                    <w:ins w:id="8159" w:author="薛媛媛（Grace）" w:date="2025-11-18T13:52:31Z"/>
                    <w:rFonts w:hint="eastAsia" w:ascii="Arial" w:hAnsi="Arial" w:cs="Arial" w:eastAsiaTheme="minorHAnsi"/>
                    <w:sz w:val="22"/>
                    <w:szCs w:val="22"/>
                    <w:lang w:val="en-US" w:eastAsia="zh-CN"/>
                  </w:rPr>
                </w:rPrChange>
              </w:rPr>
            </w:pPr>
          </w:p>
          <w:p w14:paraId="20528DF5">
            <w:pPr>
              <w:rPr>
                <w:ins w:id="8160" w:author="薛媛媛（Grace）" w:date="2025-11-18T13:52:31Z"/>
                <w:rFonts w:hint="default" w:ascii="Arial" w:hAnsi="Arial" w:cs="Arial" w:eastAsiaTheme="minorEastAsia"/>
                <w:color w:val="auto"/>
                <w:sz w:val="20"/>
                <w:szCs w:val="20"/>
                <w:lang w:val="en-US" w:eastAsia="zh-CN"/>
                <w:rPrChange w:id="8161" w:author="薛媛媛（Grace）" w:date="2025-11-18T13:55:39Z">
                  <w:rPr>
                    <w:ins w:id="8162" w:author="薛媛媛（Grace）" w:date="2025-11-18T13:52:31Z"/>
                    <w:rFonts w:hint="default" w:cs="Arial" w:eastAsiaTheme="minorEastAsia"/>
                    <w:color w:val="auto"/>
                    <w:sz w:val="22"/>
                    <w:szCs w:val="22"/>
                    <w:lang w:val="en-US" w:eastAsia="zh-CN"/>
                  </w:rPr>
                </w:rPrChange>
              </w:rPr>
            </w:pPr>
          </w:p>
          <w:p w14:paraId="0A43D59D">
            <w:pPr>
              <w:rPr>
                <w:ins w:id="8163" w:author="薛媛媛（Grace）" w:date="2025-11-18T13:52:31Z"/>
                <w:rFonts w:ascii="Arial" w:hAnsi="Arial" w:cs="Arial" w:eastAsiaTheme="minorHAnsi"/>
                <w:sz w:val="20"/>
                <w:szCs w:val="20"/>
                <w:lang w:val="en-GB" w:eastAsia="en-US" w:bidi="ar-SA"/>
                <w:rPrChange w:id="8164" w:author="薛媛媛（Grace）" w:date="2025-11-18T13:55:33Z">
                  <w:rPr>
                    <w:ins w:id="8165" w:author="薛媛媛（Grace）" w:date="2025-11-18T13:52:31Z"/>
                    <w:rFonts w:ascii="Arial" w:hAnsi="Arial" w:cs="Arial" w:eastAsiaTheme="minorHAnsi"/>
                    <w:sz w:val="20"/>
                    <w:szCs w:val="20"/>
                    <w:lang w:val="en-GB" w:eastAsia="en-US" w:bidi="ar-SA"/>
                  </w:rPr>
                </w:rPrChange>
              </w:rPr>
            </w:pPr>
          </w:p>
        </w:tc>
        <w:tc>
          <w:tcPr>
            <w:tcW w:w="3078" w:type="dxa"/>
            <w:tcMar>
              <w:top w:w="113" w:type="dxa"/>
              <w:bottom w:w="113" w:type="dxa"/>
            </w:tcMar>
          </w:tcPr>
          <w:p w14:paraId="68ED9A47">
            <w:pPr>
              <w:rPr>
                <w:rFonts w:ascii="Arial" w:hAnsi="Arial" w:cs="Arial"/>
                <w:sz w:val="20"/>
                <w:szCs w:val="20"/>
                <w:lang w:val="en-GB"/>
                <w:rPrChange w:id="8166" w:author="薛媛媛（Grace）" w:date="2025-11-18T13:55:33Z">
                  <w:rPr>
                    <w:sz w:val="20"/>
                    <w:szCs w:val="20"/>
                    <w:lang w:val="en-GB"/>
                  </w:rPr>
                </w:rPrChange>
              </w:rPr>
            </w:pPr>
          </w:p>
        </w:tc>
      </w:tr>
      <w:tr w14:paraId="03544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3D47B1AB">
            <w:pPr>
              <w:ind w:left="172"/>
              <w:rPr>
                <w:rFonts w:ascii="Arial" w:hAnsi="Arial" w:cs="Arial"/>
                <w:sz w:val="20"/>
                <w:szCs w:val="20"/>
                <w:lang w:val="en-GB"/>
                <w:rPrChange w:id="8167" w:author="薛媛媛（Grace）" w:date="2025-11-18T13:55:33Z">
                  <w:rPr>
                    <w:sz w:val="20"/>
                    <w:szCs w:val="20"/>
                    <w:lang w:val="en-GB"/>
                  </w:rPr>
                </w:rPrChange>
              </w:rPr>
            </w:pPr>
            <w:r>
              <w:rPr>
                <w:rFonts w:ascii="Arial" w:hAnsi="Arial" w:cs="Arial"/>
                <w:sz w:val="20"/>
                <w:szCs w:val="20"/>
                <w:lang w:val="en-GB"/>
                <w:rPrChange w:id="8168" w:author="薛媛媛（Grace）" w:date="2025-11-18T13:55:33Z">
                  <w:rPr>
                    <w:sz w:val="20"/>
                    <w:szCs w:val="20"/>
                    <w:lang w:val="en-GB"/>
                  </w:rPr>
                </w:rPrChange>
              </w:rPr>
              <w:t>(x)  for the devices covered by this Regulation pursuant to Article 1(2), information regarding the absence of a clinical benefit and the risks related to use of the device;</w:t>
            </w:r>
          </w:p>
        </w:tc>
        <w:tc>
          <w:tcPr>
            <w:tcW w:w="1198" w:type="dxa"/>
            <w:shd w:val="clear" w:color="auto" w:fill="auto"/>
            <w:tcMar>
              <w:top w:w="113" w:type="dxa"/>
              <w:bottom w:w="113" w:type="dxa"/>
            </w:tcMar>
            <w:vAlign w:val="top"/>
          </w:tcPr>
          <w:p w14:paraId="106AF0C5">
            <w:pPr>
              <w:rPr>
                <w:ins w:id="8169" w:author="薛媛媛（Grace）" w:date="2025-11-18T13:54:01Z"/>
                <w:rFonts w:hint="default" w:ascii="Arial" w:hAnsi="Arial" w:eastAsia="宋体" w:cs="Arial"/>
                <w:sz w:val="20"/>
                <w:szCs w:val="20"/>
                <w:lang w:val="en-GB" w:eastAsia="zh-CN" w:bidi="ar-SA"/>
                <w:rPrChange w:id="8170" w:author="薛媛媛（Grace）" w:date="2025-11-18T13:55:33Z">
                  <w:rPr>
                    <w:ins w:id="8171" w:author="薛媛媛（Grace）" w:date="2025-11-18T13:54:01Z"/>
                    <w:rFonts w:hint="default" w:ascii="Arial" w:hAnsi="Arial" w:eastAsia="宋体" w:cs="Arial"/>
                    <w:sz w:val="20"/>
                    <w:szCs w:val="20"/>
                    <w:lang w:val="en-GB" w:eastAsia="zh-CN" w:bidi="ar-SA"/>
                  </w:rPr>
                </w:rPrChange>
              </w:rPr>
            </w:pPr>
            <w:ins w:id="8172" w:author="薛媛媛（Grace）" w:date="2025-11-18T13:54:01Z">
              <w:r>
                <w:rPr>
                  <w:rFonts w:hint="default" w:ascii="Arial" w:hAnsi="Arial" w:cs="Arial" w:eastAsiaTheme="minorHAnsi"/>
                  <w:sz w:val="20"/>
                  <w:szCs w:val="20"/>
                  <w:lang w:val="en-GB" w:eastAsia="zh-CN"/>
                  <w:rPrChange w:id="8173"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6E8A60C8">
            <w:pPr>
              <w:rPr>
                <w:ins w:id="8175" w:author="薛媛媛（Grace）" w:date="2025-11-18T13:54:01Z"/>
                <w:rFonts w:hint="default" w:ascii="Arial" w:hAnsi="Arial" w:cs="Arial"/>
                <w:sz w:val="20"/>
                <w:szCs w:val="20"/>
                <w:lang w:val="en-GB" w:eastAsia="zh-CN"/>
                <w:rPrChange w:id="8176" w:author="薛媛媛（Grace）" w:date="2025-11-18T13:55:39Z">
                  <w:rPr>
                    <w:ins w:id="8177" w:author="薛媛媛（Grace）" w:date="2025-11-18T13:54:01Z"/>
                    <w:rFonts w:hint="eastAsia" w:ascii="Arial" w:hAnsi="Arial" w:cs="Arial"/>
                    <w:sz w:val="22"/>
                    <w:szCs w:val="22"/>
                    <w:lang w:val="en-GB" w:eastAsia="zh-CN"/>
                  </w:rPr>
                </w:rPrChange>
              </w:rPr>
            </w:pPr>
            <w:ins w:id="8178" w:author="薛媛媛（Grace）" w:date="2025-11-18T13:54:01Z">
              <w:r>
                <w:rPr>
                  <w:rFonts w:hint="default" w:ascii="Arial" w:hAnsi="Arial" w:cs="Arial"/>
                  <w:sz w:val="20"/>
                  <w:szCs w:val="20"/>
                  <w:lang w:val="en-GB" w:eastAsia="zh-CN"/>
                  <w:rPrChange w:id="8179" w:author="薛媛媛（Grace）" w:date="2025-11-18T13:55:39Z">
                    <w:rPr>
                      <w:rFonts w:hint="eastAsia" w:ascii="Arial" w:hAnsi="Arial" w:cs="Arial"/>
                      <w:sz w:val="22"/>
                      <w:szCs w:val="22"/>
                      <w:lang w:val="en-GB" w:eastAsia="zh-CN"/>
                    </w:rPr>
                  </w:rPrChange>
                </w:rPr>
                <w:t>EN ISO 15223-1</w:t>
              </w:r>
            </w:ins>
          </w:p>
          <w:p w14:paraId="1AE18D25">
            <w:pPr>
              <w:rPr>
                <w:ins w:id="8181" w:author="薛媛媛（Grace）" w:date="2025-11-18T13:54:01Z"/>
                <w:rFonts w:hint="default" w:ascii="Arial" w:hAnsi="Arial" w:cs="Arial"/>
                <w:sz w:val="20"/>
                <w:szCs w:val="20"/>
                <w:lang w:val="en-GB" w:eastAsia="zh-CN"/>
                <w:rPrChange w:id="8182" w:author="薛媛媛（Grace）" w:date="2025-11-18T13:55:39Z">
                  <w:rPr>
                    <w:ins w:id="8183" w:author="薛媛媛（Grace）" w:date="2025-11-18T13:54:01Z"/>
                    <w:rFonts w:hint="eastAsia" w:ascii="Arial" w:hAnsi="Arial" w:cs="Arial"/>
                    <w:sz w:val="22"/>
                    <w:szCs w:val="22"/>
                    <w:lang w:val="en-GB" w:eastAsia="zh-CN"/>
                  </w:rPr>
                </w:rPrChange>
              </w:rPr>
            </w:pPr>
            <w:ins w:id="8184" w:author="薛媛媛（Grace）" w:date="2025-11-18T13:54:01Z">
              <w:r>
                <w:rPr>
                  <w:rFonts w:hint="default" w:ascii="Arial" w:hAnsi="Arial" w:cs="Arial"/>
                  <w:sz w:val="20"/>
                  <w:szCs w:val="20"/>
                  <w:lang w:val="en-GB" w:eastAsia="zh-CN"/>
                  <w:rPrChange w:id="8185" w:author="薛媛媛（Grace）" w:date="2025-11-18T13:55:39Z">
                    <w:rPr>
                      <w:rFonts w:hint="eastAsia" w:ascii="Arial" w:hAnsi="Arial" w:cs="Arial"/>
                      <w:sz w:val="22"/>
                      <w:szCs w:val="22"/>
                      <w:lang w:val="en-GB" w:eastAsia="zh-CN"/>
                    </w:rPr>
                  </w:rPrChange>
                </w:rPr>
                <w:t>EN ISO 20417</w:t>
              </w:r>
            </w:ins>
          </w:p>
          <w:p w14:paraId="3E89DC40">
            <w:pPr>
              <w:rPr>
                <w:ins w:id="8187" w:author="薛媛媛（Grace）" w:date="2025-11-18T13:54:01Z"/>
                <w:rFonts w:hint="default" w:ascii="Arial" w:hAnsi="Arial" w:cs="Arial" w:eastAsiaTheme="minorHAnsi"/>
                <w:sz w:val="20"/>
                <w:szCs w:val="20"/>
                <w:lang w:val="en-GB" w:eastAsia="zh-CN"/>
                <w:rPrChange w:id="8188" w:author="薛媛媛（Grace）" w:date="2025-11-18T13:55:39Z">
                  <w:rPr>
                    <w:ins w:id="8189" w:author="薛媛媛（Grace）" w:date="2025-11-18T13:54:01Z"/>
                    <w:rFonts w:hint="eastAsia" w:eastAsiaTheme="minorHAnsi"/>
                    <w:sz w:val="22"/>
                    <w:szCs w:val="22"/>
                    <w:lang w:val="en-GB" w:eastAsia="zh-CN"/>
                  </w:rPr>
                </w:rPrChange>
              </w:rPr>
            </w:pPr>
            <w:ins w:id="8190" w:author="薛媛媛（Grace）" w:date="2025-11-18T13:54:01Z">
              <w:r>
                <w:rPr>
                  <w:rFonts w:hint="default" w:ascii="Arial" w:hAnsi="Arial" w:cs="Arial" w:eastAsiaTheme="minorHAnsi"/>
                  <w:sz w:val="20"/>
                  <w:szCs w:val="20"/>
                  <w:lang w:val="en-GB" w:eastAsia="zh-CN"/>
                  <w:rPrChange w:id="8191" w:author="薛媛媛（Grace）" w:date="2025-11-18T13:55:39Z">
                    <w:rPr>
                      <w:rFonts w:hint="eastAsia" w:eastAsiaTheme="minorHAnsi"/>
                      <w:sz w:val="22"/>
                      <w:szCs w:val="22"/>
                      <w:lang w:val="en-GB" w:eastAsia="zh-CN"/>
                    </w:rPr>
                  </w:rPrChange>
                </w:rPr>
                <w:t>EN ISO 11608-1</w:t>
              </w:r>
            </w:ins>
          </w:p>
          <w:p w14:paraId="52E6F348">
            <w:pPr>
              <w:rPr>
                <w:ins w:id="8193" w:author="薛媛媛（Grace）" w:date="2025-11-18T13:54:01Z"/>
                <w:rFonts w:hint="default" w:ascii="Arial" w:hAnsi="Arial" w:cs="Arial"/>
                <w:sz w:val="20"/>
                <w:szCs w:val="20"/>
                <w:lang w:val="en-GB" w:eastAsia="zh-CN"/>
                <w:rPrChange w:id="8194" w:author="薛媛媛（Grace）" w:date="2025-11-18T13:55:39Z">
                  <w:rPr>
                    <w:ins w:id="8195" w:author="薛媛媛（Grace）" w:date="2025-11-18T13:54:01Z"/>
                    <w:rFonts w:hint="eastAsia" w:ascii="Arial" w:hAnsi="Arial" w:cs="Arial"/>
                    <w:sz w:val="22"/>
                    <w:szCs w:val="22"/>
                    <w:lang w:val="en-GB" w:eastAsia="zh-CN"/>
                  </w:rPr>
                </w:rPrChange>
              </w:rPr>
            </w:pPr>
          </w:p>
          <w:p w14:paraId="053A83BE">
            <w:pPr>
              <w:rPr>
                <w:ins w:id="8196" w:author="薛媛媛（Grace）" w:date="2025-11-18T13:54:01Z"/>
                <w:rFonts w:ascii="Arial" w:hAnsi="Arial" w:cs="Arial" w:eastAsiaTheme="minorHAnsi"/>
                <w:sz w:val="20"/>
                <w:szCs w:val="20"/>
                <w:lang w:val="en-GB" w:eastAsia="en-US" w:bidi="ar-SA"/>
                <w:rPrChange w:id="8197" w:author="薛媛媛（Grace）" w:date="2025-11-18T13:55:33Z">
                  <w:rPr>
                    <w:ins w:id="8198" w:author="薛媛媛（Grace）" w:date="2025-11-18T13:54:01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64745298">
            <w:pPr>
              <w:rPr>
                <w:ins w:id="8199" w:author="薛媛媛（Grace）" w:date="2025-11-18T13:54:01Z"/>
                <w:rFonts w:hint="default" w:ascii="Arial" w:hAnsi="Arial" w:cs="Arial" w:eastAsiaTheme="minorHAnsi"/>
                <w:sz w:val="20"/>
                <w:szCs w:val="20"/>
                <w:lang w:val="en-GB" w:eastAsia="zh-CN"/>
                <w:rPrChange w:id="8200" w:author="薛媛媛（Grace）" w:date="2025-11-18T13:55:39Z">
                  <w:rPr>
                    <w:ins w:id="8201" w:author="薛媛媛（Grace）" w:date="2025-11-18T13:54:01Z"/>
                    <w:rFonts w:hint="eastAsia" w:ascii="Arial" w:hAnsi="Arial" w:cs="Arial" w:eastAsiaTheme="minorHAnsi"/>
                    <w:sz w:val="22"/>
                    <w:szCs w:val="22"/>
                    <w:lang w:val="en-GB" w:eastAsia="zh-CN"/>
                  </w:rPr>
                </w:rPrChange>
              </w:rPr>
            </w:pPr>
            <w:ins w:id="8202" w:author="薛媛媛（Grace）" w:date="2025-11-18T13:54:01Z">
              <w:r>
                <w:rPr>
                  <w:rFonts w:hint="default" w:ascii="Arial" w:hAnsi="Arial" w:cs="Arial" w:eastAsiaTheme="minorHAnsi"/>
                  <w:sz w:val="20"/>
                  <w:szCs w:val="20"/>
                  <w:lang w:val="en-GB" w:eastAsia="zh-CN"/>
                  <w:rPrChange w:id="8203" w:author="薛媛媛（Grace）" w:date="2025-11-18T13:55:39Z">
                    <w:rPr>
                      <w:rFonts w:hint="eastAsia" w:ascii="Arial" w:hAnsi="Arial" w:cs="Arial" w:eastAsiaTheme="minorHAnsi"/>
                      <w:sz w:val="22"/>
                      <w:szCs w:val="22"/>
                      <w:lang w:val="en-GB" w:eastAsia="zh-CN"/>
                    </w:rPr>
                  </w:rPrChange>
                </w:rPr>
                <w:t xml:space="preserve">Label </w:t>
              </w:r>
            </w:ins>
          </w:p>
          <w:p w14:paraId="3DF34775">
            <w:pPr>
              <w:rPr>
                <w:ins w:id="8205" w:author="薛媛媛（Grace）" w:date="2025-11-18T13:54:01Z"/>
                <w:rFonts w:hint="default" w:ascii="Arial" w:hAnsi="Arial" w:cs="Arial" w:eastAsiaTheme="minorHAnsi"/>
                <w:sz w:val="20"/>
                <w:szCs w:val="20"/>
                <w:lang w:val="en-GB" w:eastAsia="zh-CN"/>
                <w:rPrChange w:id="8206" w:author="薛媛媛（Grace）" w:date="2025-11-18T13:55:39Z">
                  <w:rPr>
                    <w:ins w:id="8207" w:author="薛媛媛（Grace）" w:date="2025-11-18T13:54:01Z"/>
                    <w:rFonts w:hint="default" w:ascii="Arial" w:hAnsi="Arial" w:cs="Arial" w:eastAsiaTheme="minorHAnsi"/>
                    <w:sz w:val="22"/>
                    <w:szCs w:val="22"/>
                    <w:lang w:val="en-GB" w:eastAsia="zh-CN"/>
                  </w:rPr>
                </w:rPrChange>
              </w:rPr>
            </w:pPr>
            <w:ins w:id="8208" w:author="薛媛媛（Grace）" w:date="2025-11-18T13:54:01Z">
              <w:r>
                <w:rPr>
                  <w:rFonts w:hint="default" w:ascii="Arial" w:hAnsi="Arial" w:cs="Arial" w:eastAsiaTheme="minorHAnsi"/>
                  <w:sz w:val="20"/>
                  <w:szCs w:val="20"/>
                  <w:lang w:val="en-GB" w:eastAsia="zh-CN"/>
                  <w:rPrChange w:id="8209" w:author="薛媛媛（Grace）" w:date="2025-11-18T13:55:39Z">
                    <w:rPr>
                      <w:rFonts w:hint="default" w:ascii="Arial" w:hAnsi="Arial" w:cs="Arial" w:eastAsiaTheme="minorHAnsi"/>
                      <w:sz w:val="22"/>
                      <w:szCs w:val="22"/>
                      <w:lang w:val="en-GB" w:eastAsia="zh-CN"/>
                    </w:rPr>
                  </w:rPrChange>
                </w:rPr>
                <w:t>Instruction For Use</w:t>
              </w:r>
            </w:ins>
          </w:p>
          <w:p w14:paraId="6438F6B3">
            <w:pPr>
              <w:rPr>
                <w:ins w:id="8211" w:author="薛媛媛（Grace）" w:date="2025-11-18T13:54:01Z"/>
                <w:rFonts w:hint="default" w:ascii="Arial" w:hAnsi="Arial" w:cs="Arial" w:eastAsiaTheme="minorHAnsi"/>
                <w:sz w:val="20"/>
                <w:szCs w:val="20"/>
                <w:lang w:val="en-GB" w:eastAsia="zh-CN"/>
                <w:rPrChange w:id="8212" w:author="薛媛媛（Grace）" w:date="2025-11-18T13:55:39Z">
                  <w:rPr>
                    <w:ins w:id="8213" w:author="薛媛媛（Grace）" w:date="2025-11-18T13:54:01Z"/>
                    <w:rFonts w:hint="eastAsia" w:ascii="Arial" w:hAnsi="Arial" w:cs="Arial" w:eastAsiaTheme="minorHAnsi"/>
                    <w:sz w:val="22"/>
                    <w:szCs w:val="22"/>
                    <w:lang w:val="en-GB" w:eastAsia="zh-CN"/>
                  </w:rPr>
                </w:rPrChange>
              </w:rPr>
            </w:pPr>
          </w:p>
          <w:p w14:paraId="204AA9FC">
            <w:pPr>
              <w:rPr>
                <w:ins w:id="8214" w:author="薛媛媛（Grace）" w:date="2025-11-18T13:54:01Z"/>
                <w:rFonts w:hint="default" w:ascii="Arial" w:hAnsi="Arial" w:cs="Arial" w:eastAsiaTheme="minorHAnsi"/>
                <w:sz w:val="20"/>
                <w:szCs w:val="20"/>
                <w:lang w:val="en-US" w:eastAsia="zh-CN"/>
                <w:rPrChange w:id="8215" w:author="薛媛媛（Grace）" w:date="2025-11-18T13:55:39Z">
                  <w:rPr>
                    <w:ins w:id="8216" w:author="薛媛媛（Grace）" w:date="2025-11-18T13:54:01Z"/>
                    <w:rFonts w:hint="eastAsia" w:ascii="Arial" w:hAnsi="Arial" w:cs="Arial" w:eastAsiaTheme="minorHAnsi"/>
                    <w:sz w:val="22"/>
                    <w:szCs w:val="22"/>
                    <w:lang w:val="en-US" w:eastAsia="zh-CN"/>
                  </w:rPr>
                </w:rPrChange>
              </w:rPr>
            </w:pPr>
          </w:p>
          <w:p w14:paraId="79979FA1">
            <w:pPr>
              <w:rPr>
                <w:ins w:id="8217" w:author="薛媛媛（Grace）" w:date="2025-11-18T13:54:01Z"/>
                <w:rFonts w:hint="default" w:ascii="Arial" w:hAnsi="Arial" w:cs="Arial" w:eastAsiaTheme="minorEastAsia"/>
                <w:color w:val="auto"/>
                <w:sz w:val="20"/>
                <w:szCs w:val="20"/>
                <w:lang w:val="en-US" w:eastAsia="zh-CN"/>
                <w:rPrChange w:id="8218" w:author="薛媛媛（Grace）" w:date="2025-11-18T13:55:39Z">
                  <w:rPr>
                    <w:ins w:id="8219" w:author="薛媛媛（Grace）" w:date="2025-11-18T13:54:01Z"/>
                    <w:rFonts w:hint="default" w:cs="Arial" w:eastAsiaTheme="minorEastAsia"/>
                    <w:color w:val="auto"/>
                    <w:sz w:val="22"/>
                    <w:szCs w:val="22"/>
                    <w:lang w:val="en-US" w:eastAsia="zh-CN"/>
                  </w:rPr>
                </w:rPrChange>
              </w:rPr>
            </w:pPr>
          </w:p>
          <w:p w14:paraId="40BDF105">
            <w:pPr>
              <w:rPr>
                <w:ins w:id="8220" w:author="薛媛媛（Grace）" w:date="2025-11-18T13:54:01Z"/>
                <w:rFonts w:ascii="Arial" w:hAnsi="Arial" w:cs="Arial" w:eastAsiaTheme="minorHAnsi"/>
                <w:sz w:val="20"/>
                <w:szCs w:val="20"/>
                <w:lang w:val="en-GB" w:eastAsia="en-US" w:bidi="ar-SA"/>
                <w:rPrChange w:id="8221" w:author="薛媛媛（Grace）" w:date="2025-11-18T13:55:33Z">
                  <w:rPr>
                    <w:ins w:id="8222" w:author="薛媛媛（Grace）" w:date="2025-11-18T13:54:01Z"/>
                    <w:rFonts w:ascii="Arial" w:hAnsi="Arial" w:cs="Arial" w:eastAsiaTheme="minorHAnsi"/>
                    <w:sz w:val="20"/>
                    <w:szCs w:val="20"/>
                    <w:lang w:val="en-GB" w:eastAsia="en-US" w:bidi="ar-SA"/>
                  </w:rPr>
                </w:rPrChange>
              </w:rPr>
            </w:pPr>
          </w:p>
        </w:tc>
        <w:tc>
          <w:tcPr>
            <w:tcW w:w="3078" w:type="dxa"/>
            <w:tcMar>
              <w:top w:w="113" w:type="dxa"/>
              <w:bottom w:w="113" w:type="dxa"/>
            </w:tcMar>
          </w:tcPr>
          <w:p w14:paraId="21915486">
            <w:pPr>
              <w:rPr>
                <w:rFonts w:ascii="Arial" w:hAnsi="Arial" w:cs="Arial"/>
                <w:sz w:val="20"/>
                <w:szCs w:val="20"/>
                <w:lang w:val="en-GB"/>
                <w:rPrChange w:id="8223" w:author="薛媛媛（Grace）" w:date="2025-11-18T13:55:33Z">
                  <w:rPr>
                    <w:sz w:val="20"/>
                    <w:szCs w:val="20"/>
                    <w:lang w:val="en-GB"/>
                  </w:rPr>
                </w:rPrChange>
              </w:rPr>
            </w:pPr>
          </w:p>
        </w:tc>
      </w:tr>
      <w:tr w14:paraId="39E3A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74AE999F">
            <w:pPr>
              <w:ind w:left="172"/>
              <w:rPr>
                <w:rFonts w:ascii="Arial" w:hAnsi="Arial" w:cs="Arial"/>
                <w:sz w:val="20"/>
                <w:szCs w:val="20"/>
                <w:lang w:val="en-GB"/>
                <w:rPrChange w:id="8224" w:author="薛媛媛（Grace）" w:date="2025-11-18T13:55:33Z">
                  <w:rPr>
                    <w:sz w:val="20"/>
                    <w:szCs w:val="20"/>
                    <w:lang w:val="en-GB"/>
                  </w:rPr>
                </w:rPrChange>
              </w:rPr>
            </w:pPr>
            <w:r>
              <w:rPr>
                <w:rFonts w:ascii="Arial" w:hAnsi="Arial" w:cs="Arial"/>
                <w:sz w:val="20"/>
                <w:szCs w:val="20"/>
                <w:lang w:val="en-GB"/>
                <w:rPrChange w:id="8225" w:author="薛媛媛（Grace）" w:date="2025-11-18T13:55:33Z">
                  <w:rPr>
                    <w:sz w:val="20"/>
                    <w:szCs w:val="20"/>
                    <w:lang w:val="en-GB"/>
                  </w:rPr>
                </w:rPrChange>
              </w:rPr>
              <w:t>(y)  date of issue of the instructions for use or, if they have been revised, date of issue and identifier of the latest revision of the instructions for use;</w:t>
            </w:r>
          </w:p>
        </w:tc>
        <w:tc>
          <w:tcPr>
            <w:tcW w:w="1198" w:type="dxa"/>
            <w:shd w:val="clear" w:color="auto" w:fill="auto"/>
            <w:tcMar>
              <w:top w:w="113" w:type="dxa"/>
              <w:bottom w:w="113" w:type="dxa"/>
            </w:tcMar>
            <w:vAlign w:val="top"/>
          </w:tcPr>
          <w:p w14:paraId="062AD1F4">
            <w:pPr>
              <w:rPr>
                <w:ins w:id="8226" w:author="薛媛媛（Grace）" w:date="2025-11-18T13:54:03Z"/>
                <w:rFonts w:hint="default" w:ascii="Arial" w:hAnsi="Arial" w:eastAsia="宋体" w:cs="Arial"/>
                <w:sz w:val="20"/>
                <w:szCs w:val="20"/>
                <w:lang w:val="en-GB" w:eastAsia="zh-CN" w:bidi="ar-SA"/>
                <w:rPrChange w:id="8227" w:author="薛媛媛（Grace）" w:date="2025-11-18T13:55:33Z">
                  <w:rPr>
                    <w:ins w:id="8228" w:author="薛媛媛（Grace）" w:date="2025-11-18T13:54:03Z"/>
                    <w:rFonts w:hint="default" w:ascii="Arial" w:hAnsi="Arial" w:eastAsia="宋体" w:cs="Arial"/>
                    <w:sz w:val="20"/>
                    <w:szCs w:val="20"/>
                    <w:lang w:val="en-GB" w:eastAsia="zh-CN" w:bidi="ar-SA"/>
                  </w:rPr>
                </w:rPrChange>
              </w:rPr>
            </w:pPr>
            <w:ins w:id="8229" w:author="薛媛媛（Grace）" w:date="2025-11-18T13:54:03Z">
              <w:r>
                <w:rPr>
                  <w:rFonts w:hint="default" w:ascii="Arial" w:hAnsi="Arial" w:cs="Arial" w:eastAsiaTheme="minorHAnsi"/>
                  <w:sz w:val="20"/>
                  <w:szCs w:val="20"/>
                  <w:lang w:val="en-GB" w:eastAsia="zh-CN"/>
                  <w:rPrChange w:id="8230"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4C4661E2">
            <w:pPr>
              <w:rPr>
                <w:ins w:id="8232" w:author="薛媛媛（Grace）" w:date="2025-11-18T13:54:03Z"/>
                <w:rFonts w:hint="default" w:ascii="Arial" w:hAnsi="Arial" w:cs="Arial"/>
                <w:sz w:val="20"/>
                <w:szCs w:val="20"/>
                <w:lang w:val="en-GB" w:eastAsia="zh-CN"/>
                <w:rPrChange w:id="8233" w:author="薛媛媛（Grace）" w:date="2025-11-18T13:55:39Z">
                  <w:rPr>
                    <w:ins w:id="8234" w:author="薛媛媛（Grace）" w:date="2025-11-18T13:54:03Z"/>
                    <w:rFonts w:hint="eastAsia" w:ascii="Arial" w:hAnsi="Arial" w:cs="Arial"/>
                    <w:sz w:val="22"/>
                    <w:szCs w:val="22"/>
                    <w:lang w:val="en-GB" w:eastAsia="zh-CN"/>
                  </w:rPr>
                </w:rPrChange>
              </w:rPr>
            </w:pPr>
            <w:ins w:id="8235" w:author="薛媛媛（Grace）" w:date="2025-11-18T13:54:03Z">
              <w:r>
                <w:rPr>
                  <w:rFonts w:hint="default" w:ascii="Arial" w:hAnsi="Arial" w:cs="Arial"/>
                  <w:sz w:val="20"/>
                  <w:szCs w:val="20"/>
                  <w:lang w:val="en-GB" w:eastAsia="zh-CN"/>
                  <w:rPrChange w:id="8236" w:author="薛媛媛（Grace）" w:date="2025-11-18T13:55:39Z">
                    <w:rPr>
                      <w:rFonts w:hint="eastAsia" w:ascii="Arial" w:hAnsi="Arial" w:cs="Arial"/>
                      <w:sz w:val="22"/>
                      <w:szCs w:val="22"/>
                      <w:lang w:val="en-GB" w:eastAsia="zh-CN"/>
                    </w:rPr>
                  </w:rPrChange>
                </w:rPr>
                <w:t>EN ISO 15223-1</w:t>
              </w:r>
            </w:ins>
          </w:p>
          <w:p w14:paraId="5E709D38">
            <w:pPr>
              <w:rPr>
                <w:ins w:id="8238" w:author="薛媛媛（Grace）" w:date="2025-11-18T13:54:03Z"/>
                <w:rFonts w:hint="default" w:ascii="Arial" w:hAnsi="Arial" w:cs="Arial"/>
                <w:sz w:val="20"/>
                <w:szCs w:val="20"/>
                <w:lang w:val="en-GB" w:eastAsia="zh-CN"/>
                <w:rPrChange w:id="8239" w:author="薛媛媛（Grace）" w:date="2025-11-18T13:55:39Z">
                  <w:rPr>
                    <w:ins w:id="8240" w:author="薛媛媛（Grace）" w:date="2025-11-18T13:54:03Z"/>
                    <w:rFonts w:hint="eastAsia" w:ascii="Arial" w:hAnsi="Arial" w:cs="Arial"/>
                    <w:sz w:val="22"/>
                    <w:szCs w:val="22"/>
                    <w:lang w:val="en-GB" w:eastAsia="zh-CN"/>
                  </w:rPr>
                </w:rPrChange>
              </w:rPr>
            </w:pPr>
            <w:ins w:id="8241" w:author="薛媛媛（Grace）" w:date="2025-11-18T13:54:03Z">
              <w:r>
                <w:rPr>
                  <w:rFonts w:hint="default" w:ascii="Arial" w:hAnsi="Arial" w:cs="Arial"/>
                  <w:sz w:val="20"/>
                  <w:szCs w:val="20"/>
                  <w:lang w:val="en-GB" w:eastAsia="zh-CN"/>
                  <w:rPrChange w:id="8242" w:author="薛媛媛（Grace）" w:date="2025-11-18T13:55:39Z">
                    <w:rPr>
                      <w:rFonts w:hint="eastAsia" w:ascii="Arial" w:hAnsi="Arial" w:cs="Arial"/>
                      <w:sz w:val="22"/>
                      <w:szCs w:val="22"/>
                      <w:lang w:val="en-GB" w:eastAsia="zh-CN"/>
                    </w:rPr>
                  </w:rPrChange>
                </w:rPr>
                <w:t>EN ISO 20417</w:t>
              </w:r>
            </w:ins>
          </w:p>
          <w:p w14:paraId="30DF77E7">
            <w:pPr>
              <w:rPr>
                <w:ins w:id="8244" w:author="薛媛媛（Grace）" w:date="2025-11-18T13:54:03Z"/>
                <w:rFonts w:hint="default" w:ascii="Arial" w:hAnsi="Arial" w:cs="Arial" w:eastAsiaTheme="minorHAnsi"/>
                <w:sz w:val="20"/>
                <w:szCs w:val="20"/>
                <w:lang w:val="en-GB" w:eastAsia="zh-CN"/>
                <w:rPrChange w:id="8245" w:author="薛媛媛（Grace）" w:date="2025-11-18T13:55:39Z">
                  <w:rPr>
                    <w:ins w:id="8246" w:author="薛媛媛（Grace）" w:date="2025-11-18T13:54:03Z"/>
                    <w:rFonts w:hint="eastAsia" w:eastAsiaTheme="minorHAnsi"/>
                    <w:sz w:val="22"/>
                    <w:szCs w:val="22"/>
                    <w:lang w:val="en-GB" w:eastAsia="zh-CN"/>
                  </w:rPr>
                </w:rPrChange>
              </w:rPr>
            </w:pPr>
            <w:ins w:id="8247" w:author="薛媛媛（Grace）" w:date="2025-11-18T13:54:03Z">
              <w:r>
                <w:rPr>
                  <w:rFonts w:hint="default" w:ascii="Arial" w:hAnsi="Arial" w:cs="Arial" w:eastAsiaTheme="minorHAnsi"/>
                  <w:sz w:val="20"/>
                  <w:szCs w:val="20"/>
                  <w:lang w:val="en-GB" w:eastAsia="zh-CN"/>
                  <w:rPrChange w:id="8248" w:author="薛媛媛（Grace）" w:date="2025-11-18T13:55:39Z">
                    <w:rPr>
                      <w:rFonts w:hint="eastAsia" w:eastAsiaTheme="minorHAnsi"/>
                      <w:sz w:val="22"/>
                      <w:szCs w:val="22"/>
                      <w:lang w:val="en-GB" w:eastAsia="zh-CN"/>
                    </w:rPr>
                  </w:rPrChange>
                </w:rPr>
                <w:t>EN ISO 11608-1</w:t>
              </w:r>
            </w:ins>
          </w:p>
          <w:p w14:paraId="5001F236">
            <w:pPr>
              <w:rPr>
                <w:ins w:id="8250" w:author="薛媛媛（Grace）" w:date="2025-11-18T13:54:03Z"/>
                <w:rFonts w:hint="default" w:ascii="Arial" w:hAnsi="Arial" w:cs="Arial"/>
                <w:sz w:val="20"/>
                <w:szCs w:val="20"/>
                <w:lang w:val="en-GB" w:eastAsia="zh-CN"/>
                <w:rPrChange w:id="8251" w:author="薛媛媛（Grace）" w:date="2025-11-18T13:55:39Z">
                  <w:rPr>
                    <w:ins w:id="8252" w:author="薛媛媛（Grace）" w:date="2025-11-18T13:54:03Z"/>
                    <w:rFonts w:hint="eastAsia" w:ascii="Arial" w:hAnsi="Arial" w:cs="Arial"/>
                    <w:sz w:val="22"/>
                    <w:szCs w:val="22"/>
                    <w:lang w:val="en-GB" w:eastAsia="zh-CN"/>
                  </w:rPr>
                </w:rPrChange>
              </w:rPr>
            </w:pPr>
          </w:p>
          <w:p w14:paraId="420116A0">
            <w:pPr>
              <w:rPr>
                <w:ins w:id="8253" w:author="薛媛媛（Grace）" w:date="2025-11-18T13:54:03Z"/>
                <w:rFonts w:ascii="Arial" w:hAnsi="Arial" w:cs="Arial" w:eastAsiaTheme="minorHAnsi"/>
                <w:sz w:val="20"/>
                <w:szCs w:val="20"/>
                <w:lang w:val="en-GB" w:eastAsia="en-US" w:bidi="ar-SA"/>
                <w:rPrChange w:id="8254" w:author="薛媛媛（Grace）" w:date="2025-11-18T13:55:33Z">
                  <w:rPr>
                    <w:ins w:id="8255" w:author="薛媛媛（Grace）" w:date="2025-11-18T13:54:03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043A6487">
            <w:pPr>
              <w:rPr>
                <w:ins w:id="8256" w:author="薛媛媛（Grace）" w:date="2025-11-18T13:54:03Z"/>
                <w:rFonts w:hint="default" w:ascii="Arial" w:hAnsi="Arial" w:cs="Arial" w:eastAsiaTheme="minorHAnsi"/>
                <w:sz w:val="20"/>
                <w:szCs w:val="20"/>
                <w:lang w:val="en-GB" w:eastAsia="zh-CN"/>
                <w:rPrChange w:id="8257" w:author="薛媛媛（Grace）" w:date="2025-11-18T13:55:39Z">
                  <w:rPr>
                    <w:ins w:id="8258" w:author="薛媛媛（Grace）" w:date="2025-11-18T13:54:03Z"/>
                    <w:rFonts w:hint="eastAsia" w:ascii="Arial" w:hAnsi="Arial" w:cs="Arial" w:eastAsiaTheme="minorHAnsi"/>
                    <w:sz w:val="22"/>
                    <w:szCs w:val="22"/>
                    <w:lang w:val="en-GB" w:eastAsia="zh-CN"/>
                  </w:rPr>
                </w:rPrChange>
              </w:rPr>
            </w:pPr>
            <w:ins w:id="8259" w:author="薛媛媛（Grace）" w:date="2025-11-18T13:54:03Z">
              <w:r>
                <w:rPr>
                  <w:rFonts w:hint="default" w:ascii="Arial" w:hAnsi="Arial" w:cs="Arial" w:eastAsiaTheme="minorHAnsi"/>
                  <w:sz w:val="20"/>
                  <w:szCs w:val="20"/>
                  <w:lang w:val="en-GB" w:eastAsia="zh-CN"/>
                  <w:rPrChange w:id="8260" w:author="薛媛媛（Grace）" w:date="2025-11-18T13:55:39Z">
                    <w:rPr>
                      <w:rFonts w:hint="eastAsia" w:ascii="Arial" w:hAnsi="Arial" w:cs="Arial" w:eastAsiaTheme="minorHAnsi"/>
                      <w:sz w:val="22"/>
                      <w:szCs w:val="22"/>
                      <w:lang w:val="en-GB" w:eastAsia="zh-CN"/>
                    </w:rPr>
                  </w:rPrChange>
                </w:rPr>
                <w:t xml:space="preserve">Label </w:t>
              </w:r>
            </w:ins>
          </w:p>
          <w:p w14:paraId="7CF6DFBD">
            <w:pPr>
              <w:rPr>
                <w:ins w:id="8262" w:author="薛媛媛（Grace）" w:date="2025-11-18T13:54:03Z"/>
                <w:rFonts w:hint="default" w:ascii="Arial" w:hAnsi="Arial" w:cs="Arial" w:eastAsiaTheme="minorHAnsi"/>
                <w:sz w:val="20"/>
                <w:szCs w:val="20"/>
                <w:lang w:val="en-GB" w:eastAsia="zh-CN"/>
                <w:rPrChange w:id="8263" w:author="薛媛媛（Grace）" w:date="2025-11-18T13:55:39Z">
                  <w:rPr>
                    <w:ins w:id="8264" w:author="薛媛媛（Grace）" w:date="2025-11-18T13:54:03Z"/>
                    <w:rFonts w:hint="default" w:ascii="Arial" w:hAnsi="Arial" w:cs="Arial" w:eastAsiaTheme="minorHAnsi"/>
                    <w:sz w:val="22"/>
                    <w:szCs w:val="22"/>
                    <w:lang w:val="en-GB" w:eastAsia="zh-CN"/>
                  </w:rPr>
                </w:rPrChange>
              </w:rPr>
            </w:pPr>
            <w:ins w:id="8265" w:author="薛媛媛（Grace）" w:date="2025-11-18T13:54:03Z">
              <w:r>
                <w:rPr>
                  <w:rFonts w:hint="default" w:ascii="Arial" w:hAnsi="Arial" w:cs="Arial" w:eastAsiaTheme="minorHAnsi"/>
                  <w:sz w:val="20"/>
                  <w:szCs w:val="20"/>
                  <w:lang w:val="en-GB" w:eastAsia="zh-CN"/>
                  <w:rPrChange w:id="8266" w:author="薛媛媛（Grace）" w:date="2025-11-18T13:55:39Z">
                    <w:rPr>
                      <w:rFonts w:hint="default" w:ascii="Arial" w:hAnsi="Arial" w:cs="Arial" w:eastAsiaTheme="minorHAnsi"/>
                      <w:sz w:val="22"/>
                      <w:szCs w:val="22"/>
                      <w:lang w:val="en-GB" w:eastAsia="zh-CN"/>
                    </w:rPr>
                  </w:rPrChange>
                </w:rPr>
                <w:t>Instruction For Use</w:t>
              </w:r>
            </w:ins>
          </w:p>
          <w:p w14:paraId="6C64D9AC">
            <w:pPr>
              <w:rPr>
                <w:ins w:id="8268" w:author="薛媛媛（Grace）" w:date="2025-11-18T13:54:03Z"/>
                <w:rFonts w:hint="default" w:ascii="Arial" w:hAnsi="Arial" w:cs="Arial" w:eastAsiaTheme="minorHAnsi"/>
                <w:sz w:val="20"/>
                <w:szCs w:val="20"/>
                <w:lang w:val="en-GB" w:eastAsia="zh-CN"/>
                <w:rPrChange w:id="8269" w:author="薛媛媛（Grace）" w:date="2025-11-18T13:55:39Z">
                  <w:rPr>
                    <w:ins w:id="8270" w:author="薛媛媛（Grace）" w:date="2025-11-18T13:54:03Z"/>
                    <w:rFonts w:hint="eastAsia" w:ascii="Arial" w:hAnsi="Arial" w:cs="Arial" w:eastAsiaTheme="minorHAnsi"/>
                    <w:sz w:val="22"/>
                    <w:szCs w:val="22"/>
                    <w:lang w:val="en-GB" w:eastAsia="zh-CN"/>
                  </w:rPr>
                </w:rPrChange>
              </w:rPr>
            </w:pPr>
          </w:p>
          <w:p w14:paraId="61043A42">
            <w:pPr>
              <w:rPr>
                <w:ins w:id="8271" w:author="薛媛媛（Grace）" w:date="2025-11-18T13:54:03Z"/>
                <w:rFonts w:hint="default" w:ascii="Arial" w:hAnsi="Arial" w:cs="Arial" w:eastAsiaTheme="minorHAnsi"/>
                <w:sz w:val="20"/>
                <w:szCs w:val="20"/>
                <w:lang w:val="en-US" w:eastAsia="zh-CN"/>
                <w:rPrChange w:id="8272" w:author="薛媛媛（Grace）" w:date="2025-11-18T13:55:39Z">
                  <w:rPr>
                    <w:ins w:id="8273" w:author="薛媛媛（Grace）" w:date="2025-11-18T13:54:03Z"/>
                    <w:rFonts w:hint="eastAsia" w:ascii="Arial" w:hAnsi="Arial" w:cs="Arial" w:eastAsiaTheme="minorHAnsi"/>
                    <w:sz w:val="22"/>
                    <w:szCs w:val="22"/>
                    <w:lang w:val="en-US" w:eastAsia="zh-CN"/>
                  </w:rPr>
                </w:rPrChange>
              </w:rPr>
            </w:pPr>
          </w:p>
          <w:p w14:paraId="248430F3">
            <w:pPr>
              <w:rPr>
                <w:ins w:id="8274" w:author="薛媛媛（Grace）" w:date="2025-11-18T13:54:03Z"/>
                <w:rFonts w:hint="default" w:ascii="Arial" w:hAnsi="Arial" w:cs="Arial" w:eastAsiaTheme="minorEastAsia"/>
                <w:color w:val="auto"/>
                <w:sz w:val="20"/>
                <w:szCs w:val="20"/>
                <w:lang w:val="en-US" w:eastAsia="zh-CN"/>
                <w:rPrChange w:id="8275" w:author="薛媛媛（Grace）" w:date="2025-11-18T13:55:39Z">
                  <w:rPr>
                    <w:ins w:id="8276" w:author="薛媛媛（Grace）" w:date="2025-11-18T13:54:03Z"/>
                    <w:rFonts w:hint="default" w:cs="Arial" w:eastAsiaTheme="minorEastAsia"/>
                    <w:color w:val="auto"/>
                    <w:sz w:val="22"/>
                    <w:szCs w:val="22"/>
                    <w:lang w:val="en-US" w:eastAsia="zh-CN"/>
                  </w:rPr>
                </w:rPrChange>
              </w:rPr>
            </w:pPr>
          </w:p>
          <w:p w14:paraId="4FB83B11">
            <w:pPr>
              <w:rPr>
                <w:ins w:id="8277" w:author="薛媛媛（Grace）" w:date="2025-11-18T13:54:03Z"/>
                <w:rFonts w:ascii="Arial" w:hAnsi="Arial" w:cs="Arial" w:eastAsiaTheme="minorHAnsi"/>
                <w:sz w:val="20"/>
                <w:szCs w:val="20"/>
                <w:lang w:val="en-GB" w:eastAsia="en-US" w:bidi="ar-SA"/>
                <w:rPrChange w:id="8278" w:author="薛媛媛（Grace）" w:date="2025-11-18T13:55:33Z">
                  <w:rPr>
                    <w:ins w:id="8279" w:author="薛媛媛（Grace）" w:date="2025-11-18T13:54:03Z"/>
                    <w:rFonts w:ascii="Arial" w:hAnsi="Arial" w:cs="Arial" w:eastAsiaTheme="minorHAnsi"/>
                    <w:sz w:val="20"/>
                    <w:szCs w:val="20"/>
                    <w:lang w:val="en-GB" w:eastAsia="en-US" w:bidi="ar-SA"/>
                  </w:rPr>
                </w:rPrChange>
              </w:rPr>
            </w:pPr>
          </w:p>
        </w:tc>
        <w:tc>
          <w:tcPr>
            <w:tcW w:w="3078" w:type="dxa"/>
            <w:tcMar>
              <w:top w:w="113" w:type="dxa"/>
              <w:bottom w:w="113" w:type="dxa"/>
            </w:tcMar>
          </w:tcPr>
          <w:p w14:paraId="4557DE9F">
            <w:pPr>
              <w:rPr>
                <w:rFonts w:ascii="Arial" w:hAnsi="Arial" w:cs="Arial"/>
                <w:sz w:val="20"/>
                <w:szCs w:val="20"/>
                <w:lang w:val="en-GB"/>
                <w:rPrChange w:id="8280" w:author="薛媛媛（Grace）" w:date="2025-11-18T13:55:33Z">
                  <w:rPr>
                    <w:sz w:val="20"/>
                    <w:szCs w:val="20"/>
                    <w:lang w:val="en-GB"/>
                  </w:rPr>
                </w:rPrChange>
              </w:rPr>
            </w:pPr>
          </w:p>
        </w:tc>
      </w:tr>
      <w:tr w14:paraId="2B5D5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1347E392">
            <w:pPr>
              <w:ind w:left="172"/>
              <w:rPr>
                <w:rFonts w:ascii="Arial" w:hAnsi="Arial" w:cs="Arial"/>
                <w:sz w:val="20"/>
                <w:szCs w:val="20"/>
                <w:lang w:val="en-GB"/>
                <w:rPrChange w:id="8281" w:author="薛媛媛（Grace）" w:date="2025-11-18T13:55:33Z">
                  <w:rPr>
                    <w:sz w:val="20"/>
                    <w:szCs w:val="20"/>
                    <w:lang w:val="en-GB"/>
                  </w:rPr>
                </w:rPrChange>
              </w:rPr>
            </w:pPr>
            <w:r>
              <w:rPr>
                <w:rFonts w:ascii="Arial" w:hAnsi="Arial" w:cs="Arial"/>
                <w:sz w:val="20"/>
                <w:szCs w:val="20"/>
                <w:lang w:val="en-GB"/>
                <w:rPrChange w:id="8282" w:author="薛媛媛（Grace）" w:date="2025-11-18T13:55:33Z">
                  <w:rPr>
                    <w:sz w:val="20"/>
                    <w:szCs w:val="20"/>
                    <w:lang w:val="en-GB"/>
                  </w:rPr>
                </w:rPrChange>
              </w:rPr>
              <w:t>(z)  a notice to the user and/or patient that any serious incident that has occurred in relation to the device should be reported to the manufacturer and the competent authority of the Member State in which the user and/or patient is established;</w:t>
            </w:r>
          </w:p>
        </w:tc>
        <w:tc>
          <w:tcPr>
            <w:tcW w:w="1198" w:type="dxa"/>
            <w:shd w:val="clear" w:color="auto" w:fill="auto"/>
            <w:tcMar>
              <w:top w:w="113" w:type="dxa"/>
              <w:bottom w:w="113" w:type="dxa"/>
            </w:tcMar>
            <w:vAlign w:val="top"/>
          </w:tcPr>
          <w:p w14:paraId="308C3537">
            <w:pPr>
              <w:rPr>
                <w:ins w:id="8283" w:author="薛媛媛（Grace）" w:date="2025-11-18T13:54:08Z"/>
                <w:rFonts w:hint="default" w:ascii="Arial" w:hAnsi="Arial" w:eastAsia="宋体" w:cs="Arial"/>
                <w:sz w:val="20"/>
                <w:szCs w:val="20"/>
                <w:lang w:val="en-GB" w:eastAsia="zh-CN" w:bidi="ar-SA"/>
                <w:rPrChange w:id="8284" w:author="薛媛媛（Grace）" w:date="2025-11-18T13:55:33Z">
                  <w:rPr>
                    <w:ins w:id="8285" w:author="薛媛媛（Grace）" w:date="2025-11-18T13:54:08Z"/>
                    <w:rFonts w:hint="default" w:ascii="Arial" w:hAnsi="Arial" w:eastAsia="宋体" w:cs="Arial"/>
                    <w:sz w:val="20"/>
                    <w:szCs w:val="20"/>
                    <w:lang w:val="en-GB" w:eastAsia="zh-CN" w:bidi="ar-SA"/>
                  </w:rPr>
                </w:rPrChange>
              </w:rPr>
            </w:pPr>
            <w:ins w:id="8286" w:author="薛媛媛（Grace）" w:date="2025-11-18T13:54:08Z">
              <w:r>
                <w:rPr>
                  <w:rFonts w:hint="default" w:ascii="Arial" w:hAnsi="Arial" w:cs="Arial" w:eastAsiaTheme="minorHAnsi"/>
                  <w:sz w:val="20"/>
                  <w:szCs w:val="20"/>
                  <w:lang w:val="en-GB" w:eastAsia="zh-CN"/>
                  <w:rPrChange w:id="8287" w:author="薛媛媛（Grace）" w:date="2025-11-18T13:55:39Z">
                    <w:rPr>
                      <w:rFonts w:hint="eastAsia" w:eastAsiaTheme="minorHAnsi"/>
                      <w:sz w:val="22"/>
                      <w:szCs w:val="22"/>
                      <w:lang w:val="en-GB" w:eastAsia="zh-CN"/>
                    </w:rPr>
                  </w:rPrChange>
                </w:rPr>
                <w:t>Yes</w:t>
              </w:r>
            </w:ins>
          </w:p>
        </w:tc>
        <w:tc>
          <w:tcPr>
            <w:tcW w:w="3078" w:type="dxa"/>
            <w:shd w:val="clear" w:color="auto" w:fill="auto"/>
            <w:tcMar>
              <w:top w:w="113" w:type="dxa"/>
              <w:bottom w:w="113" w:type="dxa"/>
            </w:tcMar>
            <w:vAlign w:val="top"/>
          </w:tcPr>
          <w:p w14:paraId="7CC62D57">
            <w:pPr>
              <w:rPr>
                <w:ins w:id="8289" w:author="薛媛媛（Grace）" w:date="2025-11-18T13:54:08Z"/>
                <w:rFonts w:hint="default" w:ascii="Arial" w:hAnsi="Arial" w:cs="Arial"/>
                <w:sz w:val="20"/>
                <w:szCs w:val="20"/>
                <w:lang w:val="en-GB" w:eastAsia="zh-CN"/>
                <w:rPrChange w:id="8290" w:author="薛媛媛（Grace）" w:date="2025-11-18T13:55:39Z">
                  <w:rPr>
                    <w:ins w:id="8291" w:author="薛媛媛（Grace）" w:date="2025-11-18T13:54:08Z"/>
                    <w:rFonts w:hint="eastAsia" w:ascii="Arial" w:hAnsi="Arial" w:cs="Arial"/>
                    <w:sz w:val="22"/>
                    <w:szCs w:val="22"/>
                    <w:lang w:val="en-GB" w:eastAsia="zh-CN"/>
                  </w:rPr>
                </w:rPrChange>
              </w:rPr>
            </w:pPr>
            <w:ins w:id="8292" w:author="薛媛媛（Grace）" w:date="2025-11-18T13:54:08Z">
              <w:r>
                <w:rPr>
                  <w:rFonts w:hint="default" w:ascii="Arial" w:hAnsi="Arial" w:cs="Arial"/>
                  <w:sz w:val="20"/>
                  <w:szCs w:val="20"/>
                  <w:lang w:val="en-GB" w:eastAsia="zh-CN"/>
                  <w:rPrChange w:id="8293" w:author="薛媛媛（Grace）" w:date="2025-11-18T13:55:39Z">
                    <w:rPr>
                      <w:rFonts w:hint="eastAsia" w:ascii="Arial" w:hAnsi="Arial" w:cs="Arial"/>
                      <w:sz w:val="22"/>
                      <w:szCs w:val="22"/>
                      <w:lang w:val="en-GB" w:eastAsia="zh-CN"/>
                    </w:rPr>
                  </w:rPrChange>
                </w:rPr>
                <w:t>EN ISO 15223-1</w:t>
              </w:r>
            </w:ins>
          </w:p>
          <w:p w14:paraId="516FB87D">
            <w:pPr>
              <w:rPr>
                <w:ins w:id="8295" w:author="薛媛媛（Grace）" w:date="2025-11-18T13:54:08Z"/>
                <w:rFonts w:hint="default" w:ascii="Arial" w:hAnsi="Arial" w:cs="Arial"/>
                <w:sz w:val="20"/>
                <w:szCs w:val="20"/>
                <w:lang w:val="en-GB" w:eastAsia="zh-CN"/>
                <w:rPrChange w:id="8296" w:author="薛媛媛（Grace）" w:date="2025-11-18T13:55:39Z">
                  <w:rPr>
                    <w:ins w:id="8297" w:author="薛媛媛（Grace）" w:date="2025-11-18T13:54:08Z"/>
                    <w:rFonts w:hint="eastAsia" w:ascii="Arial" w:hAnsi="Arial" w:cs="Arial"/>
                    <w:sz w:val="22"/>
                    <w:szCs w:val="22"/>
                    <w:lang w:val="en-GB" w:eastAsia="zh-CN"/>
                  </w:rPr>
                </w:rPrChange>
              </w:rPr>
            </w:pPr>
            <w:ins w:id="8298" w:author="薛媛媛（Grace）" w:date="2025-11-18T13:54:08Z">
              <w:r>
                <w:rPr>
                  <w:rFonts w:hint="default" w:ascii="Arial" w:hAnsi="Arial" w:cs="Arial"/>
                  <w:sz w:val="20"/>
                  <w:szCs w:val="20"/>
                  <w:lang w:val="en-GB" w:eastAsia="zh-CN"/>
                  <w:rPrChange w:id="8299" w:author="薛媛媛（Grace）" w:date="2025-11-18T13:55:39Z">
                    <w:rPr>
                      <w:rFonts w:hint="eastAsia" w:ascii="Arial" w:hAnsi="Arial" w:cs="Arial"/>
                      <w:sz w:val="22"/>
                      <w:szCs w:val="22"/>
                      <w:lang w:val="en-GB" w:eastAsia="zh-CN"/>
                    </w:rPr>
                  </w:rPrChange>
                </w:rPr>
                <w:t>EN ISO 20417</w:t>
              </w:r>
            </w:ins>
          </w:p>
          <w:p w14:paraId="7877FC43">
            <w:pPr>
              <w:rPr>
                <w:ins w:id="8301" w:author="薛媛媛（Grace）" w:date="2025-11-18T13:54:08Z"/>
                <w:rFonts w:hint="default" w:ascii="Arial" w:hAnsi="Arial" w:cs="Arial" w:eastAsiaTheme="minorHAnsi"/>
                <w:sz w:val="20"/>
                <w:szCs w:val="20"/>
                <w:lang w:val="en-GB" w:eastAsia="zh-CN"/>
                <w:rPrChange w:id="8302" w:author="薛媛媛（Grace）" w:date="2025-11-18T13:55:39Z">
                  <w:rPr>
                    <w:ins w:id="8303" w:author="薛媛媛（Grace）" w:date="2025-11-18T13:54:08Z"/>
                    <w:rFonts w:hint="eastAsia" w:eastAsiaTheme="minorHAnsi"/>
                    <w:sz w:val="22"/>
                    <w:szCs w:val="22"/>
                    <w:lang w:val="en-GB" w:eastAsia="zh-CN"/>
                  </w:rPr>
                </w:rPrChange>
              </w:rPr>
            </w:pPr>
            <w:ins w:id="8304" w:author="薛媛媛（Grace）" w:date="2025-11-18T13:54:08Z">
              <w:r>
                <w:rPr>
                  <w:rFonts w:hint="default" w:ascii="Arial" w:hAnsi="Arial" w:cs="Arial" w:eastAsiaTheme="minorHAnsi"/>
                  <w:sz w:val="20"/>
                  <w:szCs w:val="20"/>
                  <w:lang w:val="en-GB" w:eastAsia="zh-CN"/>
                  <w:rPrChange w:id="8305" w:author="薛媛媛（Grace）" w:date="2025-11-18T13:55:39Z">
                    <w:rPr>
                      <w:rFonts w:hint="eastAsia" w:eastAsiaTheme="minorHAnsi"/>
                      <w:sz w:val="22"/>
                      <w:szCs w:val="22"/>
                      <w:lang w:val="en-GB" w:eastAsia="zh-CN"/>
                    </w:rPr>
                  </w:rPrChange>
                </w:rPr>
                <w:t>EN ISO 11608-1</w:t>
              </w:r>
            </w:ins>
          </w:p>
          <w:p w14:paraId="183717C1">
            <w:pPr>
              <w:rPr>
                <w:ins w:id="8307" w:author="薛媛媛（Grace）" w:date="2025-11-18T13:54:08Z"/>
                <w:rFonts w:hint="default" w:ascii="Arial" w:hAnsi="Arial" w:cs="Arial"/>
                <w:sz w:val="20"/>
                <w:szCs w:val="20"/>
                <w:lang w:val="en-GB" w:eastAsia="zh-CN"/>
                <w:rPrChange w:id="8308" w:author="薛媛媛（Grace）" w:date="2025-11-18T13:55:39Z">
                  <w:rPr>
                    <w:ins w:id="8309" w:author="薛媛媛（Grace）" w:date="2025-11-18T13:54:08Z"/>
                    <w:rFonts w:hint="eastAsia" w:ascii="Arial" w:hAnsi="Arial" w:cs="Arial"/>
                    <w:sz w:val="22"/>
                    <w:szCs w:val="22"/>
                    <w:lang w:val="en-GB" w:eastAsia="zh-CN"/>
                  </w:rPr>
                </w:rPrChange>
              </w:rPr>
            </w:pPr>
          </w:p>
          <w:p w14:paraId="5A207E56">
            <w:pPr>
              <w:rPr>
                <w:ins w:id="8310" w:author="薛媛媛（Grace）" w:date="2025-11-18T13:54:08Z"/>
                <w:rFonts w:ascii="Arial" w:hAnsi="Arial" w:cs="Arial" w:eastAsiaTheme="minorHAnsi"/>
                <w:sz w:val="20"/>
                <w:szCs w:val="20"/>
                <w:lang w:val="en-GB" w:eastAsia="en-US" w:bidi="ar-SA"/>
                <w:rPrChange w:id="8311" w:author="薛媛媛（Grace）" w:date="2025-11-18T13:55:33Z">
                  <w:rPr>
                    <w:ins w:id="8312" w:author="薛媛媛（Grace）" w:date="2025-11-18T13:54:08Z"/>
                    <w:rFonts w:ascii="Arial" w:hAnsi="Arial" w:cs="Arial" w:eastAsiaTheme="minorHAnsi"/>
                    <w:sz w:val="20"/>
                    <w:szCs w:val="20"/>
                    <w:lang w:val="en-GB" w:eastAsia="en-US" w:bidi="ar-SA"/>
                  </w:rPr>
                </w:rPrChange>
              </w:rPr>
            </w:pPr>
          </w:p>
        </w:tc>
        <w:tc>
          <w:tcPr>
            <w:tcW w:w="3078" w:type="dxa"/>
            <w:shd w:val="clear" w:color="auto" w:fill="auto"/>
            <w:tcMar>
              <w:top w:w="113" w:type="dxa"/>
              <w:bottom w:w="113" w:type="dxa"/>
            </w:tcMar>
            <w:vAlign w:val="top"/>
          </w:tcPr>
          <w:p w14:paraId="69C07C94">
            <w:pPr>
              <w:rPr>
                <w:ins w:id="8313" w:author="薛媛媛（Grace）" w:date="2025-11-18T13:54:08Z"/>
                <w:rFonts w:hint="default" w:ascii="Arial" w:hAnsi="Arial" w:cs="Arial" w:eastAsiaTheme="minorHAnsi"/>
                <w:sz w:val="20"/>
                <w:szCs w:val="20"/>
                <w:lang w:val="en-GB" w:eastAsia="zh-CN"/>
                <w:rPrChange w:id="8314" w:author="薛媛媛（Grace）" w:date="2025-11-18T13:55:39Z">
                  <w:rPr>
                    <w:ins w:id="8315" w:author="薛媛媛（Grace）" w:date="2025-11-18T13:54:08Z"/>
                    <w:rFonts w:hint="eastAsia" w:ascii="Arial" w:hAnsi="Arial" w:cs="Arial" w:eastAsiaTheme="minorHAnsi"/>
                    <w:sz w:val="22"/>
                    <w:szCs w:val="22"/>
                    <w:lang w:val="en-GB" w:eastAsia="zh-CN"/>
                  </w:rPr>
                </w:rPrChange>
              </w:rPr>
            </w:pPr>
            <w:ins w:id="8316" w:author="薛媛媛（Grace）" w:date="2025-11-18T13:54:08Z">
              <w:r>
                <w:rPr>
                  <w:rFonts w:hint="default" w:ascii="Arial" w:hAnsi="Arial" w:cs="Arial" w:eastAsiaTheme="minorHAnsi"/>
                  <w:sz w:val="20"/>
                  <w:szCs w:val="20"/>
                  <w:lang w:val="en-GB" w:eastAsia="zh-CN"/>
                  <w:rPrChange w:id="8317" w:author="薛媛媛（Grace）" w:date="2025-11-18T13:55:39Z">
                    <w:rPr>
                      <w:rFonts w:hint="eastAsia" w:ascii="Arial" w:hAnsi="Arial" w:cs="Arial" w:eastAsiaTheme="minorHAnsi"/>
                      <w:sz w:val="22"/>
                      <w:szCs w:val="22"/>
                      <w:lang w:val="en-GB" w:eastAsia="zh-CN"/>
                    </w:rPr>
                  </w:rPrChange>
                </w:rPr>
                <w:t xml:space="preserve">Label </w:t>
              </w:r>
            </w:ins>
          </w:p>
          <w:p w14:paraId="2FEC5A3A">
            <w:pPr>
              <w:rPr>
                <w:ins w:id="8319" w:author="薛媛媛（Grace）" w:date="2025-11-18T13:54:08Z"/>
                <w:rFonts w:hint="default" w:ascii="Arial" w:hAnsi="Arial" w:cs="Arial" w:eastAsiaTheme="minorHAnsi"/>
                <w:sz w:val="20"/>
                <w:szCs w:val="20"/>
                <w:lang w:val="en-GB" w:eastAsia="zh-CN"/>
                <w:rPrChange w:id="8320" w:author="薛媛媛（Grace）" w:date="2025-11-18T13:55:39Z">
                  <w:rPr>
                    <w:ins w:id="8321" w:author="薛媛媛（Grace）" w:date="2025-11-18T13:54:08Z"/>
                    <w:rFonts w:hint="default" w:ascii="Arial" w:hAnsi="Arial" w:cs="Arial" w:eastAsiaTheme="minorHAnsi"/>
                    <w:sz w:val="22"/>
                    <w:szCs w:val="22"/>
                    <w:lang w:val="en-GB" w:eastAsia="zh-CN"/>
                  </w:rPr>
                </w:rPrChange>
              </w:rPr>
            </w:pPr>
            <w:ins w:id="8322" w:author="薛媛媛（Grace）" w:date="2025-11-18T13:54:08Z">
              <w:r>
                <w:rPr>
                  <w:rFonts w:hint="default" w:ascii="Arial" w:hAnsi="Arial" w:cs="Arial" w:eastAsiaTheme="minorHAnsi"/>
                  <w:sz w:val="20"/>
                  <w:szCs w:val="20"/>
                  <w:lang w:val="en-GB" w:eastAsia="zh-CN"/>
                  <w:rPrChange w:id="8323" w:author="薛媛媛（Grace）" w:date="2025-11-18T13:55:39Z">
                    <w:rPr>
                      <w:rFonts w:hint="default" w:ascii="Arial" w:hAnsi="Arial" w:cs="Arial" w:eastAsiaTheme="minorHAnsi"/>
                      <w:sz w:val="22"/>
                      <w:szCs w:val="22"/>
                      <w:lang w:val="en-GB" w:eastAsia="zh-CN"/>
                    </w:rPr>
                  </w:rPrChange>
                </w:rPr>
                <w:t>Instruction For Use</w:t>
              </w:r>
            </w:ins>
          </w:p>
          <w:p w14:paraId="243B7D1F">
            <w:pPr>
              <w:rPr>
                <w:ins w:id="8325" w:author="薛媛媛（Grace）" w:date="2025-11-18T13:54:08Z"/>
                <w:rFonts w:hint="default" w:ascii="Arial" w:hAnsi="Arial" w:cs="Arial" w:eastAsiaTheme="minorHAnsi"/>
                <w:sz w:val="20"/>
                <w:szCs w:val="20"/>
                <w:lang w:val="en-GB" w:eastAsia="zh-CN"/>
                <w:rPrChange w:id="8326" w:author="薛媛媛（Grace）" w:date="2025-11-18T13:55:39Z">
                  <w:rPr>
                    <w:ins w:id="8327" w:author="薛媛媛（Grace）" w:date="2025-11-18T13:54:08Z"/>
                    <w:rFonts w:hint="eastAsia" w:ascii="Arial" w:hAnsi="Arial" w:cs="Arial" w:eastAsiaTheme="minorHAnsi"/>
                    <w:sz w:val="22"/>
                    <w:szCs w:val="22"/>
                    <w:lang w:val="en-GB" w:eastAsia="zh-CN"/>
                  </w:rPr>
                </w:rPrChange>
              </w:rPr>
            </w:pPr>
          </w:p>
          <w:p w14:paraId="6D54FBE9">
            <w:pPr>
              <w:rPr>
                <w:ins w:id="8328" w:author="薛媛媛（Grace）" w:date="2025-11-18T13:54:08Z"/>
                <w:rFonts w:hint="default" w:ascii="Arial" w:hAnsi="Arial" w:cs="Arial" w:eastAsiaTheme="minorHAnsi"/>
                <w:sz w:val="20"/>
                <w:szCs w:val="20"/>
                <w:lang w:val="en-US" w:eastAsia="zh-CN"/>
                <w:rPrChange w:id="8329" w:author="薛媛媛（Grace）" w:date="2025-11-18T13:55:39Z">
                  <w:rPr>
                    <w:ins w:id="8330" w:author="薛媛媛（Grace）" w:date="2025-11-18T13:54:08Z"/>
                    <w:rFonts w:hint="eastAsia" w:ascii="Arial" w:hAnsi="Arial" w:cs="Arial" w:eastAsiaTheme="minorHAnsi"/>
                    <w:sz w:val="22"/>
                    <w:szCs w:val="22"/>
                    <w:lang w:val="en-US" w:eastAsia="zh-CN"/>
                  </w:rPr>
                </w:rPrChange>
              </w:rPr>
            </w:pPr>
          </w:p>
          <w:p w14:paraId="7397B16A">
            <w:pPr>
              <w:rPr>
                <w:ins w:id="8331" w:author="薛媛媛（Grace）" w:date="2025-11-18T13:54:08Z"/>
                <w:rFonts w:hint="default" w:ascii="Arial" w:hAnsi="Arial" w:cs="Arial" w:eastAsiaTheme="minorEastAsia"/>
                <w:color w:val="auto"/>
                <w:sz w:val="20"/>
                <w:szCs w:val="20"/>
                <w:lang w:val="en-US" w:eastAsia="zh-CN"/>
                <w:rPrChange w:id="8332" w:author="薛媛媛（Grace）" w:date="2025-11-18T13:55:39Z">
                  <w:rPr>
                    <w:ins w:id="8333" w:author="薛媛媛（Grace）" w:date="2025-11-18T13:54:08Z"/>
                    <w:rFonts w:hint="default" w:cs="Arial" w:eastAsiaTheme="minorEastAsia"/>
                    <w:color w:val="auto"/>
                    <w:sz w:val="22"/>
                    <w:szCs w:val="22"/>
                    <w:lang w:val="en-US" w:eastAsia="zh-CN"/>
                  </w:rPr>
                </w:rPrChange>
              </w:rPr>
            </w:pPr>
          </w:p>
          <w:p w14:paraId="2FA8A968">
            <w:pPr>
              <w:rPr>
                <w:ins w:id="8334" w:author="薛媛媛（Grace）" w:date="2025-11-18T13:54:08Z"/>
                <w:rFonts w:ascii="Arial" w:hAnsi="Arial" w:cs="Arial" w:eastAsiaTheme="minorHAnsi"/>
                <w:sz w:val="20"/>
                <w:szCs w:val="20"/>
                <w:lang w:val="en-GB" w:eastAsia="en-US" w:bidi="ar-SA"/>
                <w:rPrChange w:id="8335" w:author="薛媛媛（Grace）" w:date="2025-11-18T13:55:33Z">
                  <w:rPr>
                    <w:ins w:id="8336" w:author="薛媛媛（Grace）" w:date="2025-11-18T13:54:08Z"/>
                    <w:rFonts w:ascii="Arial" w:hAnsi="Arial" w:cs="Arial" w:eastAsiaTheme="minorHAnsi"/>
                    <w:sz w:val="20"/>
                    <w:szCs w:val="20"/>
                    <w:lang w:val="en-GB" w:eastAsia="en-US" w:bidi="ar-SA"/>
                  </w:rPr>
                </w:rPrChange>
              </w:rPr>
            </w:pPr>
          </w:p>
        </w:tc>
        <w:tc>
          <w:tcPr>
            <w:tcW w:w="3078" w:type="dxa"/>
            <w:tcMar>
              <w:top w:w="113" w:type="dxa"/>
              <w:bottom w:w="113" w:type="dxa"/>
            </w:tcMar>
          </w:tcPr>
          <w:p w14:paraId="014DF931">
            <w:pPr>
              <w:rPr>
                <w:rFonts w:ascii="Arial" w:hAnsi="Arial" w:cs="Arial"/>
                <w:sz w:val="20"/>
                <w:szCs w:val="20"/>
                <w:lang w:val="en-GB"/>
                <w:rPrChange w:id="8337" w:author="薛媛媛（Grace）" w:date="2025-11-18T13:55:33Z">
                  <w:rPr>
                    <w:sz w:val="20"/>
                    <w:szCs w:val="20"/>
                    <w:lang w:val="en-GB"/>
                  </w:rPr>
                </w:rPrChange>
              </w:rPr>
            </w:pPr>
          </w:p>
        </w:tc>
      </w:tr>
      <w:tr w14:paraId="528FB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7776DD90">
            <w:pPr>
              <w:ind w:left="172"/>
              <w:rPr>
                <w:rFonts w:ascii="Arial" w:hAnsi="Arial" w:cs="Arial"/>
                <w:sz w:val="20"/>
                <w:szCs w:val="20"/>
                <w:lang w:val="en-GB"/>
                <w:rPrChange w:id="8338" w:author="薛媛媛（Grace）" w:date="2025-11-18T13:55:33Z">
                  <w:rPr>
                    <w:sz w:val="20"/>
                    <w:szCs w:val="20"/>
                    <w:lang w:val="en-GB"/>
                  </w:rPr>
                </w:rPrChange>
              </w:rPr>
            </w:pPr>
            <w:r>
              <w:rPr>
                <w:rFonts w:ascii="Arial" w:hAnsi="Arial" w:cs="Arial"/>
                <w:sz w:val="20"/>
                <w:szCs w:val="20"/>
                <w:lang w:val="en-GB"/>
                <w:rPrChange w:id="8339" w:author="薛媛媛（Grace）" w:date="2025-11-18T13:55:33Z">
                  <w:rPr>
                    <w:sz w:val="20"/>
                    <w:szCs w:val="20"/>
                    <w:lang w:val="en-GB"/>
                  </w:rPr>
                </w:rPrChange>
              </w:rPr>
              <w:t>(aa)  information to be supplied to the patient with an implanted device in accordance with Article 18;</w:t>
            </w:r>
          </w:p>
        </w:tc>
        <w:tc>
          <w:tcPr>
            <w:tcW w:w="1198" w:type="dxa"/>
            <w:shd w:val="clear"/>
            <w:tcMar>
              <w:top w:w="113" w:type="dxa"/>
              <w:bottom w:w="113" w:type="dxa"/>
            </w:tcMar>
            <w:vAlign w:val="top"/>
          </w:tcPr>
          <w:p w14:paraId="20A35410">
            <w:pPr>
              <w:rPr>
                <w:ins w:id="8340" w:author="薛媛媛（Grace）" w:date="2025-11-18T13:54:20Z"/>
                <w:rFonts w:hint="default" w:ascii="Arial" w:hAnsi="Arial" w:eastAsia="宋体" w:cs="Arial"/>
                <w:sz w:val="20"/>
                <w:szCs w:val="20"/>
                <w:lang w:val="en-GB" w:eastAsia="zh-CN" w:bidi="ar-SA"/>
                <w:rPrChange w:id="8341" w:author="薛媛媛（Grace）" w:date="2025-11-18T13:55:33Z">
                  <w:rPr>
                    <w:ins w:id="8342" w:author="薛媛媛（Grace）" w:date="2025-11-18T13:54:20Z"/>
                    <w:rFonts w:hint="default" w:ascii="Arial" w:hAnsi="Arial" w:eastAsia="宋体" w:cs="Arial"/>
                    <w:sz w:val="20"/>
                    <w:szCs w:val="20"/>
                    <w:lang w:val="en-GB" w:eastAsia="zh-CN" w:bidi="ar-SA"/>
                  </w:rPr>
                </w:rPrChange>
              </w:rPr>
            </w:pPr>
            <w:ins w:id="8343" w:author="薛媛媛（Grace）" w:date="2025-11-18T13:54:20Z">
              <w:r>
                <w:rPr>
                  <w:rFonts w:hint="default" w:ascii="Arial" w:hAnsi="Arial" w:eastAsia="宋体" w:cs="Arial"/>
                  <w:sz w:val="20"/>
                  <w:szCs w:val="20"/>
                  <w:lang w:val="en-US" w:eastAsia="zh-CN"/>
                  <w:rPrChange w:id="8344" w:author="薛媛媛（Grace）" w:date="2025-11-18T13:55:33Z">
                    <w:rPr>
                      <w:rFonts w:hint="eastAsia" w:eastAsia="宋体"/>
                      <w:sz w:val="20"/>
                      <w:szCs w:val="20"/>
                      <w:lang w:val="en-US" w:eastAsia="zh-CN"/>
                    </w:rPr>
                  </w:rPrChange>
                </w:rPr>
                <w:t>No</w:t>
              </w:r>
            </w:ins>
          </w:p>
        </w:tc>
        <w:tc>
          <w:tcPr>
            <w:tcW w:w="3078" w:type="dxa"/>
            <w:shd w:val="clear"/>
            <w:tcMar>
              <w:top w:w="113" w:type="dxa"/>
              <w:bottom w:w="113" w:type="dxa"/>
            </w:tcMar>
            <w:vAlign w:val="top"/>
          </w:tcPr>
          <w:p w14:paraId="54B2C6DA">
            <w:pPr>
              <w:rPr>
                <w:ins w:id="8346" w:author="薛媛媛（Grace）" w:date="2025-11-18T13:54:20Z"/>
                <w:rFonts w:ascii="Arial" w:hAnsi="Arial" w:cs="Arial" w:eastAsiaTheme="minorHAnsi"/>
                <w:sz w:val="20"/>
                <w:szCs w:val="20"/>
                <w:lang w:val="en-GB" w:eastAsia="en-US" w:bidi="ar-SA"/>
                <w:rPrChange w:id="8347" w:author="薛媛媛（Grace）" w:date="2025-11-18T13:55:33Z">
                  <w:rPr>
                    <w:ins w:id="8348" w:author="薛媛媛（Grace）" w:date="2025-11-18T13:54:20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58F80CEA">
            <w:pPr>
              <w:rPr>
                <w:ins w:id="8349" w:author="薛媛媛（Grace）" w:date="2025-11-18T13:54:20Z"/>
                <w:rFonts w:ascii="Arial" w:hAnsi="Arial" w:cs="Arial" w:eastAsiaTheme="minorHAnsi"/>
                <w:sz w:val="20"/>
                <w:szCs w:val="20"/>
                <w:lang w:val="en-GB" w:eastAsia="en-US" w:bidi="ar-SA"/>
                <w:rPrChange w:id="8350" w:author="薛媛媛（Grace）" w:date="2025-11-18T13:55:33Z">
                  <w:rPr>
                    <w:ins w:id="8351" w:author="薛媛媛（Grace）" w:date="2025-11-18T13:54:20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745EA019">
            <w:pPr>
              <w:rPr>
                <w:ins w:id="8352" w:author="薛媛媛（Grace）" w:date="2025-11-18T13:54:20Z"/>
                <w:rFonts w:ascii="Arial" w:hAnsi="Arial" w:eastAsia="等线" w:cs="Arial"/>
                <w:sz w:val="20"/>
                <w:szCs w:val="20"/>
                <w:lang w:eastAsia="zh-CN"/>
                <w:rPrChange w:id="8353" w:author="薛媛媛（Grace）" w:date="2025-11-18T13:55:39Z">
                  <w:rPr>
                    <w:ins w:id="8354" w:author="薛媛媛（Grace）" w:date="2025-11-18T13:54:20Z"/>
                    <w:rFonts w:ascii="Calibri" w:hAnsi="Calibri" w:eastAsia="等线" w:cs="Calibri"/>
                    <w:sz w:val="20"/>
                    <w:lang w:eastAsia="zh-CN"/>
                  </w:rPr>
                </w:rPrChange>
              </w:rPr>
            </w:pPr>
            <w:ins w:id="8355" w:author="薛媛媛（Grace）" w:date="2025-11-18T13:54:20Z">
              <w:r>
                <w:rPr>
                  <w:rFonts w:ascii="Arial" w:hAnsi="Arial" w:eastAsia="等线" w:cs="Arial"/>
                  <w:sz w:val="20"/>
                  <w:szCs w:val="20"/>
                  <w:lang w:eastAsia="zh-CN"/>
                  <w:rPrChange w:id="8356" w:author="薛媛媛（Grace）" w:date="2025-11-18T13:55:39Z">
                    <w:rPr>
                      <w:rFonts w:ascii="Calibri" w:hAnsi="Calibri" w:eastAsia="等线" w:cs="Calibri"/>
                      <w:sz w:val="20"/>
                      <w:lang w:eastAsia="zh-CN"/>
                    </w:rPr>
                  </w:rPrChange>
                </w:rPr>
                <w:t>Non implantable devices</w:t>
              </w:r>
            </w:ins>
          </w:p>
          <w:p w14:paraId="1EA30141">
            <w:pPr>
              <w:rPr>
                <w:ins w:id="8358" w:author="薛媛媛（Grace）" w:date="2025-11-18T13:54:20Z"/>
                <w:rFonts w:ascii="Arial" w:hAnsi="Arial" w:cs="Arial" w:eastAsiaTheme="minorHAnsi"/>
                <w:sz w:val="20"/>
                <w:szCs w:val="20"/>
                <w:lang w:val="en-GB" w:eastAsia="en-US" w:bidi="ar-SA"/>
                <w:rPrChange w:id="8359" w:author="薛媛媛（Grace）" w:date="2025-11-18T13:55:33Z">
                  <w:rPr>
                    <w:ins w:id="8360" w:author="薛媛媛（Grace）" w:date="2025-11-18T13:54:20Z"/>
                    <w:rFonts w:ascii="Arial" w:hAnsi="Arial" w:cs="Arial" w:eastAsiaTheme="minorHAnsi"/>
                    <w:sz w:val="20"/>
                    <w:szCs w:val="20"/>
                    <w:lang w:val="en-GB" w:eastAsia="en-US" w:bidi="ar-SA"/>
                  </w:rPr>
                </w:rPrChange>
              </w:rPr>
            </w:pPr>
          </w:p>
        </w:tc>
      </w:tr>
      <w:tr w14:paraId="2B104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4957" w:type="dxa"/>
            <w:tcMar>
              <w:top w:w="113" w:type="dxa"/>
              <w:bottom w:w="113" w:type="dxa"/>
            </w:tcMar>
          </w:tcPr>
          <w:p w14:paraId="18598B7F">
            <w:pPr>
              <w:ind w:left="172"/>
              <w:rPr>
                <w:rFonts w:ascii="Arial" w:hAnsi="Arial" w:cs="Arial"/>
                <w:sz w:val="20"/>
                <w:szCs w:val="20"/>
                <w:lang w:val="en-GB"/>
                <w:rPrChange w:id="8361" w:author="薛媛媛（Grace）" w:date="2025-11-18T13:55:33Z">
                  <w:rPr>
                    <w:sz w:val="20"/>
                    <w:szCs w:val="20"/>
                    <w:lang w:val="en-GB"/>
                  </w:rPr>
                </w:rPrChange>
              </w:rPr>
            </w:pPr>
            <w:r>
              <w:rPr>
                <w:rFonts w:ascii="Arial" w:hAnsi="Arial" w:cs="Arial"/>
                <w:sz w:val="20"/>
                <w:szCs w:val="20"/>
                <w:lang w:val="en-GB"/>
                <w:rPrChange w:id="8362" w:author="薛媛媛（Grace）" w:date="2025-11-18T13:55:33Z">
                  <w:rPr>
                    <w:sz w:val="20"/>
                    <w:szCs w:val="20"/>
                    <w:lang w:val="en-GB"/>
                  </w:rPr>
                </w:rPrChange>
              </w:rPr>
              <w:t>(ab)  for devices that incorporate electronic programmable systems, including software, or software that are devices in themselves, minimum requirements concerning hardware, IT networks characteristics and IT security measures, including protection against unauthorised access, necessary to run the software as intended.</w:t>
            </w:r>
          </w:p>
        </w:tc>
        <w:tc>
          <w:tcPr>
            <w:tcW w:w="1198" w:type="dxa"/>
            <w:shd w:val="clear"/>
            <w:tcMar>
              <w:top w:w="113" w:type="dxa"/>
              <w:bottom w:w="113" w:type="dxa"/>
            </w:tcMar>
            <w:vAlign w:val="top"/>
          </w:tcPr>
          <w:p w14:paraId="42597CE0">
            <w:pPr>
              <w:rPr>
                <w:ins w:id="8363" w:author="薛媛媛（Grace）" w:date="2025-11-18T13:54:24Z"/>
                <w:rFonts w:hint="default" w:ascii="Arial" w:hAnsi="Arial" w:eastAsia="宋体" w:cs="Arial"/>
                <w:sz w:val="20"/>
                <w:szCs w:val="20"/>
                <w:lang w:val="en-GB" w:eastAsia="zh-CN" w:bidi="ar-SA"/>
                <w:rPrChange w:id="8364" w:author="薛媛媛（Grace）" w:date="2025-11-18T13:55:33Z">
                  <w:rPr>
                    <w:ins w:id="8365" w:author="薛媛媛（Grace）" w:date="2025-11-18T13:54:24Z"/>
                    <w:rFonts w:hint="default" w:ascii="Arial" w:hAnsi="Arial" w:eastAsia="宋体" w:cs="Arial"/>
                    <w:sz w:val="20"/>
                    <w:szCs w:val="20"/>
                    <w:lang w:val="en-GB" w:eastAsia="zh-CN" w:bidi="ar-SA"/>
                  </w:rPr>
                </w:rPrChange>
              </w:rPr>
            </w:pPr>
            <w:ins w:id="8366" w:author="薛媛媛（Grace）" w:date="2025-11-18T13:54:24Z">
              <w:r>
                <w:rPr>
                  <w:rFonts w:hint="default" w:ascii="Arial" w:hAnsi="Arial" w:eastAsia="宋体" w:cs="Arial"/>
                  <w:sz w:val="20"/>
                  <w:szCs w:val="20"/>
                  <w:lang w:val="en-US" w:eastAsia="zh-CN"/>
                  <w:rPrChange w:id="8367" w:author="薛媛媛（Grace）" w:date="2025-11-18T13:55:33Z">
                    <w:rPr>
                      <w:rFonts w:hint="eastAsia" w:eastAsia="宋体"/>
                      <w:sz w:val="20"/>
                      <w:szCs w:val="20"/>
                      <w:lang w:val="en-US" w:eastAsia="zh-CN"/>
                    </w:rPr>
                  </w:rPrChange>
                </w:rPr>
                <w:t>No</w:t>
              </w:r>
            </w:ins>
          </w:p>
        </w:tc>
        <w:tc>
          <w:tcPr>
            <w:tcW w:w="3078" w:type="dxa"/>
            <w:shd w:val="clear"/>
            <w:tcMar>
              <w:top w:w="113" w:type="dxa"/>
              <w:bottom w:w="113" w:type="dxa"/>
            </w:tcMar>
            <w:vAlign w:val="top"/>
          </w:tcPr>
          <w:p w14:paraId="5B8C5863">
            <w:pPr>
              <w:rPr>
                <w:ins w:id="8369" w:author="薛媛媛（Grace）" w:date="2025-11-18T13:54:24Z"/>
                <w:rFonts w:ascii="Arial" w:hAnsi="Arial" w:cs="Arial" w:eastAsiaTheme="minorHAnsi"/>
                <w:sz w:val="20"/>
                <w:szCs w:val="20"/>
                <w:lang w:val="en-GB" w:eastAsia="en-US" w:bidi="ar-SA"/>
                <w:rPrChange w:id="8370" w:author="薛媛媛（Grace）" w:date="2025-11-18T13:55:33Z">
                  <w:rPr>
                    <w:ins w:id="8371" w:author="薛媛媛（Grace）" w:date="2025-11-18T13:54:24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49DF7E91">
            <w:pPr>
              <w:rPr>
                <w:ins w:id="8372" w:author="薛媛媛（Grace）" w:date="2025-11-18T13:54:24Z"/>
                <w:rFonts w:ascii="Arial" w:hAnsi="Arial" w:cs="Arial" w:eastAsiaTheme="minorHAnsi"/>
                <w:sz w:val="20"/>
                <w:szCs w:val="20"/>
                <w:lang w:val="en-GB" w:eastAsia="en-US" w:bidi="ar-SA"/>
                <w:rPrChange w:id="8373" w:author="薛媛媛（Grace）" w:date="2025-11-18T13:55:33Z">
                  <w:rPr>
                    <w:ins w:id="8374" w:author="薛媛媛（Grace）" w:date="2025-11-18T13:54:24Z"/>
                    <w:rFonts w:ascii="Arial" w:hAnsi="Arial" w:cs="Arial" w:eastAsiaTheme="minorHAnsi"/>
                    <w:sz w:val="20"/>
                    <w:szCs w:val="20"/>
                    <w:lang w:val="en-GB" w:eastAsia="en-US" w:bidi="ar-SA"/>
                  </w:rPr>
                </w:rPrChange>
              </w:rPr>
            </w:pPr>
          </w:p>
        </w:tc>
        <w:tc>
          <w:tcPr>
            <w:tcW w:w="3078" w:type="dxa"/>
            <w:shd w:val="clear"/>
            <w:tcMar>
              <w:top w:w="113" w:type="dxa"/>
              <w:bottom w:w="113" w:type="dxa"/>
            </w:tcMar>
            <w:vAlign w:val="top"/>
          </w:tcPr>
          <w:p w14:paraId="55B20D78">
            <w:pPr>
              <w:rPr>
                <w:ins w:id="8375" w:author="薛媛媛（Grace）" w:date="2025-11-18T13:54:24Z"/>
                <w:rFonts w:ascii="Arial" w:hAnsi="Arial" w:eastAsia="等线" w:cs="Arial"/>
                <w:sz w:val="20"/>
                <w:szCs w:val="20"/>
                <w:lang w:eastAsia="zh-CN"/>
                <w:rPrChange w:id="8376" w:author="薛媛媛（Grace）" w:date="2025-11-18T13:55:39Z">
                  <w:rPr>
                    <w:ins w:id="8377" w:author="薛媛媛（Grace）" w:date="2025-11-18T13:54:24Z"/>
                    <w:rFonts w:ascii="Calibri" w:hAnsi="Calibri" w:eastAsia="等线" w:cs="Calibri"/>
                    <w:sz w:val="20"/>
                    <w:lang w:eastAsia="zh-CN"/>
                  </w:rPr>
                </w:rPrChange>
              </w:rPr>
            </w:pPr>
            <w:ins w:id="8378" w:author="薛媛媛（Grace）" w:date="2025-11-18T13:55:01Z">
              <w:r>
                <w:rPr>
                  <w:rFonts w:hint="default" w:ascii="Arial" w:hAnsi="Arial" w:eastAsia="等线" w:cs="Arial"/>
                  <w:sz w:val="20"/>
                  <w:szCs w:val="20"/>
                  <w:lang w:val="en-US" w:eastAsia="zh-CN"/>
                  <w:rPrChange w:id="8379" w:author="薛媛媛（Grace）" w:date="2025-11-18T13:55:39Z">
                    <w:rPr>
                      <w:rFonts w:hint="eastAsia" w:ascii="Calibri" w:hAnsi="Calibri" w:eastAsia="等线" w:cs="Calibri"/>
                      <w:sz w:val="20"/>
                      <w:lang w:val="en-US" w:eastAsia="zh-CN"/>
                    </w:rPr>
                  </w:rPrChange>
                </w:rPr>
                <w:t>T</w:t>
              </w:r>
            </w:ins>
            <w:ins w:id="8381" w:author="薛媛媛（Grace）" w:date="2025-11-18T13:55:02Z">
              <w:r>
                <w:rPr>
                  <w:rFonts w:hint="default" w:ascii="Arial" w:hAnsi="Arial" w:eastAsia="等线" w:cs="Arial"/>
                  <w:sz w:val="20"/>
                  <w:szCs w:val="20"/>
                  <w:lang w:val="en-US" w:eastAsia="zh-CN"/>
                  <w:rPrChange w:id="8382" w:author="薛媛媛（Grace）" w:date="2025-11-18T13:55:39Z">
                    <w:rPr>
                      <w:rFonts w:hint="eastAsia" w:ascii="Calibri" w:hAnsi="Calibri" w:eastAsia="等线" w:cs="Calibri"/>
                      <w:sz w:val="20"/>
                      <w:lang w:val="en-US" w:eastAsia="zh-CN"/>
                    </w:rPr>
                  </w:rPrChange>
                </w:rPr>
                <w:t>he</w:t>
              </w:r>
            </w:ins>
            <w:ins w:id="8384" w:author="薛媛媛（Grace）" w:date="2025-11-18T13:55:03Z">
              <w:r>
                <w:rPr>
                  <w:rFonts w:hint="default" w:ascii="Arial" w:hAnsi="Arial" w:eastAsia="等线" w:cs="Arial"/>
                  <w:sz w:val="20"/>
                  <w:szCs w:val="20"/>
                  <w:lang w:val="en-US" w:eastAsia="zh-CN"/>
                  <w:rPrChange w:id="8385" w:author="薛媛媛（Grace）" w:date="2025-11-18T13:55:39Z">
                    <w:rPr>
                      <w:rFonts w:hint="eastAsia" w:ascii="Calibri" w:hAnsi="Calibri" w:eastAsia="等线" w:cs="Calibri"/>
                      <w:sz w:val="20"/>
                      <w:lang w:val="en-US" w:eastAsia="zh-CN"/>
                    </w:rPr>
                  </w:rPrChange>
                </w:rPr>
                <w:t xml:space="preserve"> </w:t>
              </w:r>
            </w:ins>
            <w:ins w:id="8387" w:author="薛媛媛（Grace）" w:date="2025-11-18T13:55:05Z">
              <w:r>
                <w:rPr>
                  <w:rFonts w:hint="default" w:ascii="Arial" w:hAnsi="Arial" w:eastAsia="等线" w:cs="Arial"/>
                  <w:sz w:val="20"/>
                  <w:szCs w:val="20"/>
                  <w:lang w:val="en-US" w:eastAsia="zh-CN"/>
                  <w:rPrChange w:id="8388" w:author="薛媛媛（Grace）" w:date="2025-11-18T13:55:39Z">
                    <w:rPr>
                      <w:rFonts w:hint="eastAsia" w:ascii="Calibri" w:hAnsi="Calibri" w:eastAsia="等线" w:cs="Calibri"/>
                      <w:sz w:val="20"/>
                      <w:lang w:val="en-US" w:eastAsia="zh-CN"/>
                    </w:rPr>
                  </w:rPrChange>
                </w:rPr>
                <w:t>d</w:t>
              </w:r>
            </w:ins>
            <w:ins w:id="8390" w:author="薛媛媛（Grace）" w:date="2025-11-18T13:54:35Z">
              <w:r>
                <w:rPr>
                  <w:rFonts w:ascii="Arial" w:hAnsi="Arial" w:eastAsia="等线" w:cs="Arial"/>
                  <w:sz w:val="20"/>
                  <w:szCs w:val="20"/>
                  <w:lang w:eastAsia="zh-CN"/>
                  <w:rPrChange w:id="8391" w:author="薛媛媛（Grace）" w:date="2025-11-18T13:55:39Z">
                    <w:rPr>
                      <w:rFonts w:ascii="Calibri" w:hAnsi="Calibri" w:eastAsia="等线" w:cs="Calibri"/>
                      <w:sz w:val="20"/>
                      <w:lang w:eastAsia="zh-CN"/>
                    </w:rPr>
                  </w:rPrChange>
                </w:rPr>
                <w:t xml:space="preserve">evice isn't incorporate electronic programmable systems </w:t>
              </w:r>
            </w:ins>
          </w:p>
          <w:p w14:paraId="2BAA89C0">
            <w:pPr>
              <w:rPr>
                <w:ins w:id="8393" w:author="薛媛媛（Grace）" w:date="2025-11-18T13:54:24Z"/>
                <w:rFonts w:ascii="Arial" w:hAnsi="Arial" w:cs="Arial" w:eastAsiaTheme="minorHAnsi"/>
                <w:sz w:val="20"/>
                <w:szCs w:val="20"/>
                <w:lang w:val="en-GB" w:eastAsia="en-US" w:bidi="ar-SA"/>
                <w:rPrChange w:id="8394" w:author="薛媛媛（Grace）" w:date="2025-11-18T13:55:33Z">
                  <w:rPr>
                    <w:ins w:id="8395" w:author="薛媛媛（Grace）" w:date="2025-11-18T13:54:24Z"/>
                    <w:rFonts w:ascii="Arial" w:hAnsi="Arial" w:cs="Arial" w:eastAsiaTheme="minorHAnsi"/>
                    <w:sz w:val="20"/>
                    <w:szCs w:val="20"/>
                    <w:lang w:val="en-GB" w:eastAsia="en-US" w:bidi="ar-SA"/>
                  </w:rPr>
                </w:rPrChange>
              </w:rPr>
            </w:pPr>
          </w:p>
        </w:tc>
      </w:tr>
    </w:tbl>
    <w:p w14:paraId="4A078295">
      <w:pPr>
        <w:rPr>
          <w:sz w:val="20"/>
          <w:szCs w:val="20"/>
          <w:lang w:val="en-GB"/>
        </w:rPr>
      </w:pPr>
    </w:p>
    <w:p w14:paraId="13D99096">
      <w:pPr>
        <w:rPr>
          <w:sz w:val="20"/>
          <w:szCs w:val="20"/>
          <w:lang w:val="en-GB"/>
        </w:rPr>
      </w:pPr>
    </w:p>
    <w:p w14:paraId="1195A0D5">
      <w:pPr>
        <w:rPr>
          <w:sz w:val="20"/>
          <w:szCs w:val="20"/>
          <w:lang w:val="en-GB"/>
        </w:rPr>
      </w:pPr>
    </w:p>
    <w:p w14:paraId="33D6BAAC">
      <w:pPr>
        <w:rPr>
          <w:sz w:val="20"/>
          <w:szCs w:val="20"/>
          <w:lang w:val="en-GB"/>
        </w:rPr>
      </w:pPr>
    </w:p>
    <w:p w14:paraId="281FDD57">
      <w:pPr>
        <w:rPr>
          <w:sz w:val="20"/>
          <w:szCs w:val="20"/>
          <w:lang w:val="en-GB"/>
        </w:rPr>
      </w:pPr>
    </w:p>
    <w:p w14:paraId="17155CA5">
      <w:pPr>
        <w:rPr>
          <w:sz w:val="20"/>
          <w:szCs w:val="20"/>
          <w:lang w:val="en-GB"/>
        </w:rPr>
      </w:pPr>
    </w:p>
    <w:sectPr>
      <w:headerReference r:id="rId9" w:type="first"/>
      <w:footerReference r:id="rId12" w:type="first"/>
      <w:headerReference r:id="rId7" w:type="default"/>
      <w:footerReference r:id="rId10" w:type="default"/>
      <w:headerReference r:id="rId8" w:type="even"/>
      <w:footerReference r:id="rId11" w:type="even"/>
      <w:pgSz w:w="16839" w:h="11907" w:orient="landscape"/>
      <w:pgMar w:top="720" w:right="720" w:bottom="720" w:left="720"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薛媛媛（Grace）" w:date="2025-11-12T10:55:59Z" w:initials="">
    <w:p w14:paraId="76F969D1">
      <w:pPr>
        <w:pStyle w:val="5"/>
        <w:rPr>
          <w:rFonts w:hint="default" w:eastAsia="宋体"/>
          <w:lang w:val="en-US" w:eastAsia="zh-CN"/>
        </w:rPr>
      </w:pPr>
      <w:r>
        <w:rPr>
          <w:b/>
          <w:sz w:val="28"/>
          <w:szCs w:val="28"/>
          <w:lang w:val="en-GB"/>
        </w:rPr>
        <w:t>chapter II of annex XV MDR</w:t>
      </w:r>
      <w:r>
        <w:rPr>
          <w:rFonts w:hint="eastAsia" w:eastAsia="宋体"/>
          <w:b/>
          <w:sz w:val="28"/>
          <w:szCs w:val="28"/>
          <w:lang w:val="en-US" w:eastAsia="zh-CN"/>
        </w:rPr>
        <w:t>是关于临床研究，请确认适用于肾上腺素ANDA产品开发？保留此标题？</w:t>
      </w:r>
    </w:p>
  </w:comment>
  <w:comment w:id="1" w:author="薛媛媛（Grace）" w:date="2025-11-12T13:18:15Z" w:initials="">
    <w:p w14:paraId="1C49F8D2">
      <w:pPr>
        <w:pStyle w:val="5"/>
        <w:rPr>
          <w:rFonts w:hint="default" w:eastAsia="宋体"/>
          <w:lang w:val="en-US" w:eastAsia="zh-CN"/>
        </w:rPr>
      </w:pPr>
      <w:r>
        <w:rPr>
          <w:rFonts w:hint="eastAsia" w:eastAsia="宋体"/>
          <w:lang w:val="en-US" w:eastAsia="zh-CN"/>
        </w:rPr>
        <w:t>翻查现有资料未见总装产品示意图，目前此图片分别摘自SIP和TIS，存在的问题是：儿童款006和成人款005的SIP和TIS中图片无差异。建议后续跟检测室沟通是否有必要成人和儿童总装样品分别展示？同时更新合适图片至此。</w:t>
      </w:r>
    </w:p>
  </w:comment>
  <w:comment w:id="2" w:author="薛媛媛（Grace）" w:date="2025-11-14T09:29:57Z" w:initials="">
    <w:p w14:paraId="7A15605E">
      <w:pPr>
        <w:pStyle w:val="5"/>
      </w:pPr>
      <w:r>
        <w:rPr>
          <w:rFonts w:hint="eastAsia" w:eastAsia="宋体"/>
          <w:lang w:val="en-US" w:eastAsia="zh-CN"/>
        </w:rPr>
        <w:t>递交之前关注并更新</w:t>
      </w:r>
      <w:r>
        <w:drawing>
          <wp:inline distT="0" distB="0" distL="114300" distR="114300">
            <wp:extent cx="3106420" cy="628650"/>
            <wp:effectExtent l="0" t="0" r="1778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
                    <a:stretch>
                      <a:fillRect/>
                    </a:stretch>
                  </pic:blipFill>
                  <pic:spPr>
                    <a:xfrm>
                      <a:off x="0" y="0"/>
                      <a:ext cx="3106420" cy="628650"/>
                    </a:xfrm>
                    <a:prstGeom prst="rect">
                      <a:avLst/>
                    </a:prstGeom>
                    <a:noFill/>
                    <a:ln>
                      <a:noFill/>
                    </a:ln>
                  </pic:spPr>
                </pic:pic>
              </a:graphicData>
            </a:graphic>
          </wp:inline>
        </w:drawing>
      </w:r>
    </w:p>
  </w:comment>
  <w:comment w:id="3" w:author="薛媛媛（Grace）" w:date="2025-11-13T09:26:47Z" w:initials="">
    <w:p w14:paraId="650979B4">
      <w:pPr>
        <w:pStyle w:val="5"/>
      </w:pPr>
      <w:r>
        <w:rPr>
          <w:rFonts w:hint="eastAsia" w:eastAsia="宋体"/>
          <w:lang w:val="en-US" w:eastAsia="zh-CN"/>
        </w:rPr>
        <w:t>版本号和年份如何选择？选最新的，还是选填法规初次发布的日期？</w:t>
      </w:r>
      <w:r>
        <w:drawing>
          <wp:inline distT="0" distB="0" distL="114300" distR="114300">
            <wp:extent cx="2553335" cy="833755"/>
            <wp:effectExtent l="0" t="0" r="18415" b="444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
                    <a:stretch>
                      <a:fillRect/>
                    </a:stretch>
                  </pic:blipFill>
                  <pic:spPr>
                    <a:xfrm>
                      <a:off x="0" y="0"/>
                      <a:ext cx="2553335" cy="833755"/>
                    </a:xfrm>
                    <a:prstGeom prst="rect">
                      <a:avLst/>
                    </a:prstGeom>
                    <a:noFill/>
                    <a:ln>
                      <a:noFill/>
                    </a:ln>
                  </pic:spPr>
                </pic:pic>
              </a:graphicData>
            </a:graphic>
          </wp:inline>
        </w:drawing>
      </w:r>
    </w:p>
  </w:comment>
  <w:comment w:id="4" w:author="薛媛媛（Grace）" w:date="2025-11-17T17:47:19Z" w:initials="">
    <w:p w14:paraId="0460601E">
      <w:pPr>
        <w:pStyle w:val="5"/>
        <w:rPr>
          <w:rFonts w:hint="default" w:eastAsia="宋体"/>
          <w:lang w:val="en-US" w:eastAsia="zh-CN"/>
        </w:rPr>
      </w:pPr>
      <w:r>
        <w:rPr>
          <w:rFonts w:hint="eastAsia" w:eastAsia="宋体"/>
          <w:lang w:val="en-US" w:eastAsia="zh-CN"/>
        </w:rPr>
        <w:t>需要与DHF文件名称对应起来</w:t>
      </w:r>
    </w:p>
  </w:comment>
  <w:comment w:id="5" w:author="薛媛媛（Grace）" w:date="2025-11-14T11:05:38Z" w:initials="">
    <w:p w14:paraId="331D64A7">
      <w:pPr>
        <w:pStyle w:val="5"/>
        <w:rPr>
          <w:rFonts w:hint="default" w:eastAsia="宋体"/>
          <w:lang w:val="en-US" w:eastAsia="zh-CN"/>
        </w:rPr>
      </w:pPr>
      <w:r>
        <w:rPr>
          <w:rFonts w:hint="eastAsia" w:eastAsia="宋体"/>
          <w:lang w:val="en-US" w:eastAsia="zh-CN"/>
        </w:rPr>
        <w:t>DHF文件中还有加速和实时老化测试，需要确认填哪一个文件名。在我的认知中通常稳定性试验就是指加速和实时老化</w:t>
      </w:r>
    </w:p>
  </w:comment>
  <w:comment w:id="6" w:author="薛媛媛（Grace）" w:date="2025-11-14T11:18:14Z" w:initials="">
    <w:p w14:paraId="43668435">
      <w:pPr>
        <w:pStyle w:val="5"/>
        <w:rPr>
          <w:rFonts w:hint="default"/>
          <w:lang w:val="en-US"/>
        </w:rPr>
      </w:pPr>
      <w:r>
        <w:rPr>
          <w:rFonts w:hint="eastAsia" w:eastAsia="宋体"/>
          <w:sz w:val="20"/>
          <w:szCs w:val="20"/>
          <w:lang w:val="en-US" w:eastAsia="zh-CN"/>
        </w:rPr>
        <w:t>DHF 文件清单未见单独的Shipping Test Report，讨论后看如何写。</w:t>
      </w:r>
    </w:p>
  </w:comment>
  <w:comment w:id="7" w:author="薛媛媛（Grace）" w:date="2025-11-14T11:18:14Z" w:initials="">
    <w:p w14:paraId="0DC19574">
      <w:pPr>
        <w:pStyle w:val="5"/>
        <w:rPr>
          <w:rFonts w:hint="default"/>
          <w:lang w:val="en-US"/>
        </w:rPr>
      </w:pPr>
      <w:r>
        <w:rPr>
          <w:rFonts w:hint="eastAsia" w:eastAsia="宋体"/>
          <w:sz w:val="20"/>
          <w:szCs w:val="20"/>
          <w:lang w:val="en-US" w:eastAsia="zh-CN"/>
        </w:rPr>
        <w:t>DHF 文件清单未见单独的Shipping Test Report，讨论后看如何写。</w:t>
      </w:r>
    </w:p>
  </w:comment>
  <w:comment w:id="8" w:author="薛媛媛（Grace）" w:date="2025-11-17T15:50:31Z" w:initials="">
    <w:p w14:paraId="5FBB8DA5">
      <w:pPr>
        <w:pStyle w:val="5"/>
        <w:rPr>
          <w:rFonts w:hint="default" w:eastAsia="宋体"/>
          <w:lang w:val="en-US" w:eastAsia="zh-CN"/>
        </w:rPr>
      </w:pPr>
      <w:r>
        <w:rPr>
          <w:rFonts w:hint="eastAsia" w:eastAsia="宋体"/>
          <w:lang w:val="en-US" w:eastAsia="zh-CN"/>
        </w:rPr>
        <w:t>要与研发确认相关有害物质的评估是否会在这份文件？还是说我们会有专门的Reach Report？</w:t>
      </w:r>
    </w:p>
  </w:comment>
  <w:comment w:id="9" w:author="薛媛媛（Grace）" w:date="2025-11-17T15:50:31Z" w:initials="">
    <w:p w14:paraId="323102AB">
      <w:pPr>
        <w:pStyle w:val="5"/>
        <w:rPr>
          <w:rFonts w:hint="default" w:eastAsia="宋体"/>
          <w:lang w:val="en-US" w:eastAsia="zh-CN"/>
        </w:rPr>
      </w:pPr>
      <w:r>
        <w:rPr>
          <w:rFonts w:hint="eastAsia" w:eastAsia="宋体"/>
          <w:lang w:val="en-US" w:eastAsia="zh-CN"/>
        </w:rPr>
        <w:t>要与研发确认相关有害物质的评估是否会在这份文件？还是说我们会有专门的Reach Report？</w:t>
      </w:r>
    </w:p>
  </w:comment>
  <w:comment w:id="10" w:author="薛媛媛（Grace）" w:date="2025-11-17T17:47:19Z" w:initials="">
    <w:p w14:paraId="20DBB23E">
      <w:pPr>
        <w:pStyle w:val="5"/>
        <w:rPr>
          <w:rFonts w:hint="default" w:eastAsia="宋体"/>
          <w:lang w:val="en-US" w:eastAsia="zh-CN"/>
        </w:rPr>
      </w:pPr>
      <w:r>
        <w:rPr>
          <w:rFonts w:hint="eastAsia" w:eastAsia="宋体"/>
          <w:lang w:val="en-US" w:eastAsia="zh-CN"/>
        </w:rPr>
        <w:t>需要与DHF文件名称对应起来</w:t>
      </w:r>
    </w:p>
  </w:comment>
  <w:comment w:id="11" w:author="薛媛媛（Grace）" w:date="2025-11-18T09:44:37Z" w:initials="">
    <w:p w14:paraId="50F3F1EF">
      <w:pPr>
        <w:pStyle w:val="5"/>
        <w:rPr>
          <w:rFonts w:hint="default" w:eastAsia="宋体"/>
          <w:lang w:val="en-US" w:eastAsia="zh-CN"/>
        </w:rPr>
      </w:pPr>
      <w:r>
        <w:rPr>
          <w:rFonts w:hint="eastAsia" w:eastAsia="宋体"/>
          <w:lang w:val="en-US" w:eastAsia="zh-CN"/>
        </w:rPr>
        <w:t>需要确认风险管理报告对该部分有提及</w:t>
      </w:r>
    </w:p>
  </w:comment>
  <w:comment w:id="12" w:author="薛媛媛（Grace）" w:date="2025-11-18T09:44:37Z" w:initials="">
    <w:p w14:paraId="32534482">
      <w:pPr>
        <w:pStyle w:val="5"/>
        <w:rPr>
          <w:rFonts w:hint="default" w:eastAsia="宋体"/>
          <w:lang w:val="en-US" w:eastAsia="zh-CN"/>
        </w:rPr>
      </w:pPr>
      <w:r>
        <w:rPr>
          <w:rFonts w:hint="eastAsia" w:eastAsia="宋体"/>
          <w:lang w:val="en-US" w:eastAsia="zh-CN"/>
        </w:rPr>
        <w:t>需要确认风险管理报告对该部分有提及，如提示音量设置的合理性</w:t>
      </w:r>
    </w:p>
  </w:comment>
  <w:comment w:id="13" w:author="薛媛媛（Grace）" w:date="2025-11-18T13:24:15Z" w:initials="">
    <w:p w14:paraId="2315017F">
      <w:pPr>
        <w:pStyle w:val="5"/>
        <w:rPr>
          <w:rFonts w:hint="default" w:eastAsia="宋体"/>
          <w:lang w:val="en-US" w:eastAsia="zh-CN"/>
        </w:rPr>
      </w:pPr>
      <w:r>
        <w:rPr>
          <w:rFonts w:hint="eastAsia" w:eastAsia="宋体"/>
          <w:lang w:val="en-US" w:eastAsia="zh-CN"/>
        </w:rPr>
        <w:t>以药械组合产品形式申报，贴药企的标签。此处应为不适用森迈，需要讨论明确此处label是箱子上的还是笔上面的。</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6F969D1" w15:done="0"/>
  <w15:commentEx w15:paraId="1C49F8D2" w15:done="0"/>
  <w15:commentEx w15:paraId="7A15605E" w15:done="0"/>
  <w15:commentEx w15:paraId="650979B4" w15:done="0"/>
  <w15:commentEx w15:paraId="0460601E" w15:done="0"/>
  <w15:commentEx w15:paraId="331D64A7" w15:done="0"/>
  <w15:commentEx w15:paraId="43668435" w15:done="0"/>
  <w15:commentEx w15:paraId="0DC19574" w15:done="0"/>
  <w15:commentEx w15:paraId="5FBB8DA5" w15:done="0"/>
  <w15:commentEx w15:paraId="323102AB" w15:done="0"/>
  <w15:commentEx w15:paraId="20DBB23E" w15:done="0"/>
  <w15:commentEx w15:paraId="50F3F1EF" w15:done="0"/>
  <w15:commentEx w15:paraId="32534482" w15:done="0"/>
  <w15:commentEx w15:paraId="2315017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modern"/>
    <w:pitch w:val="default"/>
    <w:sig w:usb0="E00002FF" w:usb1="6AC7FDFB" w:usb2="08000012" w:usb3="00000000" w:csb0="4002009F" w:csb1="DFD7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38D1F">
    <w:pPr>
      <w:pStyle w:val="6"/>
      <w:tabs>
        <w:tab w:val="right" w:pos="6804"/>
        <w:tab w:val="clear" w:pos="4536"/>
        <w:tab w:val="clear" w:pos="9072"/>
      </w:tabs>
      <w:jc w:val="right"/>
      <w:rPr>
        <w:lang w:val="en-GB"/>
      </w:rPr>
    </w:pPr>
    <w:r>
      <w:rPr>
        <w:lang w:val="en-GB"/>
      </w:rPr>
      <w:fldChar w:fldCharType="begin"/>
    </w:r>
    <w:r>
      <w:rPr>
        <w:lang w:val="en-GB"/>
      </w:rPr>
      <w:instrText xml:space="preserve"> FILENAME   \* MERGEFORMAT </w:instrText>
    </w:r>
    <w:r>
      <w:rPr>
        <w:lang w:val="en-GB"/>
      </w:rPr>
      <w:fldChar w:fldCharType="separate"/>
    </w:r>
    <w:r>
      <w:rPr>
        <w:lang w:val="en-GB"/>
      </w:rPr>
      <w:t>Template for Standards and GSPR-2021-01-28.docx</w:t>
    </w:r>
    <w:r>
      <w:rPr>
        <w:lang w:val="en-GB"/>
      </w:rPr>
      <w:fldChar w:fldCharType="end"/>
    </w:r>
    <w:r>
      <w:rPr>
        <w:lang w:val="en-GB"/>
      </w:rPr>
      <w:t xml:space="preserve">          page </w:t>
    </w:r>
    <w:r>
      <w:fldChar w:fldCharType="begin"/>
    </w:r>
    <w:r>
      <w:rPr>
        <w:lang w:val="en-GB"/>
      </w:rPr>
      <w:instrText xml:space="preserve"> PAGE  \* Arabic  \* MERGEFORMAT </w:instrText>
    </w:r>
    <w:r>
      <w:fldChar w:fldCharType="separate"/>
    </w:r>
    <w:r>
      <w:rPr>
        <w:lang w:val="en-GB"/>
      </w:rPr>
      <w:t>21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F44DA6">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DC0D28">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40" w:lineRule="auto"/>
      </w:pPr>
      <w:r>
        <w:separator/>
      </w:r>
    </w:p>
  </w:footnote>
  <w:footnote w:type="continuationSeparator" w:id="3">
    <w:p>
      <w:pPr>
        <w:spacing w:before="0" w:after="0" w:line="240" w:lineRule="auto"/>
      </w:pPr>
      <w:r>
        <w:continuationSeparator/>
      </w:r>
    </w:p>
  </w:footnote>
  <w:footnote w:id="0">
    <w:p w14:paraId="6FC6EEE6">
      <w:pPr>
        <w:pStyle w:val="8"/>
      </w:pPr>
      <w:r>
        <w:rPr>
          <w:rStyle w:val="15"/>
        </w:rPr>
        <w:footnoteRef/>
      </w:r>
      <w:r>
        <w:t xml:space="preserve"> Regulation (EU) 2017/745 (Medical device regulation, MDR)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DF7CAD">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71687">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BB95A">
    <w:pPr>
      <w:pStyle w:val="7"/>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薛媛媛（Grace）">
    <w15:presenceInfo w15:providerId="WPS Office" w15:userId="20880230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trackRevisions w:val="1"/>
  <w:documentProtection w:enforcement="0"/>
  <w:defaultTabStop w:val="708"/>
  <w:hyphenationZone w:val="425"/>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3B23"/>
    <w:rsid w:val="00111BF5"/>
    <w:rsid w:val="00121A42"/>
    <w:rsid w:val="00125EAE"/>
    <w:rsid w:val="001B5E3E"/>
    <w:rsid w:val="00202537"/>
    <w:rsid w:val="0024704C"/>
    <w:rsid w:val="0029064E"/>
    <w:rsid w:val="002B69B7"/>
    <w:rsid w:val="002D616E"/>
    <w:rsid w:val="002E79BE"/>
    <w:rsid w:val="003050CB"/>
    <w:rsid w:val="00313A7E"/>
    <w:rsid w:val="003B2E9C"/>
    <w:rsid w:val="003B6CC2"/>
    <w:rsid w:val="00420334"/>
    <w:rsid w:val="004C7937"/>
    <w:rsid w:val="004E5692"/>
    <w:rsid w:val="005123B8"/>
    <w:rsid w:val="00540142"/>
    <w:rsid w:val="00567523"/>
    <w:rsid w:val="005C3B23"/>
    <w:rsid w:val="005D22F4"/>
    <w:rsid w:val="0060404C"/>
    <w:rsid w:val="00645CA3"/>
    <w:rsid w:val="006D6A10"/>
    <w:rsid w:val="006E64C5"/>
    <w:rsid w:val="00716107"/>
    <w:rsid w:val="00745F29"/>
    <w:rsid w:val="007809DE"/>
    <w:rsid w:val="007C4803"/>
    <w:rsid w:val="008333EA"/>
    <w:rsid w:val="00841B2A"/>
    <w:rsid w:val="00863E07"/>
    <w:rsid w:val="008A4AA9"/>
    <w:rsid w:val="00921D07"/>
    <w:rsid w:val="009278F3"/>
    <w:rsid w:val="009A02B2"/>
    <w:rsid w:val="009C1B66"/>
    <w:rsid w:val="009D56BA"/>
    <w:rsid w:val="009E703A"/>
    <w:rsid w:val="00A922DA"/>
    <w:rsid w:val="00AD1615"/>
    <w:rsid w:val="00B269E4"/>
    <w:rsid w:val="00B379E3"/>
    <w:rsid w:val="00B55178"/>
    <w:rsid w:val="00B64C81"/>
    <w:rsid w:val="00BA283D"/>
    <w:rsid w:val="00C21999"/>
    <w:rsid w:val="00C5304E"/>
    <w:rsid w:val="00CD72DA"/>
    <w:rsid w:val="00D12C65"/>
    <w:rsid w:val="00D34F69"/>
    <w:rsid w:val="00D61315"/>
    <w:rsid w:val="00DA0B67"/>
    <w:rsid w:val="00DB020D"/>
    <w:rsid w:val="00E15FF8"/>
    <w:rsid w:val="00EE3B2A"/>
    <w:rsid w:val="00F453BD"/>
    <w:rsid w:val="15DE6BE0"/>
    <w:rsid w:val="175E111F"/>
    <w:rsid w:val="1A616788"/>
    <w:rsid w:val="23CA6DDA"/>
    <w:rsid w:val="2ABD4603"/>
    <w:rsid w:val="30D836AE"/>
    <w:rsid w:val="30E97669"/>
    <w:rsid w:val="33867DB4"/>
    <w:rsid w:val="425855EE"/>
    <w:rsid w:val="4BBF74EC"/>
    <w:rsid w:val="5ADF004D"/>
    <w:rsid w:val="5F9C3BBE"/>
    <w:rsid w:val="69752CD6"/>
    <w:rsid w:val="75324F69"/>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60" w:lineRule="atLeast"/>
    </w:pPr>
    <w:rPr>
      <w:rFonts w:ascii="Arial" w:hAnsi="Arial" w:cs="Arial" w:eastAsiaTheme="minorHAnsi"/>
      <w:sz w:val="22"/>
      <w:szCs w:val="22"/>
      <w:lang w:val="de-CH" w:eastAsia="en-US"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9"/>
    <w:basedOn w:val="1"/>
    <w:next w:val="1"/>
    <w:qFormat/>
    <w:uiPriority w:val="0"/>
    <w:pPr>
      <w:keepNext/>
      <w:widowControl w:val="0"/>
      <w:autoSpaceDE w:val="0"/>
      <w:autoSpaceDN w:val="0"/>
      <w:spacing w:before="60"/>
      <w:ind w:left="57" w:right="113"/>
      <w:textAlignment w:val="bottom"/>
      <w:outlineLvl w:val="8"/>
    </w:pPr>
    <w:rPr>
      <w:b/>
      <w:bCs/>
      <w:i/>
      <w:iCs/>
      <w:kern w:val="2"/>
      <w:sz w:val="20"/>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semiHidden/>
    <w:unhideWhenUsed/>
    <w:qFormat/>
    <w:uiPriority w:val="99"/>
    <w:pPr>
      <w:jc w:val="left"/>
    </w:pPr>
  </w:style>
  <w:style w:type="paragraph" w:styleId="6">
    <w:name w:val="footer"/>
    <w:basedOn w:val="1"/>
    <w:link w:val="19"/>
    <w:unhideWhenUsed/>
    <w:uiPriority w:val="99"/>
    <w:pPr>
      <w:tabs>
        <w:tab w:val="center" w:pos="4536"/>
        <w:tab w:val="right" w:pos="9072"/>
      </w:tabs>
      <w:spacing w:line="240" w:lineRule="auto"/>
    </w:pPr>
  </w:style>
  <w:style w:type="paragraph" w:styleId="7">
    <w:name w:val="header"/>
    <w:basedOn w:val="1"/>
    <w:link w:val="18"/>
    <w:unhideWhenUsed/>
    <w:qFormat/>
    <w:uiPriority w:val="99"/>
    <w:pPr>
      <w:tabs>
        <w:tab w:val="center" w:pos="4536"/>
        <w:tab w:val="right" w:pos="9072"/>
      </w:tabs>
      <w:spacing w:line="240" w:lineRule="auto"/>
    </w:pPr>
  </w:style>
  <w:style w:type="paragraph" w:styleId="8">
    <w:name w:val="footnote text"/>
    <w:basedOn w:val="1"/>
    <w:link w:val="17"/>
    <w:semiHidden/>
    <w:unhideWhenUsed/>
    <w:uiPriority w:val="99"/>
    <w:pPr>
      <w:spacing w:line="240" w:lineRule="auto"/>
    </w:pPr>
    <w:rPr>
      <w:sz w:val="20"/>
      <w:szCs w:val="20"/>
    </w:rPr>
  </w:style>
  <w:style w:type="paragraph" w:styleId="9">
    <w:name w:val="Normal (Web)"/>
    <w:basedOn w:val="1"/>
    <w:semiHidden/>
    <w:unhideWhenUsed/>
    <w:qFormat/>
    <w:uiPriority w:val="99"/>
    <w:rPr>
      <w:sz w:val="24"/>
    </w:rPr>
  </w:style>
  <w:style w:type="table" w:styleId="11">
    <w:name w:val="Table Grid"/>
    <w:basedOn w:val="10"/>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rPr>
  </w:style>
  <w:style w:type="character" w:styleId="14">
    <w:name w:val="Hyperlink"/>
    <w:basedOn w:val="12"/>
    <w:semiHidden/>
    <w:unhideWhenUsed/>
    <w:qFormat/>
    <w:uiPriority w:val="99"/>
    <w:rPr>
      <w:color w:val="3366CC"/>
      <w:u w:val="none"/>
      <w:shd w:val="clear" w:color="auto" w:fill="auto"/>
    </w:rPr>
  </w:style>
  <w:style w:type="character" w:styleId="15">
    <w:name w:val="footnote reference"/>
    <w:basedOn w:val="12"/>
    <w:semiHidden/>
    <w:unhideWhenUsed/>
    <w:qFormat/>
    <w:uiPriority w:val="99"/>
    <w:rPr>
      <w:vertAlign w:val="superscript"/>
    </w:rPr>
  </w:style>
  <w:style w:type="paragraph" w:styleId="16">
    <w:name w:val="List Paragraph"/>
    <w:basedOn w:val="1"/>
    <w:qFormat/>
    <w:uiPriority w:val="34"/>
    <w:pPr>
      <w:ind w:left="720"/>
      <w:contextualSpacing/>
    </w:pPr>
  </w:style>
  <w:style w:type="character" w:customStyle="1" w:styleId="17">
    <w:name w:val="Footnote Text Char"/>
    <w:basedOn w:val="12"/>
    <w:link w:val="8"/>
    <w:semiHidden/>
    <w:uiPriority w:val="99"/>
    <w:rPr>
      <w:rFonts w:ascii="Arial" w:hAnsi="Arial" w:cs="Arial"/>
      <w:sz w:val="20"/>
      <w:szCs w:val="20"/>
    </w:rPr>
  </w:style>
  <w:style w:type="character" w:customStyle="1" w:styleId="18">
    <w:name w:val="Header Char"/>
    <w:basedOn w:val="12"/>
    <w:link w:val="7"/>
    <w:qFormat/>
    <w:uiPriority w:val="99"/>
    <w:rPr>
      <w:rFonts w:ascii="Arial" w:hAnsi="Arial" w:cs="Arial"/>
    </w:rPr>
  </w:style>
  <w:style w:type="character" w:customStyle="1" w:styleId="19">
    <w:name w:val="Footer Char"/>
    <w:basedOn w:val="12"/>
    <w:link w:val="6"/>
    <w:qFormat/>
    <w:uiPriority w:val="99"/>
    <w:rPr>
      <w:rFonts w:ascii="Arial" w:hAnsi="Arial" w:cs="Arial"/>
    </w:rPr>
  </w:style>
  <w:style w:type="paragraph" w:customStyle="1" w:styleId="20">
    <w:name w:val="norm"/>
    <w:basedOn w:val="1"/>
    <w:uiPriority w:val="0"/>
    <w:pPr>
      <w:spacing w:before="120" w:line="240" w:lineRule="auto"/>
      <w:jc w:val="both"/>
    </w:pPr>
    <w:rPr>
      <w:rFonts w:ascii="Times New Roman" w:hAnsi="Times New Roman" w:eastAsia="Times New Roman" w:cs="Times New Roman"/>
      <w:sz w:val="24"/>
      <w:szCs w:val="24"/>
      <w:lang w:eastAsia="de-CH"/>
    </w:rPr>
  </w:style>
  <w:style w:type="paragraph" w:customStyle="1" w:styleId="21">
    <w:name w:val="title-gr-seq-level-2"/>
    <w:basedOn w:val="1"/>
    <w:qFormat/>
    <w:uiPriority w:val="0"/>
    <w:pPr>
      <w:spacing w:before="120" w:after="120" w:line="240" w:lineRule="auto"/>
      <w:jc w:val="center"/>
    </w:pPr>
    <w:rPr>
      <w:rFonts w:ascii="Times New Roman" w:hAnsi="Times New Roman" w:eastAsia="Times New Roman" w:cs="Times New Roman"/>
      <w:i/>
      <w:iCs/>
      <w:sz w:val="24"/>
      <w:szCs w:val="24"/>
      <w:lang w:eastAsia="de-CH"/>
    </w:rPr>
  </w:style>
  <w:style w:type="character" w:customStyle="1" w:styleId="22">
    <w:name w:val="boldface"/>
    <w:basedOn w:val="12"/>
    <w:qFormat/>
    <w:uiPriority w:val="0"/>
    <w:rPr>
      <w:b/>
      <w:bCs/>
    </w:rPr>
  </w:style>
  <w:style w:type="character" w:customStyle="1" w:styleId="23">
    <w:name w:val="italics"/>
    <w:basedOn w:val="12"/>
    <w:qFormat/>
    <w:uiPriority w:val="0"/>
    <w:rPr>
      <w:i/>
      <w:iCs/>
    </w:rPr>
  </w:style>
  <w:style w:type="paragraph" w:customStyle="1" w:styleId="24">
    <w:name w:val="title-gr-seq-level-1"/>
    <w:basedOn w:val="1"/>
    <w:qFormat/>
    <w:uiPriority w:val="0"/>
    <w:pPr>
      <w:spacing w:before="120" w:after="120" w:line="240" w:lineRule="auto"/>
    </w:pPr>
    <w:rPr>
      <w:rFonts w:ascii="Times New Roman" w:hAnsi="Times New Roman" w:eastAsia="Times New Roman" w:cs="Times New Roman"/>
      <w:b/>
      <w:bCs/>
      <w:sz w:val="24"/>
      <w:szCs w:val="24"/>
      <w:lang w:eastAsia="de-CH"/>
    </w:rPr>
  </w:style>
  <w:style w:type="character" w:customStyle="1" w:styleId="25">
    <w:name w:val="superscript"/>
    <w:basedOn w:val="12"/>
    <w:qFormat/>
    <w:uiPriority w:val="0"/>
    <w:rPr>
      <w:sz w:val="17"/>
      <w:szCs w:val="17"/>
      <w:vertAlign w:val="superscript"/>
    </w:rPr>
  </w:style>
</w:styles>
</file>

<file path=word/_rels/comments.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FF6A6-3BF7-4F95-8D9A-C92445D2C327}">
  <ds:schemaRefs/>
</ds:datastoreItem>
</file>

<file path=docProps/app.xml><?xml version="1.0" encoding="utf-8"?>
<Properties xmlns="http://schemas.openxmlformats.org/officeDocument/2006/extended-properties" xmlns:vt="http://schemas.openxmlformats.org/officeDocument/2006/docPropsVTypes">
  <Template>Normal</Template>
  <Company>Bundesverwaltung</Company>
  <Pages>46</Pages>
  <Words>110</Words>
  <Characters>647</Characters>
  <Lines>2139</Lines>
  <Paragraphs>359</Paragraphs>
  <TotalTime>1</TotalTime>
  <ScaleCrop>false</ScaleCrop>
  <LinksUpToDate>false</LinksUpToDate>
  <CharactersWithSpaces>755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2021-01-29T14:24:00Z</dcterms:created>
  <dc:creator>Swissmedic</dc:creator>
  <cp:lastModifiedBy>薛媛媛（Grace）</cp:lastModifiedBy>
  <dcterms:modified xsi:type="dcterms:W3CDTF">2025-11-18T05:55:57Z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eyJoZGlkIjoiZTlmMzJiNDBjNmEzYTc4YzE4YzZlYWJlYTY3YTVjNWMiLCJ1c2VySWQiOiI0ODk0NjI3NjAifQ==</vt:lpwstr>
  </property>
  <property fmtid="{D5CDD505-2E9C-101B-9397-08002B2CF9AE}" pid="3" name="KSOProductBuildVer">
    <vt:lpwstr>2052-12.1.0.23542</vt:lpwstr>
  </property>
  <property fmtid="{D5CDD505-2E9C-101B-9397-08002B2CF9AE}" pid="4" name="ICV">
    <vt:lpwstr>4FE540631E5C4F18B4C5065C7D41A992_13</vt:lpwstr>
  </property>
</Properties>
</file>